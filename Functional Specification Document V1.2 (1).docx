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CB0B30D" w14:textId="53F39D73" w:rsidR="0097477E" w:rsidRPr="0082475C" w:rsidRDefault="00F95363" w:rsidP="0097477E">
      <w:pPr>
        <w:pStyle w:val="Title"/>
        <w:jc w:val="center"/>
        <w:rPr>
          <w:rFonts w:asciiTheme="minorHAnsi" w:hAnsiTheme="minorHAnsi" w:cstheme="minorHAnsi"/>
          <w:sz w:val="22"/>
          <w:szCs w:val="22"/>
        </w:rPr>
      </w:pPr>
      <w:bookmarkStart w:id="0" w:name="_Toc82011738"/>
      <w:r>
        <w:rPr>
          <w:rFonts w:asciiTheme="minorHAnsi" w:hAnsiTheme="minorHAnsi" w:cstheme="minorHAnsi"/>
          <w:sz w:val="22"/>
          <w:szCs w:val="22"/>
        </w:rPr>
        <w:t xml:space="preserve"> </w:t>
      </w:r>
      <w:r w:rsidR="0097477E">
        <w:rPr>
          <w:noProof/>
          <w:lang w:eastAsia="en-US"/>
        </w:rPr>
        <w:drawing>
          <wp:inline distT="0" distB="0" distL="0" distR="0" wp14:anchorId="23C5E08A" wp14:editId="396CDA4B">
            <wp:extent cx="2077720" cy="563245"/>
            <wp:effectExtent l="0" t="0" r="17780" b="8255"/>
            <wp:docPr id="10" name="Picture 10"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clipart&#10;&#10;Description automatically generated"/>
                    <pic:cNvPicPr>
                      <a:picLocks noChangeAspect="1" noChangeArrowheads="1"/>
                    </pic:cNvPicPr>
                  </pic:nvPicPr>
                  <pic:blipFill>
                    <a:blip r:embed="rId11" r:link="rId12" cstate="print">
                      <a:extLst>
                        <a:ext uri="{28A0092B-C50C-407E-A947-70E740481C1C}">
                          <a14:useLocalDpi xmlns:a14="http://schemas.microsoft.com/office/drawing/2010/main" val="0"/>
                        </a:ext>
                      </a:extLst>
                    </a:blip>
                    <a:srcRect/>
                    <a:stretch>
                      <a:fillRect/>
                    </a:stretch>
                  </pic:blipFill>
                  <pic:spPr bwMode="auto">
                    <a:xfrm>
                      <a:off x="0" y="0"/>
                      <a:ext cx="2077720" cy="563245"/>
                    </a:xfrm>
                    <a:prstGeom prst="rect">
                      <a:avLst/>
                    </a:prstGeom>
                    <a:noFill/>
                    <a:ln>
                      <a:noFill/>
                    </a:ln>
                  </pic:spPr>
                </pic:pic>
              </a:graphicData>
            </a:graphic>
          </wp:inline>
        </w:drawing>
      </w:r>
    </w:p>
    <w:p w14:paraId="31D1EA7E" w14:textId="77777777" w:rsidR="0097477E" w:rsidRPr="0082475C" w:rsidRDefault="0097477E" w:rsidP="0097477E">
      <w:pPr>
        <w:rPr>
          <w:rFonts w:cstheme="minorHAnsi"/>
          <w:b/>
        </w:rPr>
      </w:pPr>
    </w:p>
    <w:p w14:paraId="5D1DA569" w14:textId="3E7E98B0" w:rsidR="0097477E" w:rsidRPr="0082475C" w:rsidRDefault="0097477E" w:rsidP="0097477E">
      <w:pPr>
        <w:rPr>
          <w:rFonts w:cstheme="minorHAnsi"/>
          <w:b/>
        </w:rPr>
      </w:pPr>
      <w:r w:rsidRPr="0082475C">
        <w:rPr>
          <w:rFonts w:cstheme="minorHAnsi"/>
          <w:b/>
        </w:rPr>
        <w:t xml:space="preserve">Ref No: </w:t>
      </w:r>
      <w:r>
        <w:rPr>
          <w:rFonts w:cstheme="minorHAnsi"/>
          <w:b/>
        </w:rPr>
        <w:t>Emkan_Finance</w:t>
      </w:r>
      <w:r w:rsidRPr="0082475C">
        <w:rPr>
          <w:rFonts w:cstheme="minorHAnsi"/>
          <w:b/>
        </w:rPr>
        <w:t>_</w:t>
      </w:r>
      <w:r w:rsidR="002724A2">
        <w:rPr>
          <w:rFonts w:cstheme="minorHAnsi"/>
          <w:b/>
        </w:rPr>
        <w:t>Migration</w:t>
      </w:r>
      <w:r w:rsidRPr="0082475C">
        <w:rPr>
          <w:rFonts w:cstheme="minorHAnsi"/>
          <w:b/>
        </w:rPr>
        <w:t>/</w:t>
      </w:r>
      <w:r>
        <w:rPr>
          <w:rFonts w:cstheme="minorHAnsi"/>
          <w:b/>
        </w:rPr>
        <w:t>FSD</w:t>
      </w:r>
      <w:r w:rsidRPr="0082475C">
        <w:rPr>
          <w:rFonts w:cstheme="minorHAnsi"/>
          <w:b/>
        </w:rPr>
        <w:t>/</w:t>
      </w:r>
      <w:r>
        <w:rPr>
          <w:rFonts w:cstheme="minorHAnsi"/>
          <w:b/>
        </w:rPr>
        <w:t>1.</w:t>
      </w:r>
      <w:r w:rsidR="00D47FEF">
        <w:rPr>
          <w:rFonts w:cstheme="minorHAnsi"/>
          <w:b/>
        </w:rPr>
        <w:t>2</w:t>
      </w:r>
      <w:r w:rsidRPr="0082475C">
        <w:rPr>
          <w:rFonts w:cstheme="minorHAnsi"/>
          <w:b/>
        </w:rPr>
        <w:tab/>
      </w:r>
      <w:r w:rsidRPr="0082475C">
        <w:rPr>
          <w:rFonts w:cstheme="minorHAnsi"/>
          <w:b/>
        </w:rPr>
        <w:tab/>
      </w:r>
      <w:r w:rsidRPr="0082475C">
        <w:rPr>
          <w:rFonts w:cstheme="minorHAnsi"/>
          <w:b/>
        </w:rPr>
        <w:tab/>
      </w:r>
      <w:r w:rsidRPr="0082475C">
        <w:rPr>
          <w:rFonts w:cstheme="minorHAnsi"/>
          <w:b/>
        </w:rPr>
        <w:tab/>
      </w:r>
      <w:r w:rsidRPr="0082475C">
        <w:rPr>
          <w:rFonts w:cstheme="minorHAnsi"/>
          <w:b/>
        </w:rPr>
        <w:tab/>
      </w:r>
      <w:r w:rsidRPr="0082475C">
        <w:rPr>
          <w:rFonts w:cstheme="minorHAnsi"/>
          <w:b/>
        </w:rPr>
        <w:tab/>
        <w:t xml:space="preserve">Date: </w:t>
      </w:r>
      <w:r w:rsidR="002721B6">
        <w:rPr>
          <w:rFonts w:cstheme="minorHAnsi"/>
          <w:b/>
        </w:rPr>
        <w:t>1</w:t>
      </w:r>
      <w:r w:rsidR="00D47FEF">
        <w:rPr>
          <w:rFonts w:cstheme="minorHAnsi"/>
          <w:b/>
        </w:rPr>
        <w:t>2</w:t>
      </w:r>
      <w:r w:rsidRPr="0082475C">
        <w:rPr>
          <w:rFonts w:cstheme="minorHAnsi"/>
          <w:b/>
        </w:rPr>
        <w:t>-0</w:t>
      </w:r>
      <w:r w:rsidR="00D90E47">
        <w:rPr>
          <w:rFonts w:cstheme="minorHAnsi"/>
          <w:b/>
        </w:rPr>
        <w:t>8</w:t>
      </w:r>
      <w:r w:rsidRPr="0082475C">
        <w:rPr>
          <w:rFonts w:cstheme="minorHAnsi"/>
          <w:b/>
        </w:rPr>
        <w:t>-2</w:t>
      </w:r>
      <w:r w:rsidR="00331F31">
        <w:rPr>
          <w:rFonts w:cstheme="minorHAnsi"/>
          <w:b/>
        </w:rPr>
        <w:t>4</w:t>
      </w:r>
    </w:p>
    <w:p w14:paraId="555F8B7A" w14:textId="77777777" w:rsidR="0097477E" w:rsidRPr="004162B7" w:rsidRDefault="0097477E" w:rsidP="0097477E">
      <w:pPr>
        <w:pStyle w:val="Title"/>
        <w:ind w:left="6480" w:firstLine="720"/>
        <w:jc w:val="left"/>
        <w:rPr>
          <w:rFonts w:asciiTheme="minorHAnsi" w:hAnsiTheme="minorHAnsi" w:cstheme="minorHAnsi"/>
          <w:sz w:val="40"/>
          <w:lang w:val="en-IN"/>
        </w:rPr>
      </w:pPr>
    </w:p>
    <w:p w14:paraId="4D76BB75" w14:textId="77777777" w:rsidR="0097477E" w:rsidRPr="00E976F3" w:rsidRDefault="0097477E" w:rsidP="0097477E">
      <w:pPr>
        <w:pStyle w:val="Subtitle"/>
        <w:rPr>
          <w:lang w:val="en-IN"/>
        </w:rPr>
      </w:pPr>
    </w:p>
    <w:p w14:paraId="5F02662C" w14:textId="77777777" w:rsidR="0097477E" w:rsidRPr="0082475C" w:rsidRDefault="0097477E" w:rsidP="0097477E">
      <w:pPr>
        <w:spacing w:line="240" w:lineRule="auto"/>
        <w:jc w:val="center"/>
        <w:rPr>
          <w:rFonts w:cstheme="minorHAnsi"/>
          <w:bCs/>
          <w:sz w:val="40"/>
          <w:szCs w:val="40"/>
        </w:rPr>
      </w:pPr>
      <w:r>
        <w:rPr>
          <w:rFonts w:cstheme="minorHAnsi"/>
          <w:bCs/>
          <w:noProof/>
          <w:sz w:val="40"/>
          <w:szCs w:val="40"/>
          <w:lang w:val="en-US"/>
        </w:rPr>
        <w:drawing>
          <wp:inline distT="0" distB="0" distL="0" distR="0" wp14:anchorId="379DECE3" wp14:editId="4095985B">
            <wp:extent cx="2089725" cy="577901"/>
            <wp:effectExtent l="0" t="0" r="6350" b="0"/>
            <wp:docPr id="15" name="Picture 15" descr="A picture containing text, tableware, dishware, pl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tableware, dishware, plat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176256" cy="601831"/>
                    </a:xfrm>
                    <a:prstGeom prst="rect">
                      <a:avLst/>
                    </a:prstGeom>
                  </pic:spPr>
                </pic:pic>
              </a:graphicData>
            </a:graphic>
          </wp:inline>
        </w:drawing>
      </w:r>
    </w:p>
    <w:p w14:paraId="7A168AAF" w14:textId="77777777" w:rsidR="0097477E" w:rsidRPr="0082475C" w:rsidRDefault="0097477E" w:rsidP="0097477E">
      <w:pPr>
        <w:spacing w:line="240" w:lineRule="auto"/>
        <w:jc w:val="center"/>
        <w:rPr>
          <w:rFonts w:cstheme="minorHAnsi"/>
          <w:bCs/>
          <w:sz w:val="40"/>
          <w:szCs w:val="40"/>
        </w:rPr>
      </w:pPr>
      <w:r>
        <w:rPr>
          <w:rFonts w:cstheme="minorHAnsi"/>
          <w:bCs/>
          <w:sz w:val="40"/>
          <w:szCs w:val="40"/>
        </w:rPr>
        <w:t>Functional Specification</w:t>
      </w:r>
      <w:r w:rsidRPr="0082475C">
        <w:rPr>
          <w:rFonts w:cstheme="minorHAnsi"/>
          <w:bCs/>
          <w:sz w:val="40"/>
          <w:szCs w:val="40"/>
        </w:rPr>
        <w:t xml:space="preserve"> Document </w:t>
      </w:r>
    </w:p>
    <w:p w14:paraId="4DD36092" w14:textId="4064F47B" w:rsidR="0097477E" w:rsidRPr="0082475C" w:rsidRDefault="0097477E" w:rsidP="0097477E">
      <w:pPr>
        <w:spacing w:line="240" w:lineRule="auto"/>
        <w:jc w:val="center"/>
        <w:rPr>
          <w:rFonts w:cstheme="minorHAnsi"/>
          <w:b/>
          <w:bCs/>
          <w:sz w:val="28"/>
          <w:szCs w:val="28"/>
        </w:rPr>
      </w:pPr>
      <w:r w:rsidRPr="0082475C">
        <w:rPr>
          <w:rFonts w:cstheme="minorHAnsi"/>
          <w:b/>
          <w:bCs/>
          <w:sz w:val="28"/>
          <w:szCs w:val="28"/>
        </w:rPr>
        <w:t>(</w:t>
      </w:r>
      <w:r w:rsidR="00331F31">
        <w:rPr>
          <w:rFonts w:cstheme="minorHAnsi"/>
          <w:b/>
          <w:bCs/>
          <w:sz w:val="28"/>
          <w:szCs w:val="28"/>
        </w:rPr>
        <w:t>Migration_Retail_Personal_Finance</w:t>
      </w:r>
      <w:r w:rsidRPr="0082475C">
        <w:rPr>
          <w:rFonts w:cstheme="minorHAnsi"/>
          <w:b/>
          <w:bCs/>
          <w:sz w:val="28"/>
          <w:szCs w:val="28"/>
        </w:rPr>
        <w:t xml:space="preserve"> – LOS/LF)</w:t>
      </w:r>
    </w:p>
    <w:p w14:paraId="412CAAC3" w14:textId="77777777" w:rsidR="0097477E" w:rsidRPr="0082475C" w:rsidRDefault="0097477E" w:rsidP="0097477E">
      <w:pPr>
        <w:spacing w:line="240" w:lineRule="auto"/>
        <w:jc w:val="center"/>
        <w:rPr>
          <w:rFonts w:cstheme="minorHAnsi"/>
          <w:bCs/>
          <w:sz w:val="32"/>
          <w:szCs w:val="24"/>
        </w:rPr>
      </w:pPr>
    </w:p>
    <w:p w14:paraId="699FDFFE" w14:textId="77777777" w:rsidR="0097477E" w:rsidRPr="0082475C" w:rsidRDefault="0097477E" w:rsidP="0097477E">
      <w:pPr>
        <w:spacing w:line="240" w:lineRule="auto"/>
        <w:jc w:val="center"/>
        <w:rPr>
          <w:rFonts w:cstheme="minorHAnsi"/>
          <w:b/>
          <w:bCs/>
        </w:rPr>
      </w:pPr>
      <w:r w:rsidRPr="0082475C">
        <w:rPr>
          <w:rFonts w:cstheme="minorHAnsi"/>
          <w:b/>
          <w:bCs/>
        </w:rPr>
        <w:t>(NEWGEN CONFIDENTIAL)</w:t>
      </w:r>
    </w:p>
    <w:p w14:paraId="3560F55B" w14:textId="77777777" w:rsidR="0097477E" w:rsidRPr="0082475C" w:rsidRDefault="0097477E" w:rsidP="0097477E">
      <w:pPr>
        <w:pStyle w:val="CompanyName"/>
        <w:rPr>
          <w:rFonts w:asciiTheme="minorHAnsi" w:hAnsiTheme="minorHAnsi" w:cstheme="minorHAnsi"/>
          <w:b/>
          <w:spacing w:val="0"/>
          <w:kern w:val="1"/>
          <w:sz w:val="28"/>
        </w:rPr>
      </w:pPr>
    </w:p>
    <w:p w14:paraId="63B174FB" w14:textId="77777777" w:rsidR="0097477E" w:rsidRPr="0082475C" w:rsidRDefault="0097477E" w:rsidP="0097477E">
      <w:pPr>
        <w:pStyle w:val="CompanyName"/>
        <w:rPr>
          <w:rFonts w:asciiTheme="minorHAnsi" w:hAnsiTheme="minorHAnsi" w:cstheme="minorHAnsi"/>
          <w:b/>
          <w:spacing w:val="0"/>
          <w:kern w:val="1"/>
          <w:sz w:val="28"/>
        </w:rPr>
      </w:pPr>
    </w:p>
    <w:p w14:paraId="29E1A19E" w14:textId="77777777" w:rsidR="0097477E" w:rsidRPr="0082475C" w:rsidRDefault="0097477E" w:rsidP="0097477E">
      <w:pPr>
        <w:pStyle w:val="CompanyName"/>
        <w:rPr>
          <w:rFonts w:asciiTheme="minorHAnsi" w:hAnsiTheme="minorHAnsi" w:cstheme="minorHAnsi"/>
          <w:b/>
          <w:spacing w:val="0"/>
          <w:kern w:val="1"/>
          <w:sz w:val="28"/>
        </w:rPr>
      </w:pPr>
    </w:p>
    <w:p w14:paraId="5001FB78" w14:textId="77777777" w:rsidR="0097477E" w:rsidRPr="0082475C" w:rsidRDefault="0097477E" w:rsidP="0097477E">
      <w:pPr>
        <w:pStyle w:val="CompanyName"/>
        <w:rPr>
          <w:rFonts w:asciiTheme="minorHAnsi" w:hAnsiTheme="minorHAnsi" w:cstheme="minorHAnsi"/>
          <w:b/>
          <w:spacing w:val="0"/>
          <w:kern w:val="1"/>
          <w:sz w:val="28"/>
        </w:rPr>
      </w:pPr>
    </w:p>
    <w:p w14:paraId="771918F6" w14:textId="77777777" w:rsidR="0097477E" w:rsidRPr="0082475C" w:rsidRDefault="0097477E" w:rsidP="0097477E">
      <w:pPr>
        <w:pStyle w:val="CompanyName"/>
        <w:rPr>
          <w:rFonts w:asciiTheme="minorHAnsi" w:hAnsiTheme="minorHAnsi" w:cstheme="minorHAnsi"/>
          <w:b/>
          <w:spacing w:val="0"/>
          <w:kern w:val="1"/>
          <w:sz w:val="28"/>
        </w:rPr>
      </w:pPr>
    </w:p>
    <w:p w14:paraId="18DF8490" w14:textId="77777777" w:rsidR="0097477E" w:rsidRPr="0082475C" w:rsidRDefault="0097477E" w:rsidP="0097477E">
      <w:pPr>
        <w:rPr>
          <w:rFonts w:cstheme="minorHAnsi"/>
        </w:rPr>
      </w:pPr>
      <w:r w:rsidRPr="0082475C">
        <w:rPr>
          <w:rFonts w:cstheme="minorHAnsi"/>
        </w:rPr>
        <w:t xml:space="preserve">                                    </w:t>
      </w:r>
    </w:p>
    <w:p w14:paraId="4C3D4123" w14:textId="77777777" w:rsidR="0097477E" w:rsidRDefault="0097477E" w:rsidP="0097477E">
      <w:pPr>
        <w:rPr>
          <w:rFonts w:cstheme="minorHAnsi"/>
        </w:rPr>
      </w:pPr>
    </w:p>
    <w:p w14:paraId="64F8BD0B" w14:textId="77777777" w:rsidR="0097477E" w:rsidRDefault="0097477E" w:rsidP="0097477E">
      <w:pPr>
        <w:rPr>
          <w:rFonts w:cstheme="minorHAnsi"/>
        </w:rPr>
      </w:pPr>
    </w:p>
    <w:p w14:paraId="09984C70" w14:textId="77777777" w:rsidR="0097477E" w:rsidRDefault="0097477E" w:rsidP="0097477E">
      <w:pPr>
        <w:jc w:val="center"/>
        <w:rPr>
          <w:rFonts w:cstheme="minorHAnsi"/>
          <w:b/>
          <w:sz w:val="28"/>
          <w:szCs w:val="28"/>
        </w:rPr>
      </w:pPr>
    </w:p>
    <w:p w14:paraId="32B90BA7" w14:textId="77777777" w:rsidR="0097477E" w:rsidRPr="0082475C" w:rsidRDefault="0097477E" w:rsidP="0097477E">
      <w:pPr>
        <w:jc w:val="center"/>
        <w:rPr>
          <w:rFonts w:cstheme="minorHAnsi"/>
          <w:b/>
          <w:sz w:val="28"/>
          <w:szCs w:val="28"/>
        </w:rPr>
      </w:pPr>
      <w:r w:rsidRPr="0082475C">
        <w:rPr>
          <w:rFonts w:cstheme="minorHAnsi"/>
          <w:b/>
          <w:sz w:val="28"/>
          <w:szCs w:val="28"/>
        </w:rPr>
        <w:t>Newgen Software Technologies Ltd.</w:t>
      </w:r>
    </w:p>
    <w:p w14:paraId="0000CA88" w14:textId="0228758B" w:rsidR="0097477E" w:rsidRPr="00480CC5" w:rsidRDefault="0097477E" w:rsidP="0097477E">
      <w:pPr>
        <w:jc w:val="center"/>
        <w:rPr>
          <w:rFonts w:cstheme="minorHAnsi"/>
          <w:b/>
        </w:rPr>
        <w:sectPr w:rsidR="0097477E" w:rsidRPr="00480CC5" w:rsidSect="00C857DE">
          <w:footerReference w:type="even" r:id="rId14"/>
          <w:footerReference w:type="default" r:id="rId15"/>
          <w:footerReference w:type="first" r:id="rId16"/>
          <w:pgSz w:w="12240" w:h="15840"/>
          <w:pgMar w:top="1670" w:right="1430" w:bottom="1670" w:left="1430" w:header="1430" w:footer="1430"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pgNumType w:start="1"/>
          <w:cols w:space="720"/>
          <w:docGrid w:linePitch="360"/>
        </w:sectPr>
      </w:pPr>
      <w:r w:rsidRPr="0082475C">
        <w:rPr>
          <w:rFonts w:cstheme="minorHAnsi"/>
          <w:b/>
        </w:rPr>
        <w:t>New Delhi, IND</w:t>
      </w:r>
    </w:p>
    <w:tbl>
      <w:tblPr>
        <w:tblW w:w="10249" w:type="dxa"/>
        <w:tblInd w:w="-442" w:type="dxa"/>
        <w:tblLayout w:type="fixed"/>
        <w:tblLook w:val="0000" w:firstRow="0" w:lastRow="0" w:firstColumn="0" w:lastColumn="0" w:noHBand="0" w:noVBand="0"/>
      </w:tblPr>
      <w:tblGrid>
        <w:gridCol w:w="6903"/>
        <w:gridCol w:w="3346"/>
      </w:tblGrid>
      <w:tr w:rsidR="0097477E" w:rsidRPr="0082475C" w14:paraId="1E5D6EB8" w14:textId="77777777" w:rsidTr="0097477E">
        <w:trPr>
          <w:trHeight w:val="738"/>
        </w:trPr>
        <w:tc>
          <w:tcPr>
            <w:tcW w:w="10249" w:type="dxa"/>
            <w:gridSpan w:val="2"/>
            <w:tcBorders>
              <w:top w:val="double" w:sz="1" w:space="0" w:color="000000"/>
              <w:left w:val="double" w:sz="1" w:space="0" w:color="000000"/>
              <w:bottom w:val="single" w:sz="4" w:space="0" w:color="000000"/>
              <w:right w:val="double" w:sz="1" w:space="0" w:color="000000"/>
            </w:tcBorders>
            <w:shd w:val="clear" w:color="auto" w:fill="auto"/>
          </w:tcPr>
          <w:p w14:paraId="2A813290" w14:textId="77777777" w:rsidR="0097477E" w:rsidRPr="0082475C" w:rsidRDefault="0097477E" w:rsidP="00B574FD">
            <w:pPr>
              <w:snapToGrid w:val="0"/>
              <w:jc w:val="center"/>
              <w:rPr>
                <w:rFonts w:cstheme="minorHAnsi"/>
                <w:b/>
                <w:sz w:val="28"/>
                <w:szCs w:val="28"/>
              </w:rPr>
            </w:pPr>
          </w:p>
          <w:p w14:paraId="397D7E27" w14:textId="77777777" w:rsidR="0097477E" w:rsidRPr="0082475C" w:rsidRDefault="0097477E" w:rsidP="00B574FD">
            <w:pPr>
              <w:jc w:val="center"/>
              <w:rPr>
                <w:rFonts w:cstheme="minorHAnsi"/>
                <w:b/>
                <w:sz w:val="28"/>
                <w:szCs w:val="28"/>
              </w:rPr>
            </w:pPr>
            <w:r w:rsidRPr="0082475C">
              <w:rPr>
                <w:rFonts w:cstheme="minorHAnsi"/>
                <w:b/>
                <w:sz w:val="28"/>
                <w:szCs w:val="28"/>
              </w:rPr>
              <w:t>Review Summary</w:t>
            </w:r>
          </w:p>
        </w:tc>
      </w:tr>
      <w:tr w:rsidR="0097477E" w:rsidRPr="0082475C" w14:paraId="5833F600" w14:textId="77777777" w:rsidTr="0097477E">
        <w:trPr>
          <w:trHeight w:val="241"/>
        </w:trPr>
        <w:tc>
          <w:tcPr>
            <w:tcW w:w="10249" w:type="dxa"/>
            <w:gridSpan w:val="2"/>
            <w:tcBorders>
              <w:top w:val="single" w:sz="4" w:space="0" w:color="000000"/>
              <w:left w:val="double" w:sz="1" w:space="0" w:color="000000"/>
              <w:bottom w:val="single" w:sz="4" w:space="0" w:color="000000"/>
              <w:right w:val="double" w:sz="1" w:space="0" w:color="000000"/>
            </w:tcBorders>
            <w:shd w:val="clear" w:color="auto" w:fill="auto"/>
          </w:tcPr>
          <w:p w14:paraId="016D4670" w14:textId="77777777" w:rsidR="0097477E" w:rsidRPr="0082475C" w:rsidRDefault="0097477E" w:rsidP="00B574FD">
            <w:pPr>
              <w:snapToGrid w:val="0"/>
              <w:rPr>
                <w:rFonts w:cstheme="minorHAnsi"/>
                <w:b/>
              </w:rPr>
            </w:pPr>
            <w:r w:rsidRPr="0082475C">
              <w:rPr>
                <w:rFonts w:cstheme="minorHAnsi"/>
                <w:b/>
              </w:rPr>
              <w:t xml:space="preserve">ITEM SUBMITTED BY </w:t>
            </w:r>
            <w:r>
              <w:rPr>
                <w:rFonts w:cstheme="minorHAnsi"/>
                <w:b/>
                <w:i/>
                <w:iCs/>
              </w:rPr>
              <w:t>Varun Arora</w:t>
            </w:r>
          </w:p>
        </w:tc>
      </w:tr>
      <w:tr w:rsidR="0097477E" w:rsidRPr="0082475C" w14:paraId="0143D00B" w14:textId="77777777" w:rsidTr="0097477E">
        <w:trPr>
          <w:trHeight w:val="241"/>
        </w:trPr>
        <w:tc>
          <w:tcPr>
            <w:tcW w:w="10249" w:type="dxa"/>
            <w:gridSpan w:val="2"/>
            <w:tcBorders>
              <w:top w:val="single" w:sz="4" w:space="0" w:color="000000"/>
              <w:left w:val="double" w:sz="1" w:space="0" w:color="000000"/>
              <w:bottom w:val="single" w:sz="4" w:space="0" w:color="000000"/>
              <w:right w:val="double" w:sz="1" w:space="0" w:color="000000"/>
            </w:tcBorders>
            <w:shd w:val="clear" w:color="auto" w:fill="auto"/>
          </w:tcPr>
          <w:p w14:paraId="5C714A7F" w14:textId="6DD7A193" w:rsidR="0097477E" w:rsidRPr="0082475C" w:rsidRDefault="0097477E" w:rsidP="00B574FD">
            <w:pPr>
              <w:snapToGrid w:val="0"/>
              <w:rPr>
                <w:rFonts w:cstheme="minorHAnsi"/>
                <w:b/>
              </w:rPr>
            </w:pPr>
            <w:r w:rsidRPr="0082475C">
              <w:rPr>
                <w:rFonts w:cstheme="minorHAnsi"/>
                <w:b/>
              </w:rPr>
              <w:t>REVIEW TEAM</w:t>
            </w:r>
            <w:r w:rsidR="00E119E7">
              <w:rPr>
                <w:rFonts w:cstheme="minorHAnsi"/>
                <w:b/>
              </w:rPr>
              <w:t xml:space="preserve">: </w:t>
            </w:r>
          </w:p>
        </w:tc>
      </w:tr>
      <w:tr w:rsidR="0097477E" w:rsidRPr="0082475C" w14:paraId="1FA7DBA2" w14:textId="77777777" w:rsidTr="0097477E">
        <w:trPr>
          <w:trHeight w:val="241"/>
        </w:trPr>
        <w:tc>
          <w:tcPr>
            <w:tcW w:w="6903" w:type="dxa"/>
            <w:tcBorders>
              <w:top w:val="single" w:sz="4" w:space="0" w:color="000000"/>
              <w:left w:val="double" w:sz="1" w:space="0" w:color="000000"/>
              <w:bottom w:val="single" w:sz="4" w:space="0" w:color="000000"/>
            </w:tcBorders>
            <w:shd w:val="clear" w:color="auto" w:fill="auto"/>
          </w:tcPr>
          <w:p w14:paraId="2190EAAC" w14:textId="77777777" w:rsidR="0097477E" w:rsidRPr="0082475C" w:rsidRDefault="0097477E" w:rsidP="00B574FD">
            <w:pPr>
              <w:snapToGrid w:val="0"/>
              <w:jc w:val="center"/>
              <w:rPr>
                <w:rFonts w:cstheme="minorHAnsi"/>
                <w:b/>
              </w:rPr>
            </w:pPr>
            <w:r w:rsidRPr="0082475C">
              <w:rPr>
                <w:rFonts w:cstheme="minorHAnsi"/>
                <w:b/>
              </w:rPr>
              <w:t xml:space="preserve">NAME </w:t>
            </w:r>
          </w:p>
        </w:tc>
        <w:tc>
          <w:tcPr>
            <w:tcW w:w="3346" w:type="dxa"/>
            <w:tcBorders>
              <w:top w:val="single" w:sz="4" w:space="0" w:color="000000"/>
              <w:left w:val="single" w:sz="4" w:space="0" w:color="000000"/>
              <w:bottom w:val="single" w:sz="4" w:space="0" w:color="000000"/>
              <w:right w:val="double" w:sz="1" w:space="0" w:color="000000"/>
            </w:tcBorders>
            <w:shd w:val="clear" w:color="auto" w:fill="auto"/>
          </w:tcPr>
          <w:p w14:paraId="4F87968F" w14:textId="77777777" w:rsidR="0097477E" w:rsidRPr="0082475C" w:rsidRDefault="0097477E" w:rsidP="00B574FD">
            <w:pPr>
              <w:snapToGrid w:val="0"/>
              <w:jc w:val="center"/>
              <w:rPr>
                <w:rFonts w:cstheme="minorHAnsi"/>
                <w:b/>
              </w:rPr>
            </w:pPr>
            <w:r w:rsidRPr="0082475C">
              <w:rPr>
                <w:rFonts w:cstheme="minorHAnsi"/>
                <w:b/>
              </w:rPr>
              <w:t>SIGNATURE</w:t>
            </w:r>
          </w:p>
        </w:tc>
      </w:tr>
      <w:tr w:rsidR="0097477E" w:rsidRPr="0082475C" w14:paraId="3D007099" w14:textId="77777777" w:rsidTr="0097477E">
        <w:trPr>
          <w:trHeight w:val="241"/>
        </w:trPr>
        <w:tc>
          <w:tcPr>
            <w:tcW w:w="6903" w:type="dxa"/>
            <w:tcBorders>
              <w:top w:val="single" w:sz="4" w:space="0" w:color="000000"/>
              <w:left w:val="double" w:sz="1" w:space="0" w:color="000000"/>
              <w:bottom w:val="single" w:sz="4" w:space="0" w:color="000000"/>
            </w:tcBorders>
            <w:shd w:val="clear" w:color="auto" w:fill="auto"/>
          </w:tcPr>
          <w:p w14:paraId="05A19266" w14:textId="77777777" w:rsidR="0097477E" w:rsidRPr="0082475C" w:rsidRDefault="0097477E" w:rsidP="00B574FD">
            <w:pPr>
              <w:snapToGrid w:val="0"/>
              <w:rPr>
                <w:rFonts w:cstheme="minorHAnsi"/>
                <w:i/>
              </w:rPr>
            </w:pPr>
            <w:r w:rsidRPr="0082475C">
              <w:rPr>
                <w:rFonts w:cstheme="minorHAnsi"/>
                <w:i/>
              </w:rPr>
              <w:t>1. Requirement Task Force</w:t>
            </w:r>
          </w:p>
        </w:tc>
        <w:tc>
          <w:tcPr>
            <w:tcW w:w="3346" w:type="dxa"/>
            <w:tcBorders>
              <w:top w:val="single" w:sz="4" w:space="0" w:color="000000"/>
              <w:left w:val="single" w:sz="4" w:space="0" w:color="000000"/>
              <w:bottom w:val="single" w:sz="4" w:space="0" w:color="000000"/>
              <w:right w:val="double" w:sz="1" w:space="0" w:color="000000"/>
            </w:tcBorders>
            <w:shd w:val="clear" w:color="auto" w:fill="auto"/>
          </w:tcPr>
          <w:p w14:paraId="2279FD8B" w14:textId="77777777" w:rsidR="0097477E" w:rsidRPr="0082475C" w:rsidRDefault="0097477E" w:rsidP="00B574FD">
            <w:pPr>
              <w:snapToGrid w:val="0"/>
              <w:jc w:val="center"/>
              <w:rPr>
                <w:rFonts w:cstheme="minorHAnsi"/>
              </w:rPr>
            </w:pPr>
          </w:p>
        </w:tc>
      </w:tr>
      <w:tr w:rsidR="0097477E" w:rsidRPr="0082475C" w14:paraId="182F6774" w14:textId="77777777" w:rsidTr="0097477E">
        <w:trPr>
          <w:trHeight w:val="241"/>
        </w:trPr>
        <w:tc>
          <w:tcPr>
            <w:tcW w:w="6903" w:type="dxa"/>
            <w:tcBorders>
              <w:top w:val="single" w:sz="4" w:space="0" w:color="000000"/>
              <w:left w:val="double" w:sz="1" w:space="0" w:color="000000"/>
              <w:bottom w:val="single" w:sz="4" w:space="0" w:color="000000"/>
            </w:tcBorders>
            <w:shd w:val="clear" w:color="auto" w:fill="auto"/>
          </w:tcPr>
          <w:p w14:paraId="54EC72C6" w14:textId="77777777" w:rsidR="0097477E" w:rsidRPr="0082475C" w:rsidRDefault="0097477E" w:rsidP="00B574FD">
            <w:pPr>
              <w:snapToGrid w:val="0"/>
              <w:rPr>
                <w:rFonts w:cstheme="minorHAnsi"/>
                <w:i/>
              </w:rPr>
            </w:pPr>
            <w:r w:rsidRPr="0082475C">
              <w:rPr>
                <w:rFonts w:cstheme="minorHAnsi"/>
                <w:i/>
              </w:rPr>
              <w:t xml:space="preserve">2. </w:t>
            </w:r>
          </w:p>
        </w:tc>
        <w:tc>
          <w:tcPr>
            <w:tcW w:w="3346" w:type="dxa"/>
            <w:tcBorders>
              <w:top w:val="single" w:sz="4" w:space="0" w:color="000000"/>
              <w:left w:val="single" w:sz="4" w:space="0" w:color="000000"/>
              <w:bottom w:val="single" w:sz="4" w:space="0" w:color="000000"/>
              <w:right w:val="double" w:sz="1" w:space="0" w:color="000000"/>
            </w:tcBorders>
            <w:shd w:val="clear" w:color="auto" w:fill="auto"/>
          </w:tcPr>
          <w:p w14:paraId="0DFC03EE" w14:textId="77777777" w:rsidR="0097477E" w:rsidRPr="0082475C" w:rsidRDefault="0097477E" w:rsidP="00B574FD">
            <w:pPr>
              <w:snapToGrid w:val="0"/>
              <w:jc w:val="center"/>
              <w:rPr>
                <w:rFonts w:cstheme="minorHAnsi"/>
              </w:rPr>
            </w:pPr>
          </w:p>
        </w:tc>
      </w:tr>
      <w:tr w:rsidR="0097477E" w:rsidRPr="0082475C" w14:paraId="329D9FDE" w14:textId="77777777" w:rsidTr="0097477E">
        <w:trPr>
          <w:trHeight w:val="241"/>
        </w:trPr>
        <w:tc>
          <w:tcPr>
            <w:tcW w:w="6903" w:type="dxa"/>
            <w:tcBorders>
              <w:top w:val="single" w:sz="4" w:space="0" w:color="000000"/>
              <w:left w:val="double" w:sz="1" w:space="0" w:color="000000"/>
              <w:bottom w:val="single" w:sz="4" w:space="0" w:color="000000"/>
            </w:tcBorders>
            <w:shd w:val="clear" w:color="auto" w:fill="auto"/>
          </w:tcPr>
          <w:p w14:paraId="6DA08423" w14:textId="77777777" w:rsidR="0097477E" w:rsidRPr="0082475C" w:rsidRDefault="0097477E" w:rsidP="00B574FD">
            <w:pPr>
              <w:snapToGrid w:val="0"/>
              <w:rPr>
                <w:rFonts w:cstheme="minorHAnsi"/>
                <w:i/>
              </w:rPr>
            </w:pPr>
            <w:r w:rsidRPr="0082475C">
              <w:rPr>
                <w:rFonts w:cstheme="minorHAnsi"/>
                <w:i/>
              </w:rPr>
              <w:t>3.</w:t>
            </w:r>
          </w:p>
        </w:tc>
        <w:tc>
          <w:tcPr>
            <w:tcW w:w="3346" w:type="dxa"/>
            <w:tcBorders>
              <w:top w:val="single" w:sz="4" w:space="0" w:color="000000"/>
              <w:left w:val="single" w:sz="4" w:space="0" w:color="000000"/>
              <w:bottom w:val="single" w:sz="4" w:space="0" w:color="000000"/>
              <w:right w:val="double" w:sz="1" w:space="0" w:color="000000"/>
            </w:tcBorders>
            <w:shd w:val="clear" w:color="auto" w:fill="auto"/>
          </w:tcPr>
          <w:p w14:paraId="41FA18FE" w14:textId="77777777" w:rsidR="0097477E" w:rsidRPr="0082475C" w:rsidRDefault="0097477E" w:rsidP="00B574FD">
            <w:pPr>
              <w:snapToGrid w:val="0"/>
              <w:jc w:val="center"/>
              <w:rPr>
                <w:rFonts w:cstheme="minorHAnsi"/>
              </w:rPr>
            </w:pPr>
          </w:p>
        </w:tc>
      </w:tr>
      <w:tr w:rsidR="0097477E" w:rsidRPr="0082475C" w14:paraId="10DDA816" w14:textId="77777777" w:rsidTr="0097477E">
        <w:trPr>
          <w:trHeight w:val="2646"/>
        </w:trPr>
        <w:tc>
          <w:tcPr>
            <w:tcW w:w="10249" w:type="dxa"/>
            <w:gridSpan w:val="2"/>
            <w:tcBorders>
              <w:top w:val="single" w:sz="4" w:space="0" w:color="000000"/>
              <w:left w:val="double" w:sz="1" w:space="0" w:color="000000"/>
              <w:bottom w:val="single" w:sz="4" w:space="0" w:color="000000"/>
              <w:right w:val="double" w:sz="1" w:space="0" w:color="000000"/>
            </w:tcBorders>
            <w:shd w:val="clear" w:color="auto" w:fill="auto"/>
          </w:tcPr>
          <w:p w14:paraId="640AC816" w14:textId="77777777" w:rsidR="0097477E" w:rsidRPr="0082475C" w:rsidRDefault="0097477E" w:rsidP="00B574FD">
            <w:pPr>
              <w:snapToGrid w:val="0"/>
              <w:rPr>
                <w:rFonts w:cstheme="minorHAnsi"/>
                <w:b/>
              </w:rPr>
            </w:pPr>
          </w:p>
          <w:p w14:paraId="0CAAD5ED" w14:textId="77777777" w:rsidR="0097477E" w:rsidRPr="0082475C" w:rsidRDefault="0097477E" w:rsidP="00B574FD">
            <w:pPr>
              <w:rPr>
                <w:rFonts w:cstheme="minorHAnsi"/>
                <w:b/>
              </w:rPr>
            </w:pPr>
            <w:r w:rsidRPr="0082475C">
              <w:rPr>
                <w:rFonts w:cstheme="minorHAnsi"/>
                <w:b/>
              </w:rPr>
              <w:t>REVIEW COMMENTS:</w:t>
            </w:r>
          </w:p>
        </w:tc>
      </w:tr>
      <w:tr w:rsidR="0097477E" w:rsidRPr="0082475C" w14:paraId="0D5C9107" w14:textId="77777777" w:rsidTr="0097477E">
        <w:trPr>
          <w:trHeight w:val="1684"/>
        </w:trPr>
        <w:tc>
          <w:tcPr>
            <w:tcW w:w="10249" w:type="dxa"/>
            <w:gridSpan w:val="2"/>
            <w:tcBorders>
              <w:top w:val="single" w:sz="4" w:space="0" w:color="000000"/>
              <w:left w:val="double" w:sz="1" w:space="0" w:color="000000"/>
              <w:bottom w:val="double" w:sz="1" w:space="0" w:color="000000"/>
              <w:right w:val="double" w:sz="1" w:space="0" w:color="000000"/>
            </w:tcBorders>
            <w:shd w:val="clear" w:color="auto" w:fill="auto"/>
          </w:tcPr>
          <w:p w14:paraId="2286164E" w14:textId="7CE6321F" w:rsidR="0097477E" w:rsidRPr="0082475C" w:rsidRDefault="0097477E" w:rsidP="00B574FD">
            <w:pPr>
              <w:snapToGrid w:val="0"/>
              <w:rPr>
                <w:rFonts w:cstheme="minorHAnsi"/>
                <w:sz w:val="20"/>
              </w:rPr>
            </w:pPr>
            <w:r w:rsidRPr="0082475C">
              <w:rPr>
                <w:rFonts w:cstheme="minorHAnsi"/>
                <w:sz w:val="20"/>
              </w:rPr>
              <w:t xml:space="preserve">ACCEPTED       </w:t>
            </w:r>
            <w:r w:rsidR="006C56C6" w:rsidRPr="0082475C">
              <w:rPr>
                <w:rFonts w:cstheme="minorHAnsi"/>
                <w:sz w:val="20"/>
              </w:rPr>
              <w:t xml:space="preserve"> :</w:t>
            </w:r>
            <w:r w:rsidRPr="0082475C">
              <w:rPr>
                <w:rFonts w:cstheme="minorHAnsi"/>
                <w:sz w:val="20"/>
              </w:rPr>
              <w:t xml:space="preserve"> </w:t>
            </w:r>
          </w:p>
          <w:p w14:paraId="0D127EAA" w14:textId="77777777" w:rsidR="0097477E" w:rsidRPr="0082475C" w:rsidRDefault="0097477E" w:rsidP="00B574FD">
            <w:pPr>
              <w:rPr>
                <w:rFonts w:cstheme="minorHAnsi"/>
                <w:sz w:val="20"/>
              </w:rPr>
            </w:pPr>
            <w:r w:rsidRPr="0082475C">
              <w:rPr>
                <w:rFonts w:cstheme="minorHAnsi"/>
                <w:sz w:val="20"/>
              </w:rPr>
              <w:t xml:space="preserve">NOT ACCEPTED: </w:t>
            </w:r>
          </w:p>
          <w:p w14:paraId="1991E872" w14:textId="77777777" w:rsidR="0097477E" w:rsidRPr="0082475C" w:rsidRDefault="0097477E" w:rsidP="00B574FD">
            <w:pPr>
              <w:rPr>
                <w:rFonts w:cstheme="minorHAnsi"/>
                <w:sz w:val="20"/>
              </w:rPr>
            </w:pPr>
            <w:r w:rsidRPr="0082475C">
              <w:rPr>
                <w:rFonts w:cstheme="minorHAnsi"/>
                <w:sz w:val="20"/>
              </w:rPr>
              <w:t>REVIEW NOT COMPLETED:</w:t>
            </w:r>
          </w:p>
          <w:p w14:paraId="0D8F2918" w14:textId="77777777" w:rsidR="0097477E" w:rsidRPr="0082475C" w:rsidRDefault="0097477E" w:rsidP="00B574FD">
            <w:pPr>
              <w:rPr>
                <w:rFonts w:cstheme="minorHAnsi"/>
                <w:i/>
                <w:sz w:val="20"/>
              </w:rPr>
            </w:pPr>
            <w:r w:rsidRPr="0082475C">
              <w:rPr>
                <w:rFonts w:cstheme="minorHAnsi"/>
                <w:i/>
                <w:sz w:val="20"/>
              </w:rPr>
              <w:t>(Explanation)</w:t>
            </w:r>
          </w:p>
          <w:p w14:paraId="482842BA" w14:textId="77777777" w:rsidR="0097477E" w:rsidRPr="0082475C" w:rsidRDefault="0097477E" w:rsidP="00B574FD">
            <w:pPr>
              <w:rPr>
                <w:rFonts w:cstheme="minorHAnsi"/>
                <w:i/>
              </w:rPr>
            </w:pPr>
          </w:p>
          <w:p w14:paraId="4B94BE93" w14:textId="77777777" w:rsidR="0097477E" w:rsidRPr="0082475C" w:rsidRDefault="0097477E" w:rsidP="00B574FD">
            <w:pPr>
              <w:rPr>
                <w:rFonts w:cstheme="minorHAnsi"/>
              </w:rPr>
            </w:pPr>
          </w:p>
          <w:p w14:paraId="245FE18D" w14:textId="77777777" w:rsidR="0097477E" w:rsidRPr="0082475C" w:rsidRDefault="0097477E" w:rsidP="00B574FD">
            <w:pPr>
              <w:rPr>
                <w:rFonts w:cstheme="minorHAnsi"/>
              </w:rPr>
            </w:pPr>
          </w:p>
        </w:tc>
      </w:tr>
    </w:tbl>
    <w:p w14:paraId="333472DD" w14:textId="77777777" w:rsidR="0097477E" w:rsidRPr="0082475C" w:rsidRDefault="0097477E" w:rsidP="0097477E">
      <w:pPr>
        <w:pStyle w:val="ByLine"/>
        <w:jc w:val="center"/>
        <w:rPr>
          <w:rFonts w:asciiTheme="minorHAnsi" w:hAnsiTheme="minorHAnsi" w:cstheme="minorHAnsi"/>
        </w:rPr>
      </w:pPr>
    </w:p>
    <w:p w14:paraId="7E276066" w14:textId="77777777" w:rsidR="0097477E" w:rsidRPr="0082475C" w:rsidRDefault="0097477E" w:rsidP="0097477E">
      <w:pPr>
        <w:pStyle w:val="ByLine"/>
        <w:jc w:val="center"/>
        <w:rPr>
          <w:rFonts w:asciiTheme="minorHAnsi" w:hAnsiTheme="minorHAnsi" w:cstheme="minorHAnsi"/>
        </w:rPr>
      </w:pPr>
    </w:p>
    <w:p w14:paraId="47AA1A45" w14:textId="77777777" w:rsidR="0097477E" w:rsidRPr="0082475C" w:rsidRDefault="0097477E" w:rsidP="0097477E">
      <w:pPr>
        <w:pStyle w:val="ByLine"/>
        <w:jc w:val="center"/>
        <w:rPr>
          <w:rFonts w:asciiTheme="minorHAnsi" w:hAnsiTheme="minorHAnsi" w:cstheme="minorHAnsi"/>
        </w:rPr>
      </w:pPr>
    </w:p>
    <w:p w14:paraId="63BEB496" w14:textId="77777777" w:rsidR="0097477E" w:rsidRPr="0082475C" w:rsidRDefault="0097477E" w:rsidP="0097477E">
      <w:pPr>
        <w:pStyle w:val="ByLine"/>
        <w:jc w:val="center"/>
        <w:rPr>
          <w:rFonts w:asciiTheme="minorHAnsi" w:hAnsiTheme="minorHAnsi" w:cstheme="minorHAnsi"/>
        </w:rPr>
      </w:pPr>
    </w:p>
    <w:p w14:paraId="20C95B3B" w14:textId="77777777" w:rsidR="0097477E" w:rsidRPr="0082475C" w:rsidRDefault="0097477E" w:rsidP="0097477E">
      <w:pPr>
        <w:ind w:left="180"/>
        <w:jc w:val="center"/>
        <w:rPr>
          <w:rFonts w:cstheme="minorHAnsi"/>
          <w:b/>
          <w:bCs/>
        </w:rPr>
      </w:pPr>
      <w:r w:rsidRPr="0082475C">
        <w:rPr>
          <w:rFonts w:cstheme="minorHAnsi"/>
          <w:b/>
          <w:bCs/>
        </w:rPr>
        <w:lastRenderedPageBreak/>
        <w:t>Revision History</w:t>
      </w:r>
    </w:p>
    <w:p w14:paraId="6FC9312F" w14:textId="77777777" w:rsidR="0097477E" w:rsidRPr="0082475C" w:rsidRDefault="0097477E" w:rsidP="0097477E">
      <w:pPr>
        <w:ind w:left="180"/>
        <w:jc w:val="center"/>
        <w:rPr>
          <w:rFonts w:cstheme="minorHAnsi"/>
          <w:b/>
          <w:bCs/>
        </w:rPr>
      </w:pPr>
    </w:p>
    <w:tbl>
      <w:tblPr>
        <w:tblW w:w="9636" w:type="dxa"/>
        <w:tblInd w:w="-30" w:type="dxa"/>
        <w:tblLayout w:type="fixed"/>
        <w:tblLook w:val="0000" w:firstRow="0" w:lastRow="0" w:firstColumn="0" w:lastColumn="0" w:noHBand="0" w:noVBand="0"/>
      </w:tblPr>
      <w:tblGrid>
        <w:gridCol w:w="1246"/>
        <w:gridCol w:w="1250"/>
        <w:gridCol w:w="2922"/>
        <w:gridCol w:w="1142"/>
        <w:gridCol w:w="1468"/>
        <w:gridCol w:w="1608"/>
      </w:tblGrid>
      <w:tr w:rsidR="0097477E" w:rsidRPr="0082475C" w14:paraId="7973DBB8" w14:textId="77777777" w:rsidTr="00B574FD">
        <w:trPr>
          <w:cantSplit/>
        </w:trPr>
        <w:tc>
          <w:tcPr>
            <w:tcW w:w="1246" w:type="dxa"/>
            <w:tcBorders>
              <w:top w:val="single" w:sz="4" w:space="0" w:color="000000"/>
              <w:left w:val="single" w:sz="4" w:space="0" w:color="000000"/>
              <w:bottom w:val="single" w:sz="4" w:space="0" w:color="000000"/>
            </w:tcBorders>
            <w:shd w:val="clear" w:color="auto" w:fill="E7E6E6" w:themeFill="background2"/>
          </w:tcPr>
          <w:p w14:paraId="1470D3B5" w14:textId="77777777" w:rsidR="0097477E" w:rsidRPr="0082475C" w:rsidRDefault="0097477E" w:rsidP="00B574FD">
            <w:pPr>
              <w:snapToGrid w:val="0"/>
              <w:jc w:val="center"/>
              <w:rPr>
                <w:rFonts w:cstheme="minorHAnsi"/>
                <w:b/>
                <w:bCs/>
                <w:sz w:val="20"/>
              </w:rPr>
            </w:pPr>
            <w:r w:rsidRPr="0082475C">
              <w:rPr>
                <w:rFonts w:cstheme="minorHAnsi"/>
                <w:b/>
                <w:bCs/>
                <w:sz w:val="20"/>
              </w:rPr>
              <w:t xml:space="preserve">Release </w:t>
            </w:r>
          </w:p>
          <w:p w14:paraId="47769581" w14:textId="77777777" w:rsidR="0097477E" w:rsidRPr="0082475C" w:rsidRDefault="0097477E" w:rsidP="00B574FD">
            <w:pPr>
              <w:jc w:val="center"/>
              <w:rPr>
                <w:rFonts w:cstheme="minorHAnsi"/>
                <w:b/>
                <w:bCs/>
                <w:sz w:val="20"/>
              </w:rPr>
            </w:pPr>
            <w:r w:rsidRPr="0082475C">
              <w:rPr>
                <w:rFonts w:cstheme="minorHAnsi"/>
                <w:b/>
                <w:bCs/>
                <w:sz w:val="20"/>
              </w:rPr>
              <w:t>Date</w:t>
            </w:r>
          </w:p>
          <w:p w14:paraId="2B524C08" w14:textId="77777777" w:rsidR="0097477E" w:rsidRPr="0082475C" w:rsidRDefault="0097477E" w:rsidP="00B574FD">
            <w:pPr>
              <w:rPr>
                <w:rFonts w:cstheme="minorHAnsi"/>
                <w:i/>
                <w:iCs/>
                <w:sz w:val="16"/>
              </w:rPr>
            </w:pPr>
          </w:p>
        </w:tc>
        <w:tc>
          <w:tcPr>
            <w:tcW w:w="1250" w:type="dxa"/>
            <w:tcBorders>
              <w:top w:val="single" w:sz="4" w:space="0" w:color="000000"/>
              <w:left w:val="single" w:sz="4" w:space="0" w:color="000000"/>
              <w:bottom w:val="single" w:sz="4" w:space="0" w:color="000000"/>
            </w:tcBorders>
            <w:shd w:val="clear" w:color="auto" w:fill="E7E6E6" w:themeFill="background2"/>
          </w:tcPr>
          <w:p w14:paraId="0F3BA467" w14:textId="77777777" w:rsidR="0097477E" w:rsidRPr="0082475C" w:rsidRDefault="0097477E" w:rsidP="00B574FD">
            <w:pPr>
              <w:snapToGrid w:val="0"/>
              <w:jc w:val="center"/>
              <w:rPr>
                <w:rFonts w:cstheme="minorHAnsi"/>
                <w:b/>
                <w:bCs/>
                <w:sz w:val="20"/>
              </w:rPr>
            </w:pPr>
            <w:r w:rsidRPr="0082475C">
              <w:rPr>
                <w:rFonts w:cstheme="minorHAnsi"/>
                <w:b/>
                <w:bCs/>
                <w:sz w:val="20"/>
              </w:rPr>
              <w:t>Revision Number</w:t>
            </w:r>
          </w:p>
          <w:p w14:paraId="7E1EC08E" w14:textId="77777777" w:rsidR="0097477E" w:rsidRPr="0082475C" w:rsidRDefault="0097477E" w:rsidP="00B574FD">
            <w:pPr>
              <w:jc w:val="center"/>
              <w:rPr>
                <w:rFonts w:cstheme="minorHAnsi"/>
                <w:i/>
                <w:iCs/>
                <w:sz w:val="16"/>
              </w:rPr>
            </w:pPr>
          </w:p>
        </w:tc>
        <w:tc>
          <w:tcPr>
            <w:tcW w:w="2922" w:type="dxa"/>
            <w:tcBorders>
              <w:top w:val="single" w:sz="4" w:space="0" w:color="000000"/>
              <w:left w:val="single" w:sz="4" w:space="0" w:color="000000"/>
              <w:bottom w:val="single" w:sz="4" w:space="0" w:color="000000"/>
            </w:tcBorders>
            <w:shd w:val="clear" w:color="auto" w:fill="E7E6E6" w:themeFill="background2"/>
          </w:tcPr>
          <w:p w14:paraId="7CCE102D" w14:textId="77777777" w:rsidR="0097477E" w:rsidRPr="0082475C" w:rsidRDefault="0097477E" w:rsidP="00B574FD">
            <w:pPr>
              <w:snapToGrid w:val="0"/>
              <w:ind w:left="79"/>
              <w:jc w:val="center"/>
              <w:rPr>
                <w:rFonts w:cstheme="minorHAnsi"/>
                <w:b/>
                <w:bCs/>
                <w:sz w:val="20"/>
              </w:rPr>
            </w:pPr>
            <w:r w:rsidRPr="0082475C">
              <w:rPr>
                <w:rFonts w:cstheme="minorHAnsi"/>
                <w:b/>
                <w:bCs/>
                <w:sz w:val="20"/>
              </w:rPr>
              <w:t>Changes Made (Mention Sections Affected)</w:t>
            </w:r>
          </w:p>
        </w:tc>
        <w:tc>
          <w:tcPr>
            <w:tcW w:w="1142" w:type="dxa"/>
            <w:tcBorders>
              <w:top w:val="single" w:sz="4" w:space="0" w:color="000000"/>
              <w:left w:val="single" w:sz="4" w:space="0" w:color="000000"/>
              <w:bottom w:val="single" w:sz="4" w:space="0" w:color="000000"/>
            </w:tcBorders>
            <w:shd w:val="clear" w:color="auto" w:fill="E7E6E6" w:themeFill="background2"/>
          </w:tcPr>
          <w:p w14:paraId="084F93A6" w14:textId="77777777" w:rsidR="0097477E" w:rsidRPr="0082475C" w:rsidRDefault="0097477E" w:rsidP="00B574FD">
            <w:pPr>
              <w:snapToGrid w:val="0"/>
              <w:ind w:left="72"/>
              <w:jc w:val="center"/>
              <w:rPr>
                <w:rFonts w:cstheme="minorHAnsi"/>
                <w:b/>
                <w:bCs/>
                <w:sz w:val="20"/>
              </w:rPr>
            </w:pPr>
            <w:r w:rsidRPr="0082475C">
              <w:rPr>
                <w:rFonts w:cstheme="minorHAnsi"/>
                <w:b/>
                <w:bCs/>
                <w:sz w:val="20"/>
              </w:rPr>
              <w:t>Author</w:t>
            </w:r>
          </w:p>
        </w:tc>
        <w:tc>
          <w:tcPr>
            <w:tcW w:w="1468" w:type="dxa"/>
            <w:tcBorders>
              <w:top w:val="single" w:sz="4" w:space="0" w:color="000000"/>
              <w:left w:val="single" w:sz="4" w:space="0" w:color="000000"/>
              <w:bottom w:val="single" w:sz="4" w:space="0" w:color="000000"/>
            </w:tcBorders>
            <w:shd w:val="clear" w:color="auto" w:fill="E7E6E6" w:themeFill="background2"/>
          </w:tcPr>
          <w:p w14:paraId="6FE0002C" w14:textId="77777777" w:rsidR="0097477E" w:rsidRPr="0082475C" w:rsidRDefault="0097477E" w:rsidP="00B574FD">
            <w:pPr>
              <w:snapToGrid w:val="0"/>
              <w:ind w:left="72"/>
              <w:jc w:val="center"/>
              <w:rPr>
                <w:rFonts w:cstheme="minorHAnsi"/>
                <w:b/>
                <w:bCs/>
                <w:sz w:val="20"/>
              </w:rPr>
            </w:pPr>
            <w:r w:rsidRPr="0082475C">
              <w:rPr>
                <w:rFonts w:cstheme="minorHAnsi"/>
                <w:b/>
                <w:bCs/>
                <w:sz w:val="20"/>
              </w:rPr>
              <w:t>Reviewed</w:t>
            </w:r>
          </w:p>
          <w:p w14:paraId="7F739303" w14:textId="77777777" w:rsidR="0097477E" w:rsidRPr="0082475C" w:rsidRDefault="0097477E" w:rsidP="00B574FD">
            <w:pPr>
              <w:ind w:left="72"/>
              <w:jc w:val="center"/>
              <w:rPr>
                <w:rFonts w:cstheme="minorHAnsi"/>
                <w:b/>
                <w:bCs/>
                <w:sz w:val="20"/>
              </w:rPr>
            </w:pPr>
            <w:r w:rsidRPr="0082475C">
              <w:rPr>
                <w:rFonts w:cstheme="minorHAnsi"/>
                <w:b/>
                <w:bCs/>
                <w:sz w:val="20"/>
              </w:rPr>
              <w:t>By</w:t>
            </w:r>
          </w:p>
          <w:p w14:paraId="0FDBE430" w14:textId="77777777" w:rsidR="0097477E" w:rsidRPr="0082475C" w:rsidRDefault="0097477E" w:rsidP="00B574FD">
            <w:pPr>
              <w:ind w:left="72"/>
              <w:jc w:val="center"/>
              <w:rPr>
                <w:rFonts w:cstheme="minorHAnsi"/>
                <w:i/>
                <w:iCs/>
                <w:sz w:val="16"/>
              </w:rPr>
            </w:pPr>
          </w:p>
        </w:tc>
        <w:tc>
          <w:tcPr>
            <w:tcW w:w="1608" w:type="dxa"/>
            <w:tcBorders>
              <w:top w:val="single" w:sz="4" w:space="0" w:color="000000"/>
              <w:left w:val="single" w:sz="4" w:space="0" w:color="000000"/>
              <w:bottom w:val="single" w:sz="4" w:space="0" w:color="000000"/>
              <w:right w:val="single" w:sz="4" w:space="0" w:color="000000"/>
            </w:tcBorders>
            <w:shd w:val="clear" w:color="auto" w:fill="E7E6E6" w:themeFill="background2"/>
          </w:tcPr>
          <w:p w14:paraId="01CDAFED" w14:textId="77777777" w:rsidR="0097477E" w:rsidRPr="0082475C" w:rsidRDefault="0097477E" w:rsidP="00B574FD">
            <w:pPr>
              <w:snapToGrid w:val="0"/>
              <w:ind w:left="72"/>
              <w:jc w:val="center"/>
              <w:rPr>
                <w:rFonts w:cstheme="minorHAnsi"/>
                <w:b/>
                <w:bCs/>
                <w:sz w:val="20"/>
              </w:rPr>
            </w:pPr>
            <w:r w:rsidRPr="0082475C">
              <w:rPr>
                <w:rFonts w:cstheme="minorHAnsi"/>
                <w:b/>
                <w:bCs/>
                <w:sz w:val="20"/>
              </w:rPr>
              <w:t xml:space="preserve"> Approved By</w:t>
            </w:r>
          </w:p>
          <w:p w14:paraId="4AE2CA33" w14:textId="77777777" w:rsidR="0097477E" w:rsidRPr="0082475C" w:rsidRDefault="0097477E" w:rsidP="00B574FD">
            <w:pPr>
              <w:jc w:val="center"/>
              <w:rPr>
                <w:rFonts w:cstheme="minorHAnsi"/>
                <w:i/>
                <w:iCs/>
                <w:sz w:val="16"/>
              </w:rPr>
            </w:pPr>
          </w:p>
        </w:tc>
      </w:tr>
      <w:tr w:rsidR="0097477E" w:rsidRPr="0082475C" w14:paraId="0ACC3F95" w14:textId="77777777" w:rsidTr="00B574FD">
        <w:trPr>
          <w:cantSplit/>
        </w:trPr>
        <w:tc>
          <w:tcPr>
            <w:tcW w:w="1246" w:type="dxa"/>
            <w:tcBorders>
              <w:top w:val="single" w:sz="4" w:space="0" w:color="000000"/>
              <w:left w:val="single" w:sz="4" w:space="0" w:color="000000"/>
              <w:bottom w:val="single" w:sz="4" w:space="0" w:color="000000"/>
            </w:tcBorders>
            <w:shd w:val="clear" w:color="auto" w:fill="auto"/>
          </w:tcPr>
          <w:p w14:paraId="6CC126D7" w14:textId="504ED5EA" w:rsidR="0097477E" w:rsidRPr="0082475C" w:rsidRDefault="002721B6" w:rsidP="00B574FD">
            <w:pPr>
              <w:snapToGrid w:val="0"/>
              <w:jc w:val="center"/>
              <w:rPr>
                <w:rFonts w:cstheme="minorHAnsi"/>
                <w:b/>
                <w:bCs/>
                <w:sz w:val="20"/>
              </w:rPr>
            </w:pPr>
            <w:r>
              <w:rPr>
                <w:rFonts w:cstheme="minorHAnsi"/>
                <w:b/>
                <w:bCs/>
                <w:sz w:val="20"/>
              </w:rPr>
              <w:t>11</w:t>
            </w:r>
            <w:r w:rsidR="0097477E" w:rsidRPr="0082475C">
              <w:rPr>
                <w:rFonts w:cstheme="minorHAnsi"/>
                <w:b/>
                <w:bCs/>
                <w:sz w:val="20"/>
              </w:rPr>
              <w:t xml:space="preserve"> </w:t>
            </w:r>
            <w:r w:rsidR="00BE5F28">
              <w:rPr>
                <w:rFonts w:cstheme="minorHAnsi"/>
                <w:b/>
                <w:bCs/>
                <w:sz w:val="20"/>
              </w:rPr>
              <w:t>Ju</w:t>
            </w:r>
            <w:r>
              <w:rPr>
                <w:rFonts w:cstheme="minorHAnsi"/>
                <w:b/>
                <w:bCs/>
                <w:sz w:val="20"/>
              </w:rPr>
              <w:t>ly</w:t>
            </w:r>
            <w:r w:rsidR="0097477E" w:rsidRPr="0082475C">
              <w:rPr>
                <w:rFonts w:cstheme="minorHAnsi"/>
                <w:b/>
                <w:bCs/>
                <w:sz w:val="20"/>
              </w:rPr>
              <w:t xml:space="preserve"> </w:t>
            </w:r>
            <w:r w:rsidR="00BE5F28">
              <w:rPr>
                <w:rFonts w:cstheme="minorHAnsi"/>
                <w:b/>
                <w:bCs/>
                <w:sz w:val="20"/>
              </w:rPr>
              <w:t>2024</w:t>
            </w:r>
          </w:p>
        </w:tc>
        <w:tc>
          <w:tcPr>
            <w:tcW w:w="1250" w:type="dxa"/>
            <w:tcBorders>
              <w:top w:val="single" w:sz="4" w:space="0" w:color="000000"/>
              <w:left w:val="single" w:sz="4" w:space="0" w:color="000000"/>
              <w:bottom w:val="single" w:sz="4" w:space="0" w:color="000000"/>
            </w:tcBorders>
            <w:shd w:val="clear" w:color="auto" w:fill="auto"/>
          </w:tcPr>
          <w:p w14:paraId="48FBEFD4" w14:textId="77777777" w:rsidR="0097477E" w:rsidRPr="0082475C" w:rsidRDefault="0097477E" w:rsidP="00B574FD">
            <w:pPr>
              <w:snapToGrid w:val="0"/>
              <w:jc w:val="center"/>
              <w:rPr>
                <w:rFonts w:cstheme="minorHAnsi"/>
                <w:sz w:val="20"/>
              </w:rPr>
            </w:pPr>
            <w:r>
              <w:rPr>
                <w:rFonts w:cstheme="minorHAnsi"/>
                <w:sz w:val="20"/>
              </w:rPr>
              <w:t>1.0</w:t>
            </w:r>
          </w:p>
        </w:tc>
        <w:tc>
          <w:tcPr>
            <w:tcW w:w="2922" w:type="dxa"/>
            <w:tcBorders>
              <w:top w:val="single" w:sz="4" w:space="0" w:color="000000"/>
              <w:left w:val="single" w:sz="4" w:space="0" w:color="000000"/>
              <w:bottom w:val="single" w:sz="4" w:space="0" w:color="000000"/>
            </w:tcBorders>
            <w:shd w:val="clear" w:color="auto" w:fill="auto"/>
          </w:tcPr>
          <w:p w14:paraId="042C7D3F" w14:textId="77777777" w:rsidR="0097477E" w:rsidRPr="0082475C" w:rsidRDefault="0097477E" w:rsidP="00B574FD">
            <w:pPr>
              <w:pStyle w:val="Header"/>
              <w:snapToGrid w:val="0"/>
              <w:ind w:left="79"/>
              <w:jc w:val="center"/>
              <w:rPr>
                <w:rFonts w:cstheme="minorHAnsi"/>
              </w:rPr>
            </w:pPr>
            <w:r w:rsidRPr="0082475C">
              <w:rPr>
                <w:rFonts w:cstheme="minorHAnsi"/>
              </w:rPr>
              <w:t>Initial Draft</w:t>
            </w:r>
          </w:p>
        </w:tc>
        <w:tc>
          <w:tcPr>
            <w:tcW w:w="1142" w:type="dxa"/>
            <w:tcBorders>
              <w:top w:val="single" w:sz="4" w:space="0" w:color="000000"/>
              <w:left w:val="single" w:sz="4" w:space="0" w:color="000000"/>
              <w:bottom w:val="single" w:sz="4" w:space="0" w:color="000000"/>
            </w:tcBorders>
            <w:shd w:val="clear" w:color="auto" w:fill="auto"/>
          </w:tcPr>
          <w:p w14:paraId="39CD9C93" w14:textId="77777777" w:rsidR="0097477E" w:rsidRPr="0082475C" w:rsidRDefault="0097477E" w:rsidP="00B574FD">
            <w:pPr>
              <w:snapToGrid w:val="0"/>
              <w:ind w:left="72"/>
              <w:jc w:val="center"/>
              <w:rPr>
                <w:rFonts w:cstheme="minorHAnsi"/>
                <w:sz w:val="20"/>
              </w:rPr>
            </w:pPr>
            <w:r>
              <w:rPr>
                <w:rFonts w:cstheme="minorHAnsi"/>
                <w:sz w:val="20"/>
              </w:rPr>
              <w:t xml:space="preserve">Varun Arora </w:t>
            </w:r>
          </w:p>
        </w:tc>
        <w:tc>
          <w:tcPr>
            <w:tcW w:w="1468" w:type="dxa"/>
            <w:tcBorders>
              <w:top w:val="single" w:sz="4" w:space="0" w:color="000000"/>
              <w:left w:val="single" w:sz="4" w:space="0" w:color="000000"/>
              <w:bottom w:val="single" w:sz="4" w:space="0" w:color="000000"/>
            </w:tcBorders>
            <w:shd w:val="clear" w:color="auto" w:fill="auto"/>
          </w:tcPr>
          <w:p w14:paraId="1FFC8035" w14:textId="1E95E92F" w:rsidR="0097477E" w:rsidRPr="0082475C" w:rsidRDefault="0097477E" w:rsidP="00B574FD">
            <w:pPr>
              <w:snapToGrid w:val="0"/>
              <w:ind w:left="72"/>
              <w:jc w:val="center"/>
              <w:rPr>
                <w:rFonts w:cstheme="minorHAnsi"/>
                <w:sz w:val="20"/>
              </w:rPr>
            </w:pPr>
          </w:p>
        </w:tc>
        <w:tc>
          <w:tcPr>
            <w:tcW w:w="1608" w:type="dxa"/>
            <w:tcBorders>
              <w:top w:val="single" w:sz="4" w:space="0" w:color="000000"/>
              <w:left w:val="single" w:sz="4" w:space="0" w:color="000000"/>
              <w:bottom w:val="single" w:sz="4" w:space="0" w:color="000000"/>
              <w:right w:val="single" w:sz="4" w:space="0" w:color="000000"/>
            </w:tcBorders>
            <w:shd w:val="clear" w:color="auto" w:fill="auto"/>
          </w:tcPr>
          <w:p w14:paraId="34CF2BB3" w14:textId="77777777" w:rsidR="0097477E" w:rsidRPr="0082475C" w:rsidRDefault="0097477E" w:rsidP="00B574FD">
            <w:pPr>
              <w:snapToGrid w:val="0"/>
              <w:ind w:left="72"/>
              <w:jc w:val="center"/>
              <w:rPr>
                <w:rFonts w:cstheme="minorHAnsi"/>
                <w:sz w:val="20"/>
              </w:rPr>
            </w:pPr>
          </w:p>
        </w:tc>
      </w:tr>
      <w:tr w:rsidR="00B25E4E" w:rsidRPr="0082475C" w14:paraId="2AD15336" w14:textId="77777777" w:rsidTr="00B574FD">
        <w:trPr>
          <w:cantSplit/>
        </w:trPr>
        <w:tc>
          <w:tcPr>
            <w:tcW w:w="1246" w:type="dxa"/>
            <w:tcBorders>
              <w:top w:val="single" w:sz="4" w:space="0" w:color="000000"/>
              <w:left w:val="single" w:sz="4" w:space="0" w:color="000000"/>
              <w:bottom w:val="single" w:sz="4" w:space="0" w:color="000000"/>
            </w:tcBorders>
            <w:shd w:val="clear" w:color="auto" w:fill="auto"/>
          </w:tcPr>
          <w:p w14:paraId="727A7E1F" w14:textId="7D548475" w:rsidR="00B25E4E" w:rsidRDefault="00B25E4E" w:rsidP="00B25E4E">
            <w:pPr>
              <w:snapToGrid w:val="0"/>
              <w:jc w:val="center"/>
              <w:rPr>
                <w:rFonts w:cstheme="minorHAnsi"/>
                <w:b/>
                <w:bCs/>
                <w:sz w:val="20"/>
              </w:rPr>
            </w:pPr>
            <w:r>
              <w:rPr>
                <w:rFonts w:cstheme="minorHAnsi"/>
                <w:b/>
                <w:bCs/>
                <w:sz w:val="20"/>
              </w:rPr>
              <w:t>01</w:t>
            </w:r>
            <w:r w:rsidRPr="0082475C">
              <w:rPr>
                <w:rFonts w:cstheme="minorHAnsi"/>
                <w:b/>
                <w:bCs/>
                <w:sz w:val="20"/>
              </w:rPr>
              <w:t xml:space="preserve"> </w:t>
            </w:r>
            <w:r>
              <w:rPr>
                <w:rFonts w:cstheme="minorHAnsi"/>
                <w:b/>
                <w:bCs/>
                <w:sz w:val="20"/>
              </w:rPr>
              <w:t>Aug</w:t>
            </w:r>
            <w:r w:rsidRPr="0082475C">
              <w:rPr>
                <w:rFonts w:cstheme="minorHAnsi"/>
                <w:b/>
                <w:bCs/>
                <w:sz w:val="20"/>
              </w:rPr>
              <w:t xml:space="preserve"> </w:t>
            </w:r>
            <w:r>
              <w:rPr>
                <w:rFonts w:cstheme="minorHAnsi"/>
                <w:b/>
                <w:bCs/>
                <w:sz w:val="20"/>
              </w:rPr>
              <w:t>2024</w:t>
            </w:r>
          </w:p>
        </w:tc>
        <w:tc>
          <w:tcPr>
            <w:tcW w:w="1250" w:type="dxa"/>
            <w:tcBorders>
              <w:top w:val="single" w:sz="4" w:space="0" w:color="000000"/>
              <w:left w:val="single" w:sz="4" w:space="0" w:color="000000"/>
              <w:bottom w:val="single" w:sz="4" w:space="0" w:color="000000"/>
            </w:tcBorders>
            <w:shd w:val="clear" w:color="auto" w:fill="auto"/>
          </w:tcPr>
          <w:p w14:paraId="60456D09" w14:textId="467B5AB6" w:rsidR="00B25E4E" w:rsidRDefault="00B25E4E" w:rsidP="00B25E4E">
            <w:pPr>
              <w:snapToGrid w:val="0"/>
              <w:jc w:val="center"/>
              <w:rPr>
                <w:rFonts w:cstheme="minorHAnsi"/>
                <w:sz w:val="20"/>
              </w:rPr>
            </w:pPr>
            <w:r>
              <w:rPr>
                <w:rFonts w:cstheme="minorHAnsi"/>
                <w:sz w:val="20"/>
              </w:rPr>
              <w:t>1.1</w:t>
            </w:r>
          </w:p>
        </w:tc>
        <w:tc>
          <w:tcPr>
            <w:tcW w:w="2922" w:type="dxa"/>
            <w:tcBorders>
              <w:top w:val="single" w:sz="4" w:space="0" w:color="000000"/>
              <w:left w:val="single" w:sz="4" w:space="0" w:color="000000"/>
              <w:bottom w:val="single" w:sz="4" w:space="0" w:color="000000"/>
            </w:tcBorders>
            <w:shd w:val="clear" w:color="auto" w:fill="auto"/>
          </w:tcPr>
          <w:p w14:paraId="6274E32F" w14:textId="2D5840A1" w:rsidR="00B25E4E" w:rsidRPr="0082475C" w:rsidRDefault="00B25E4E" w:rsidP="00B25E4E">
            <w:pPr>
              <w:pStyle w:val="Header"/>
              <w:snapToGrid w:val="0"/>
              <w:ind w:left="79"/>
              <w:jc w:val="center"/>
              <w:rPr>
                <w:rFonts w:cstheme="minorHAnsi"/>
              </w:rPr>
            </w:pPr>
            <w:r>
              <w:rPr>
                <w:rFonts w:cstheme="minorHAnsi"/>
              </w:rPr>
              <w:t xml:space="preserve">Section 3 and Section 4 </w:t>
            </w:r>
          </w:p>
        </w:tc>
        <w:tc>
          <w:tcPr>
            <w:tcW w:w="1142" w:type="dxa"/>
            <w:tcBorders>
              <w:top w:val="single" w:sz="4" w:space="0" w:color="000000"/>
              <w:left w:val="single" w:sz="4" w:space="0" w:color="000000"/>
              <w:bottom w:val="single" w:sz="4" w:space="0" w:color="000000"/>
            </w:tcBorders>
            <w:shd w:val="clear" w:color="auto" w:fill="auto"/>
          </w:tcPr>
          <w:p w14:paraId="393C7803" w14:textId="54D9EEC0" w:rsidR="00B25E4E" w:rsidRDefault="00B25E4E" w:rsidP="00B25E4E">
            <w:pPr>
              <w:snapToGrid w:val="0"/>
              <w:ind w:left="72"/>
              <w:jc w:val="center"/>
              <w:rPr>
                <w:rFonts w:cstheme="minorHAnsi"/>
                <w:sz w:val="20"/>
              </w:rPr>
            </w:pPr>
            <w:r>
              <w:rPr>
                <w:rFonts w:cstheme="minorHAnsi"/>
                <w:sz w:val="20"/>
              </w:rPr>
              <w:t xml:space="preserve">Varun Arora </w:t>
            </w:r>
          </w:p>
        </w:tc>
        <w:tc>
          <w:tcPr>
            <w:tcW w:w="1468" w:type="dxa"/>
            <w:tcBorders>
              <w:top w:val="single" w:sz="4" w:space="0" w:color="000000"/>
              <w:left w:val="single" w:sz="4" w:space="0" w:color="000000"/>
              <w:bottom w:val="single" w:sz="4" w:space="0" w:color="000000"/>
            </w:tcBorders>
            <w:shd w:val="clear" w:color="auto" w:fill="auto"/>
          </w:tcPr>
          <w:p w14:paraId="5FD4E12E" w14:textId="77777777" w:rsidR="00B25E4E" w:rsidRPr="0082475C" w:rsidRDefault="00B25E4E" w:rsidP="00B25E4E">
            <w:pPr>
              <w:snapToGrid w:val="0"/>
              <w:ind w:left="72"/>
              <w:jc w:val="center"/>
              <w:rPr>
                <w:rFonts w:cstheme="minorHAnsi"/>
                <w:sz w:val="20"/>
              </w:rPr>
            </w:pPr>
          </w:p>
        </w:tc>
        <w:tc>
          <w:tcPr>
            <w:tcW w:w="1608" w:type="dxa"/>
            <w:tcBorders>
              <w:top w:val="single" w:sz="4" w:space="0" w:color="000000"/>
              <w:left w:val="single" w:sz="4" w:space="0" w:color="000000"/>
              <w:bottom w:val="single" w:sz="4" w:space="0" w:color="000000"/>
              <w:right w:val="single" w:sz="4" w:space="0" w:color="000000"/>
            </w:tcBorders>
            <w:shd w:val="clear" w:color="auto" w:fill="auto"/>
          </w:tcPr>
          <w:p w14:paraId="04CF969A" w14:textId="77777777" w:rsidR="00B25E4E" w:rsidRPr="0082475C" w:rsidRDefault="00B25E4E" w:rsidP="00B25E4E">
            <w:pPr>
              <w:snapToGrid w:val="0"/>
              <w:ind w:left="72"/>
              <w:jc w:val="center"/>
              <w:rPr>
                <w:rFonts w:cstheme="minorHAnsi"/>
                <w:sz w:val="20"/>
              </w:rPr>
            </w:pPr>
          </w:p>
        </w:tc>
      </w:tr>
      <w:tr w:rsidR="00357D22" w:rsidRPr="0082475C" w14:paraId="045EE8FC" w14:textId="77777777" w:rsidTr="00B574FD">
        <w:trPr>
          <w:cantSplit/>
        </w:trPr>
        <w:tc>
          <w:tcPr>
            <w:tcW w:w="1246" w:type="dxa"/>
            <w:tcBorders>
              <w:top w:val="single" w:sz="4" w:space="0" w:color="000000"/>
              <w:left w:val="single" w:sz="4" w:space="0" w:color="000000"/>
              <w:bottom w:val="single" w:sz="4" w:space="0" w:color="000000"/>
            </w:tcBorders>
            <w:shd w:val="clear" w:color="auto" w:fill="auto"/>
          </w:tcPr>
          <w:p w14:paraId="1F6454EA" w14:textId="75A9BDC1" w:rsidR="00357D22" w:rsidRDefault="00357D22" w:rsidP="00B25E4E">
            <w:pPr>
              <w:snapToGrid w:val="0"/>
              <w:jc w:val="center"/>
              <w:rPr>
                <w:rFonts w:cstheme="minorHAnsi"/>
                <w:b/>
                <w:bCs/>
                <w:sz w:val="20"/>
              </w:rPr>
            </w:pPr>
            <w:r>
              <w:rPr>
                <w:rFonts w:cstheme="minorHAnsi"/>
                <w:b/>
                <w:bCs/>
                <w:sz w:val="20"/>
              </w:rPr>
              <w:t>12 Aug 2024</w:t>
            </w:r>
          </w:p>
        </w:tc>
        <w:tc>
          <w:tcPr>
            <w:tcW w:w="1250" w:type="dxa"/>
            <w:tcBorders>
              <w:top w:val="single" w:sz="4" w:space="0" w:color="000000"/>
              <w:left w:val="single" w:sz="4" w:space="0" w:color="000000"/>
              <w:bottom w:val="single" w:sz="4" w:space="0" w:color="000000"/>
            </w:tcBorders>
            <w:shd w:val="clear" w:color="auto" w:fill="auto"/>
          </w:tcPr>
          <w:p w14:paraId="671A58F7" w14:textId="08799DF0" w:rsidR="00357D22" w:rsidRDefault="00357D22" w:rsidP="00B25E4E">
            <w:pPr>
              <w:snapToGrid w:val="0"/>
              <w:jc w:val="center"/>
              <w:rPr>
                <w:rFonts w:cstheme="minorHAnsi"/>
                <w:sz w:val="20"/>
              </w:rPr>
            </w:pPr>
            <w:r>
              <w:rPr>
                <w:rFonts w:cstheme="minorHAnsi"/>
                <w:sz w:val="20"/>
              </w:rPr>
              <w:t>1.2</w:t>
            </w:r>
          </w:p>
        </w:tc>
        <w:tc>
          <w:tcPr>
            <w:tcW w:w="2922" w:type="dxa"/>
            <w:tcBorders>
              <w:top w:val="single" w:sz="4" w:space="0" w:color="000000"/>
              <w:left w:val="single" w:sz="4" w:space="0" w:color="000000"/>
              <w:bottom w:val="single" w:sz="4" w:space="0" w:color="000000"/>
            </w:tcBorders>
            <w:shd w:val="clear" w:color="auto" w:fill="auto"/>
          </w:tcPr>
          <w:p w14:paraId="789C925A" w14:textId="77777777" w:rsidR="00357D22" w:rsidRDefault="00357D22" w:rsidP="00B25E4E">
            <w:pPr>
              <w:pStyle w:val="Header"/>
              <w:snapToGrid w:val="0"/>
              <w:ind w:left="79"/>
              <w:jc w:val="center"/>
              <w:rPr>
                <w:rFonts w:cstheme="minorHAnsi"/>
              </w:rPr>
            </w:pPr>
            <w:r>
              <w:rPr>
                <w:rFonts w:cstheme="minorHAnsi"/>
              </w:rPr>
              <w:t>Section 3 and Section 4</w:t>
            </w:r>
          </w:p>
          <w:p w14:paraId="78D3F244" w14:textId="5575434B" w:rsidR="00357D22" w:rsidRDefault="00357D22" w:rsidP="00B25E4E">
            <w:pPr>
              <w:pStyle w:val="Header"/>
              <w:snapToGrid w:val="0"/>
              <w:ind w:left="79"/>
              <w:jc w:val="center"/>
              <w:rPr>
                <w:rFonts w:cstheme="minorHAnsi"/>
              </w:rPr>
            </w:pPr>
            <w:r>
              <w:rPr>
                <w:rFonts w:cstheme="minorHAnsi"/>
              </w:rPr>
              <w:t>BRD Mapping given</w:t>
            </w:r>
          </w:p>
        </w:tc>
        <w:tc>
          <w:tcPr>
            <w:tcW w:w="1142" w:type="dxa"/>
            <w:tcBorders>
              <w:top w:val="single" w:sz="4" w:space="0" w:color="000000"/>
              <w:left w:val="single" w:sz="4" w:space="0" w:color="000000"/>
              <w:bottom w:val="single" w:sz="4" w:space="0" w:color="000000"/>
            </w:tcBorders>
            <w:shd w:val="clear" w:color="auto" w:fill="auto"/>
          </w:tcPr>
          <w:p w14:paraId="7602022D" w14:textId="14147316" w:rsidR="00357D22" w:rsidRDefault="00357D22" w:rsidP="00B25E4E">
            <w:pPr>
              <w:snapToGrid w:val="0"/>
              <w:ind w:left="72"/>
              <w:jc w:val="center"/>
              <w:rPr>
                <w:rFonts w:cstheme="minorHAnsi"/>
                <w:sz w:val="20"/>
              </w:rPr>
            </w:pPr>
            <w:r>
              <w:rPr>
                <w:rFonts w:cstheme="minorHAnsi"/>
                <w:sz w:val="20"/>
              </w:rPr>
              <w:t>Varun Arora</w:t>
            </w:r>
          </w:p>
        </w:tc>
        <w:tc>
          <w:tcPr>
            <w:tcW w:w="1468" w:type="dxa"/>
            <w:tcBorders>
              <w:top w:val="single" w:sz="4" w:space="0" w:color="000000"/>
              <w:left w:val="single" w:sz="4" w:space="0" w:color="000000"/>
              <w:bottom w:val="single" w:sz="4" w:space="0" w:color="000000"/>
            </w:tcBorders>
            <w:shd w:val="clear" w:color="auto" w:fill="auto"/>
          </w:tcPr>
          <w:p w14:paraId="461A72B5" w14:textId="77777777" w:rsidR="00357D22" w:rsidRPr="0082475C" w:rsidRDefault="00357D22" w:rsidP="00B25E4E">
            <w:pPr>
              <w:snapToGrid w:val="0"/>
              <w:ind w:left="72"/>
              <w:jc w:val="center"/>
              <w:rPr>
                <w:rFonts w:cstheme="minorHAnsi"/>
                <w:sz w:val="20"/>
              </w:rPr>
            </w:pPr>
          </w:p>
        </w:tc>
        <w:tc>
          <w:tcPr>
            <w:tcW w:w="1608" w:type="dxa"/>
            <w:tcBorders>
              <w:top w:val="single" w:sz="4" w:space="0" w:color="000000"/>
              <w:left w:val="single" w:sz="4" w:space="0" w:color="000000"/>
              <w:bottom w:val="single" w:sz="4" w:space="0" w:color="000000"/>
              <w:right w:val="single" w:sz="4" w:space="0" w:color="000000"/>
            </w:tcBorders>
            <w:shd w:val="clear" w:color="auto" w:fill="auto"/>
          </w:tcPr>
          <w:p w14:paraId="7FAF550E" w14:textId="77777777" w:rsidR="00357D22" w:rsidRPr="0082475C" w:rsidRDefault="00357D22" w:rsidP="00B25E4E">
            <w:pPr>
              <w:snapToGrid w:val="0"/>
              <w:ind w:left="72"/>
              <w:jc w:val="center"/>
              <w:rPr>
                <w:rFonts w:cstheme="minorHAnsi"/>
                <w:sz w:val="20"/>
              </w:rPr>
            </w:pPr>
          </w:p>
        </w:tc>
      </w:tr>
    </w:tbl>
    <w:p w14:paraId="4286A424" w14:textId="77777777" w:rsidR="0097477E" w:rsidRPr="0082475C" w:rsidRDefault="0097477E" w:rsidP="0097477E">
      <w:pPr>
        <w:rPr>
          <w:rFonts w:cstheme="minorHAnsi"/>
        </w:rPr>
      </w:pPr>
    </w:p>
    <w:p w14:paraId="4253DD42" w14:textId="77777777" w:rsidR="0097477E" w:rsidRPr="0082475C" w:rsidRDefault="0097477E" w:rsidP="0097477E">
      <w:pPr>
        <w:rPr>
          <w:rFonts w:cstheme="minorHAnsi"/>
        </w:rPr>
      </w:pPr>
    </w:p>
    <w:p w14:paraId="265C0133" w14:textId="77777777" w:rsidR="0097477E" w:rsidRPr="0082475C" w:rsidRDefault="0097477E" w:rsidP="0097477E">
      <w:pPr>
        <w:rPr>
          <w:rFonts w:cstheme="minorHAnsi"/>
        </w:rPr>
      </w:pPr>
    </w:p>
    <w:p w14:paraId="32A6BB4C" w14:textId="77777777" w:rsidR="0097477E" w:rsidRPr="0082475C" w:rsidRDefault="0097477E" w:rsidP="0097477E">
      <w:pPr>
        <w:rPr>
          <w:rFonts w:cstheme="minorHAnsi"/>
        </w:rPr>
      </w:pPr>
    </w:p>
    <w:p w14:paraId="416C2E2C" w14:textId="77777777" w:rsidR="0097477E" w:rsidRPr="0082475C" w:rsidRDefault="0097477E" w:rsidP="0097477E">
      <w:pPr>
        <w:rPr>
          <w:rFonts w:cstheme="minorHAnsi"/>
        </w:rPr>
      </w:pPr>
    </w:p>
    <w:p w14:paraId="6E342679" w14:textId="5C89F65E" w:rsidR="0097477E" w:rsidRDefault="0097477E" w:rsidP="0097477E">
      <w:pPr>
        <w:rPr>
          <w:rFonts w:cstheme="minorHAnsi"/>
        </w:rPr>
      </w:pPr>
    </w:p>
    <w:p w14:paraId="33BD6C42" w14:textId="04EF0057" w:rsidR="0058182C" w:rsidRDefault="0058182C" w:rsidP="0097477E">
      <w:pPr>
        <w:rPr>
          <w:rFonts w:cstheme="minorHAnsi"/>
        </w:rPr>
      </w:pPr>
    </w:p>
    <w:p w14:paraId="5FECAD58" w14:textId="15C2FB76" w:rsidR="0058182C" w:rsidRDefault="0058182C" w:rsidP="0097477E">
      <w:pPr>
        <w:rPr>
          <w:rFonts w:cstheme="minorHAnsi"/>
        </w:rPr>
      </w:pPr>
    </w:p>
    <w:p w14:paraId="7435A652" w14:textId="493A8A6E" w:rsidR="0058182C" w:rsidRDefault="0058182C" w:rsidP="0097477E">
      <w:pPr>
        <w:rPr>
          <w:rFonts w:cstheme="minorHAnsi"/>
        </w:rPr>
      </w:pPr>
    </w:p>
    <w:p w14:paraId="65DD7480" w14:textId="7BCB4AD5" w:rsidR="0058182C" w:rsidRDefault="0058182C" w:rsidP="0097477E">
      <w:pPr>
        <w:rPr>
          <w:rFonts w:cstheme="minorHAnsi"/>
        </w:rPr>
      </w:pPr>
    </w:p>
    <w:p w14:paraId="4102C2A4" w14:textId="21F1F1C2" w:rsidR="0058182C" w:rsidRDefault="0058182C" w:rsidP="0097477E">
      <w:pPr>
        <w:rPr>
          <w:rFonts w:cstheme="minorHAnsi"/>
        </w:rPr>
      </w:pPr>
    </w:p>
    <w:p w14:paraId="59D473B2" w14:textId="466753CC" w:rsidR="0058182C" w:rsidRDefault="0058182C" w:rsidP="0097477E">
      <w:pPr>
        <w:rPr>
          <w:rFonts w:cstheme="minorHAnsi"/>
        </w:rPr>
      </w:pPr>
    </w:p>
    <w:p w14:paraId="050694AD" w14:textId="688262F9" w:rsidR="0058182C" w:rsidRDefault="0058182C" w:rsidP="0097477E">
      <w:pPr>
        <w:rPr>
          <w:rFonts w:cstheme="minorHAnsi"/>
        </w:rPr>
      </w:pPr>
    </w:p>
    <w:p w14:paraId="6D1BD826" w14:textId="60402702" w:rsidR="0058182C" w:rsidRDefault="0058182C" w:rsidP="0097477E">
      <w:pPr>
        <w:rPr>
          <w:rFonts w:cstheme="minorHAnsi"/>
        </w:rPr>
      </w:pPr>
    </w:p>
    <w:p w14:paraId="182565A6" w14:textId="6DB956B0" w:rsidR="0058182C" w:rsidRDefault="0058182C" w:rsidP="0097477E">
      <w:pPr>
        <w:rPr>
          <w:rFonts w:cstheme="minorHAnsi"/>
        </w:rPr>
      </w:pPr>
    </w:p>
    <w:p w14:paraId="7A3F7F6A" w14:textId="710811D9" w:rsidR="0058182C" w:rsidRDefault="0058182C" w:rsidP="0097477E">
      <w:pPr>
        <w:rPr>
          <w:rFonts w:cstheme="minorHAnsi"/>
        </w:rPr>
      </w:pPr>
    </w:p>
    <w:p w14:paraId="7562E341" w14:textId="77777777" w:rsidR="002B2CEB" w:rsidRDefault="002B2CEB" w:rsidP="0097477E">
      <w:pPr>
        <w:rPr>
          <w:rFonts w:cstheme="minorHAnsi"/>
        </w:rPr>
      </w:pPr>
    </w:p>
    <w:p w14:paraId="5820310E" w14:textId="77777777" w:rsidR="002B2CEB" w:rsidRDefault="002B2CEB" w:rsidP="0097477E">
      <w:pPr>
        <w:rPr>
          <w:rFonts w:cstheme="minorHAnsi"/>
        </w:rPr>
      </w:pPr>
    </w:p>
    <w:p w14:paraId="2F22948F" w14:textId="77777777" w:rsidR="002B2CEB" w:rsidRDefault="002B2CEB" w:rsidP="0097477E">
      <w:pPr>
        <w:rPr>
          <w:rFonts w:cstheme="minorHAnsi"/>
        </w:rPr>
      </w:pPr>
    </w:p>
    <w:p w14:paraId="020EDC02" w14:textId="77777777" w:rsidR="002B2CEB" w:rsidRDefault="002B2CEB" w:rsidP="0097477E">
      <w:pPr>
        <w:rPr>
          <w:rFonts w:cstheme="minorHAnsi"/>
        </w:rPr>
      </w:pPr>
    </w:p>
    <w:p w14:paraId="167CDD39" w14:textId="77777777" w:rsidR="002B2CEB" w:rsidRDefault="002B2CEB" w:rsidP="0097477E">
      <w:pPr>
        <w:rPr>
          <w:rFonts w:cstheme="minorHAnsi"/>
        </w:rPr>
      </w:pPr>
    </w:p>
    <w:p w14:paraId="55CFA99D" w14:textId="77777777" w:rsidR="002B2CEB" w:rsidRDefault="002B2CEB" w:rsidP="0097477E">
      <w:pPr>
        <w:rPr>
          <w:rFonts w:cstheme="minorHAnsi"/>
        </w:rPr>
      </w:pPr>
    </w:p>
    <w:p w14:paraId="5DA193E9" w14:textId="1AB44902" w:rsidR="0058182C" w:rsidRDefault="0058182C" w:rsidP="0097477E">
      <w:pPr>
        <w:rPr>
          <w:rFonts w:cstheme="minorHAnsi"/>
        </w:rPr>
      </w:pPr>
    </w:p>
    <w:p w14:paraId="116192C4" w14:textId="67483627" w:rsidR="0058182C" w:rsidRDefault="0058182C" w:rsidP="0097477E">
      <w:pPr>
        <w:rPr>
          <w:rFonts w:cstheme="minorHAnsi"/>
        </w:rPr>
      </w:pPr>
    </w:p>
    <w:p w14:paraId="585264E9" w14:textId="6BF62A50" w:rsidR="0058182C" w:rsidRDefault="0058182C" w:rsidP="0097477E">
      <w:pPr>
        <w:rPr>
          <w:rFonts w:cstheme="minorHAnsi"/>
        </w:rPr>
      </w:pPr>
    </w:p>
    <w:p w14:paraId="001BC437" w14:textId="77777777" w:rsidR="0058182C" w:rsidRPr="00BF5F51" w:rsidRDefault="0058182C" w:rsidP="0058182C">
      <w:pPr>
        <w:jc w:val="center"/>
        <w:rPr>
          <w:b/>
        </w:rPr>
      </w:pPr>
      <w:r w:rsidRPr="00BF5F51">
        <w:rPr>
          <w:b/>
        </w:rPr>
        <w:t>Signoff / Approval Sheet</w:t>
      </w:r>
    </w:p>
    <w:p w14:paraId="44432648" w14:textId="77777777" w:rsidR="0058182C" w:rsidRPr="0046412C" w:rsidRDefault="0058182C" w:rsidP="0058182C">
      <w:pPr>
        <w:ind w:left="144"/>
        <w:jc w:val="both"/>
        <w:rPr>
          <w:rFonts w:cs="Arial"/>
          <w:szCs w:val="24"/>
        </w:rPr>
      </w:pPr>
    </w:p>
    <w:p w14:paraId="5F2069C1" w14:textId="77777777" w:rsidR="0058182C" w:rsidRDefault="0058182C" w:rsidP="0058182C">
      <w:pPr>
        <w:pStyle w:val="BodyText3"/>
        <w:spacing w:line="360" w:lineRule="auto"/>
        <w:jc w:val="both"/>
        <w:rPr>
          <w:rFonts w:cs="Arial"/>
          <w:color w:val="000000"/>
          <w:sz w:val="24"/>
          <w:szCs w:val="24"/>
        </w:rPr>
      </w:pPr>
    </w:p>
    <w:p w14:paraId="7985F1EB" w14:textId="04276851" w:rsidR="0058182C" w:rsidRPr="002A4832" w:rsidRDefault="0058182C" w:rsidP="0058182C">
      <w:pPr>
        <w:pStyle w:val="BodyText3"/>
        <w:spacing w:line="360" w:lineRule="auto"/>
        <w:jc w:val="both"/>
        <w:rPr>
          <w:rFonts w:cs="Arial"/>
          <w:color w:val="000000"/>
        </w:rPr>
      </w:pPr>
      <w:r w:rsidRPr="0046412C">
        <w:rPr>
          <w:rFonts w:cs="Arial"/>
          <w:color w:val="000000"/>
          <w:sz w:val="24"/>
          <w:szCs w:val="24"/>
        </w:rPr>
        <w:t xml:space="preserve">I/We have gone through the </w:t>
      </w:r>
      <w:r>
        <w:rPr>
          <w:rFonts w:cs="Arial"/>
          <w:color w:val="000000"/>
          <w:sz w:val="24"/>
          <w:szCs w:val="24"/>
        </w:rPr>
        <w:t>SRS</w:t>
      </w:r>
      <w:r w:rsidRPr="0046412C">
        <w:rPr>
          <w:rFonts w:cs="Arial"/>
          <w:color w:val="000000"/>
          <w:sz w:val="24"/>
          <w:szCs w:val="24"/>
        </w:rPr>
        <w:t xml:space="preserve"> Document</w:t>
      </w:r>
      <w:r>
        <w:rPr>
          <w:rFonts w:cs="Arial"/>
          <w:color w:val="000000"/>
          <w:sz w:val="24"/>
          <w:szCs w:val="24"/>
        </w:rPr>
        <w:t xml:space="preserve"> “Functional Specification Document”.docx</w:t>
      </w:r>
      <w:r w:rsidRPr="0046412C">
        <w:rPr>
          <w:rFonts w:cs="Arial"/>
          <w:color w:val="000000"/>
          <w:sz w:val="24"/>
          <w:szCs w:val="24"/>
        </w:rPr>
        <w:t xml:space="preserve"> and found it to be acceptable.</w:t>
      </w:r>
      <w:r w:rsidRPr="0046412C">
        <w:rPr>
          <w:rFonts w:cs="Arial"/>
          <w:sz w:val="24"/>
          <w:szCs w:val="24"/>
        </w:rPr>
        <w:t xml:space="preserve"> </w:t>
      </w:r>
      <w:r w:rsidRPr="0046412C">
        <w:rPr>
          <w:rFonts w:cs="Arial"/>
          <w:color w:val="000000"/>
          <w:sz w:val="24"/>
          <w:szCs w:val="24"/>
        </w:rPr>
        <w:t xml:space="preserve">These base requirements have been refined &amp; revised in the discussions with the contributors &amp; final requirements have been described in this document. The final solution will be developed &amp; implemented as per </w:t>
      </w:r>
      <w:r>
        <w:rPr>
          <w:rFonts w:cs="Arial"/>
          <w:color w:val="000000"/>
          <w:sz w:val="24"/>
          <w:szCs w:val="24"/>
        </w:rPr>
        <w:t>Gap Analysis</w:t>
      </w:r>
      <w:r w:rsidRPr="0046412C">
        <w:rPr>
          <w:rFonts w:cs="Arial"/>
          <w:color w:val="000000"/>
          <w:sz w:val="24"/>
          <w:szCs w:val="24"/>
        </w:rPr>
        <w:t xml:space="preserve"> Document prepared by Newgen &amp; signed off by the </w:t>
      </w:r>
      <w:r>
        <w:rPr>
          <w:rFonts w:cs="Arial"/>
          <w:color w:val="000000"/>
          <w:sz w:val="24"/>
          <w:szCs w:val="24"/>
        </w:rPr>
        <w:t>Emkan Finance Company</w:t>
      </w:r>
      <w:r w:rsidR="00E976F3">
        <w:rPr>
          <w:rFonts w:cs="Arial"/>
          <w:color w:val="000000"/>
          <w:sz w:val="24"/>
          <w:szCs w:val="24"/>
        </w:rPr>
        <w:t xml:space="preserve"> and Ejada Systems Company Limited</w:t>
      </w:r>
      <w:r>
        <w:rPr>
          <w:rFonts w:cs="Arial"/>
          <w:color w:val="000000"/>
          <w:sz w:val="24"/>
          <w:szCs w:val="24"/>
        </w:rPr>
        <w:t xml:space="preserve">, Kingdom of Saudi Arabia </w:t>
      </w:r>
      <w:r w:rsidRPr="0046412C">
        <w:rPr>
          <w:rFonts w:cs="Arial"/>
          <w:color w:val="000000"/>
          <w:sz w:val="24"/>
          <w:szCs w:val="24"/>
        </w:rPr>
        <w:t>authorized signatory(s).</w:t>
      </w:r>
    </w:p>
    <w:p w14:paraId="229EB84A" w14:textId="77777777" w:rsidR="0058182C" w:rsidRDefault="0058182C" w:rsidP="0058182C">
      <w:pPr>
        <w:pStyle w:val="BodyText3"/>
        <w:rPr>
          <w:rFonts w:cs="Arial"/>
          <w:color w:val="000000"/>
        </w:rPr>
      </w:pPr>
    </w:p>
    <w:p w14:paraId="3E10A25C" w14:textId="77777777" w:rsidR="0058182C" w:rsidRDefault="0058182C" w:rsidP="0058182C">
      <w:pPr>
        <w:pStyle w:val="BodyText3"/>
        <w:rPr>
          <w:rFonts w:cs="Arial"/>
          <w:color w:val="000000"/>
        </w:rPr>
      </w:pPr>
    </w:p>
    <w:p w14:paraId="1F317519" w14:textId="77777777" w:rsidR="0058182C" w:rsidRDefault="0058182C" w:rsidP="0058182C">
      <w:pPr>
        <w:pStyle w:val="BodyText3"/>
        <w:rPr>
          <w:rFonts w:cs="Arial"/>
          <w:color w:val="000000"/>
        </w:rPr>
      </w:pPr>
    </w:p>
    <w:p w14:paraId="4765F31C" w14:textId="77777777" w:rsidR="0058182C" w:rsidRDefault="0058182C" w:rsidP="0058182C">
      <w:pPr>
        <w:pStyle w:val="BodyText3"/>
        <w:rPr>
          <w:rFonts w:cs="Arial"/>
          <w:color w:val="000000"/>
        </w:rPr>
      </w:pPr>
    </w:p>
    <w:p w14:paraId="2D2C4766" w14:textId="77777777" w:rsidR="0058182C" w:rsidRPr="002A4832" w:rsidRDefault="0058182C" w:rsidP="0058182C">
      <w:pPr>
        <w:pStyle w:val="BodyText3"/>
        <w:rPr>
          <w:rFonts w:cs="Arial"/>
          <w:color w:val="000000"/>
        </w:rPr>
      </w:pPr>
    </w:p>
    <w:p w14:paraId="16BBDFCF" w14:textId="77777777" w:rsidR="0058182C" w:rsidRPr="002A4832" w:rsidRDefault="0058182C" w:rsidP="0058182C">
      <w:pPr>
        <w:ind w:left="-720"/>
        <w:rPr>
          <w:b/>
          <w:sz w:val="20"/>
          <w:lang w:val="en-GB"/>
        </w:rPr>
      </w:pPr>
      <w:r w:rsidRPr="002A4832">
        <w:rPr>
          <w:b/>
          <w:sz w:val="20"/>
          <w:lang w:val="en-GB"/>
        </w:rPr>
        <w:t xml:space="preserve">______________________________________                                          ___________________________________        </w:t>
      </w:r>
      <w:r w:rsidRPr="002A4832">
        <w:rPr>
          <w:b/>
          <w:sz w:val="20"/>
          <w:lang w:val="en-GB"/>
        </w:rPr>
        <w:tab/>
      </w:r>
      <w:r w:rsidRPr="002A4832">
        <w:rPr>
          <w:b/>
          <w:sz w:val="20"/>
          <w:lang w:val="en-GB"/>
        </w:rPr>
        <w:tab/>
      </w:r>
    </w:p>
    <w:p w14:paraId="4085D42D" w14:textId="77777777" w:rsidR="0058182C" w:rsidRPr="002A4832" w:rsidRDefault="0058182C" w:rsidP="0058182C">
      <w:pPr>
        <w:pStyle w:val="BodyText3"/>
        <w:rPr>
          <w:rFonts w:eastAsia="Calibri"/>
          <w:b/>
          <w:sz w:val="20"/>
          <w:lang w:val="en-GB"/>
        </w:rPr>
      </w:pPr>
      <w:r w:rsidRPr="002A4832">
        <w:rPr>
          <w:rFonts w:eastAsia="Calibri"/>
          <w:b/>
          <w:sz w:val="20"/>
          <w:lang w:val="en-GB"/>
        </w:rPr>
        <w:t>Mr.</w:t>
      </w:r>
      <w:r>
        <w:rPr>
          <w:rFonts w:eastAsia="Calibri"/>
          <w:b/>
          <w:sz w:val="20"/>
          <w:lang w:val="en-GB"/>
        </w:rPr>
        <w:tab/>
      </w:r>
      <w:r>
        <w:rPr>
          <w:rFonts w:eastAsia="Calibri"/>
          <w:b/>
          <w:sz w:val="20"/>
          <w:lang w:val="en-GB"/>
        </w:rPr>
        <w:tab/>
      </w:r>
      <w:r>
        <w:rPr>
          <w:rFonts w:eastAsia="Calibri"/>
          <w:b/>
          <w:sz w:val="20"/>
          <w:lang w:val="en-GB"/>
        </w:rPr>
        <w:tab/>
      </w:r>
      <w:r>
        <w:rPr>
          <w:rFonts w:eastAsia="Calibri"/>
          <w:b/>
          <w:sz w:val="20"/>
          <w:lang w:val="en-GB"/>
        </w:rPr>
        <w:tab/>
      </w:r>
      <w:r>
        <w:rPr>
          <w:rFonts w:eastAsia="Calibri"/>
          <w:b/>
          <w:sz w:val="20"/>
          <w:lang w:val="en-GB"/>
        </w:rPr>
        <w:tab/>
      </w:r>
      <w:r>
        <w:rPr>
          <w:rFonts w:eastAsia="Calibri"/>
          <w:b/>
          <w:sz w:val="20"/>
          <w:lang w:val="en-GB"/>
        </w:rPr>
        <w:tab/>
      </w:r>
      <w:r>
        <w:rPr>
          <w:rFonts w:eastAsia="Calibri"/>
          <w:b/>
          <w:sz w:val="20"/>
          <w:lang w:val="en-GB"/>
        </w:rPr>
        <w:tab/>
      </w:r>
      <w:r>
        <w:rPr>
          <w:rFonts w:eastAsia="Calibri"/>
          <w:b/>
          <w:sz w:val="20"/>
          <w:lang w:val="en-GB"/>
        </w:rPr>
        <w:tab/>
        <w:t>Mr.</w:t>
      </w:r>
      <w:r w:rsidRPr="002A4832">
        <w:rPr>
          <w:rFonts w:eastAsia="Calibri"/>
          <w:b/>
          <w:sz w:val="20"/>
          <w:lang w:val="en-GB"/>
        </w:rPr>
        <w:tab/>
      </w:r>
      <w:r w:rsidRPr="002A4832">
        <w:rPr>
          <w:rFonts w:eastAsia="Calibri"/>
          <w:b/>
          <w:sz w:val="20"/>
          <w:lang w:val="en-GB"/>
        </w:rPr>
        <w:tab/>
      </w:r>
      <w:r w:rsidRPr="002A4832">
        <w:rPr>
          <w:rFonts w:eastAsia="Calibri"/>
          <w:b/>
          <w:sz w:val="20"/>
          <w:lang w:val="en-GB"/>
        </w:rPr>
        <w:tab/>
      </w:r>
    </w:p>
    <w:p w14:paraId="6929A33A" w14:textId="77777777" w:rsidR="0058182C" w:rsidRDefault="0058182C" w:rsidP="0058182C">
      <w:pPr>
        <w:ind w:left="-720" w:firstLine="720"/>
        <w:rPr>
          <w:sz w:val="20"/>
          <w:lang w:val="en-GB"/>
        </w:rPr>
      </w:pPr>
      <w:r w:rsidRPr="002A4832">
        <w:rPr>
          <w:sz w:val="20"/>
          <w:lang w:val="en-GB"/>
        </w:rPr>
        <w:t>Designation:</w:t>
      </w:r>
      <w:r w:rsidRPr="002A4832">
        <w:rPr>
          <w:b/>
          <w:sz w:val="20"/>
          <w:lang w:val="en-GB"/>
        </w:rPr>
        <w:tab/>
      </w:r>
      <w:r w:rsidRPr="002A4832">
        <w:rPr>
          <w:b/>
          <w:sz w:val="20"/>
          <w:lang w:val="en-GB"/>
        </w:rPr>
        <w:tab/>
      </w:r>
      <w:r w:rsidRPr="002A4832">
        <w:rPr>
          <w:b/>
          <w:sz w:val="20"/>
          <w:lang w:val="en-GB"/>
        </w:rPr>
        <w:tab/>
      </w:r>
      <w:r w:rsidRPr="002A4832">
        <w:rPr>
          <w:b/>
          <w:sz w:val="20"/>
          <w:lang w:val="en-GB"/>
        </w:rPr>
        <w:tab/>
      </w:r>
      <w:r w:rsidRPr="002A4832">
        <w:rPr>
          <w:b/>
          <w:sz w:val="20"/>
          <w:lang w:val="en-GB"/>
        </w:rPr>
        <w:tab/>
      </w:r>
      <w:r w:rsidRPr="002A4832">
        <w:rPr>
          <w:b/>
          <w:sz w:val="20"/>
          <w:lang w:val="en-GB"/>
        </w:rPr>
        <w:tab/>
      </w:r>
      <w:r w:rsidRPr="002A4832">
        <w:rPr>
          <w:b/>
          <w:sz w:val="20"/>
          <w:lang w:val="en-GB"/>
        </w:rPr>
        <w:tab/>
      </w:r>
      <w:r w:rsidRPr="002A4832">
        <w:rPr>
          <w:sz w:val="20"/>
          <w:lang w:val="en-GB"/>
        </w:rPr>
        <w:t>Designation:</w:t>
      </w:r>
    </w:p>
    <w:p w14:paraId="5DC23FF0" w14:textId="77777777" w:rsidR="0058182C" w:rsidRPr="0082475C" w:rsidRDefault="0058182C" w:rsidP="0097477E">
      <w:pPr>
        <w:rPr>
          <w:rFonts w:cstheme="minorHAnsi"/>
        </w:rPr>
      </w:pPr>
    </w:p>
    <w:p w14:paraId="61B4DDA6" w14:textId="77777777" w:rsidR="0097477E" w:rsidRPr="0082475C" w:rsidRDefault="0097477E" w:rsidP="0097477E">
      <w:pPr>
        <w:rPr>
          <w:rFonts w:cstheme="minorHAnsi"/>
        </w:rPr>
      </w:pPr>
    </w:p>
    <w:p w14:paraId="72A82682" w14:textId="77777777" w:rsidR="0097477E" w:rsidRPr="0082475C" w:rsidRDefault="0097477E" w:rsidP="0097477E">
      <w:pPr>
        <w:rPr>
          <w:rFonts w:cstheme="minorHAnsi"/>
        </w:rPr>
      </w:pPr>
    </w:p>
    <w:p w14:paraId="3E22D2C5" w14:textId="77777777" w:rsidR="0097477E" w:rsidRPr="0082475C" w:rsidRDefault="0097477E" w:rsidP="0097477E">
      <w:pPr>
        <w:rPr>
          <w:rFonts w:cstheme="minorHAnsi"/>
        </w:rPr>
      </w:pPr>
    </w:p>
    <w:p w14:paraId="58FCACDA" w14:textId="77777777" w:rsidR="0097477E" w:rsidRPr="0082475C" w:rsidRDefault="0097477E" w:rsidP="0097477E">
      <w:pPr>
        <w:rPr>
          <w:rFonts w:cstheme="minorHAnsi"/>
        </w:rPr>
      </w:pPr>
    </w:p>
    <w:p w14:paraId="70800680" w14:textId="77777777" w:rsidR="0097477E" w:rsidRPr="0082475C" w:rsidRDefault="0097477E" w:rsidP="0097477E">
      <w:pPr>
        <w:rPr>
          <w:rFonts w:cstheme="minorHAnsi"/>
        </w:rPr>
      </w:pPr>
    </w:p>
    <w:p w14:paraId="7A865E7F" w14:textId="77777777" w:rsidR="0097477E" w:rsidRPr="0082475C" w:rsidRDefault="0097477E" w:rsidP="0097477E">
      <w:pPr>
        <w:rPr>
          <w:rFonts w:cstheme="minorHAnsi"/>
        </w:rPr>
      </w:pPr>
    </w:p>
    <w:p w14:paraId="0FE43409" w14:textId="77777777" w:rsidR="0097477E" w:rsidRPr="0082475C" w:rsidRDefault="0097477E" w:rsidP="0097477E">
      <w:pPr>
        <w:rPr>
          <w:rFonts w:cstheme="minorHAnsi"/>
        </w:rPr>
      </w:pPr>
    </w:p>
    <w:p w14:paraId="40AD0786" w14:textId="77777777" w:rsidR="0097477E" w:rsidRPr="0082475C" w:rsidRDefault="0097477E" w:rsidP="0097477E">
      <w:pPr>
        <w:rPr>
          <w:rFonts w:cstheme="minorHAnsi"/>
        </w:rPr>
      </w:pPr>
    </w:p>
    <w:p w14:paraId="490679BE" w14:textId="77777777" w:rsidR="0097477E" w:rsidRPr="0082475C" w:rsidRDefault="0097477E" w:rsidP="0097477E">
      <w:pPr>
        <w:rPr>
          <w:rFonts w:cstheme="minorHAnsi"/>
        </w:rPr>
      </w:pPr>
    </w:p>
    <w:p w14:paraId="28CE004A" w14:textId="01EDD3A7" w:rsidR="00652E41" w:rsidRDefault="00652E41" w:rsidP="0097477E">
      <w:pPr>
        <w:rPr>
          <w:rFonts w:cstheme="minorHAnsi"/>
        </w:rPr>
      </w:pPr>
    </w:p>
    <w:sdt>
      <w:sdtPr>
        <w:rPr>
          <w:rFonts w:asciiTheme="minorHAnsi" w:eastAsiaTheme="minorHAnsi" w:hAnsiTheme="minorHAnsi" w:cstheme="minorBidi"/>
          <w:b w:val="0"/>
          <w:bCs w:val="0"/>
          <w:color w:val="auto"/>
          <w:sz w:val="22"/>
          <w:szCs w:val="22"/>
          <w:lang w:val="en-IN"/>
        </w:rPr>
        <w:id w:val="-623229163"/>
        <w:docPartObj>
          <w:docPartGallery w:val="Table of Contents"/>
          <w:docPartUnique/>
        </w:docPartObj>
      </w:sdtPr>
      <w:sdtEndPr>
        <w:rPr>
          <w:noProof/>
        </w:rPr>
      </w:sdtEndPr>
      <w:sdtContent>
        <w:p w14:paraId="4A260B59" w14:textId="1DEC3C35" w:rsidR="00652E41" w:rsidRDefault="00652E41">
          <w:pPr>
            <w:pStyle w:val="TOCHeading"/>
          </w:pPr>
          <w:r>
            <w:t>Contents</w:t>
          </w:r>
        </w:p>
        <w:p w14:paraId="3DE9E631" w14:textId="19F51C6E" w:rsidR="009E3CA3" w:rsidRDefault="00652E41">
          <w:pPr>
            <w:pStyle w:val="TOC1"/>
            <w:rPr>
              <w:rFonts w:eastAsiaTheme="minorEastAsia" w:cstheme="minorBidi"/>
              <w:b w:val="0"/>
              <w:noProof/>
              <w:kern w:val="2"/>
              <w:szCs w:val="24"/>
              <w:lang w:eastAsia="en-IN"/>
              <w14:ligatures w14:val="standardContextual"/>
            </w:rPr>
          </w:pPr>
          <w:r>
            <w:fldChar w:fldCharType="begin"/>
          </w:r>
          <w:r>
            <w:instrText xml:space="preserve"> TOC \o "1-3" \h \z \u </w:instrText>
          </w:r>
          <w:r>
            <w:fldChar w:fldCharType="separate"/>
          </w:r>
          <w:hyperlink w:anchor="_Toc174309684" w:history="1">
            <w:r w:rsidR="009E3CA3" w:rsidRPr="000A7518">
              <w:rPr>
                <w:rStyle w:val="Hyperlink"/>
                <w:rFonts w:cstheme="minorHAnsi"/>
                <w:noProof/>
              </w:rPr>
              <w:t>1. Introduction</w:t>
            </w:r>
            <w:r w:rsidR="009E3CA3">
              <w:rPr>
                <w:noProof/>
                <w:webHidden/>
              </w:rPr>
              <w:tab/>
            </w:r>
            <w:r w:rsidR="009E3CA3">
              <w:rPr>
                <w:noProof/>
                <w:webHidden/>
              </w:rPr>
              <w:fldChar w:fldCharType="begin"/>
            </w:r>
            <w:r w:rsidR="009E3CA3">
              <w:rPr>
                <w:noProof/>
                <w:webHidden/>
              </w:rPr>
              <w:instrText xml:space="preserve"> PAGEREF _Toc174309684 \h </w:instrText>
            </w:r>
            <w:r w:rsidR="009E3CA3">
              <w:rPr>
                <w:noProof/>
                <w:webHidden/>
              </w:rPr>
            </w:r>
            <w:r w:rsidR="009E3CA3">
              <w:rPr>
                <w:noProof/>
                <w:webHidden/>
              </w:rPr>
              <w:fldChar w:fldCharType="separate"/>
            </w:r>
            <w:r w:rsidR="009E3CA3">
              <w:rPr>
                <w:noProof/>
                <w:webHidden/>
              </w:rPr>
              <w:t>7</w:t>
            </w:r>
            <w:r w:rsidR="009E3CA3">
              <w:rPr>
                <w:noProof/>
                <w:webHidden/>
              </w:rPr>
              <w:fldChar w:fldCharType="end"/>
            </w:r>
          </w:hyperlink>
        </w:p>
        <w:p w14:paraId="5130B00E" w14:textId="779DD84F" w:rsidR="009E3CA3" w:rsidRDefault="000861CD">
          <w:pPr>
            <w:pStyle w:val="TOC2"/>
            <w:tabs>
              <w:tab w:val="left" w:pos="880"/>
            </w:tabs>
            <w:rPr>
              <w:rFonts w:eastAsiaTheme="minorEastAsia" w:cstheme="minorBidi"/>
              <w:noProof/>
              <w:kern w:val="2"/>
              <w:sz w:val="24"/>
              <w:szCs w:val="24"/>
              <w:lang w:val="en-IN" w:eastAsia="en-IN"/>
              <w14:ligatures w14:val="standardContextual"/>
            </w:rPr>
          </w:pPr>
          <w:hyperlink w:anchor="_Toc174309685" w:history="1">
            <w:r w:rsidR="009E3CA3" w:rsidRPr="000A7518">
              <w:rPr>
                <w:rStyle w:val="Hyperlink"/>
                <w:rFonts w:cstheme="minorHAnsi"/>
                <w:noProof/>
              </w:rPr>
              <w:t>1.1</w:t>
            </w:r>
            <w:r w:rsidR="009E3CA3">
              <w:rPr>
                <w:rFonts w:eastAsiaTheme="minorEastAsia" w:cstheme="minorBidi"/>
                <w:noProof/>
                <w:kern w:val="2"/>
                <w:sz w:val="24"/>
                <w:szCs w:val="24"/>
                <w:lang w:val="en-IN" w:eastAsia="en-IN"/>
                <w14:ligatures w14:val="standardContextual"/>
              </w:rPr>
              <w:tab/>
            </w:r>
            <w:r w:rsidR="009E3CA3" w:rsidRPr="000A7518">
              <w:rPr>
                <w:rStyle w:val="Hyperlink"/>
                <w:rFonts w:cstheme="minorHAnsi"/>
                <w:noProof/>
              </w:rPr>
              <w:t>Purpose</w:t>
            </w:r>
            <w:r w:rsidR="009E3CA3">
              <w:rPr>
                <w:noProof/>
                <w:webHidden/>
              </w:rPr>
              <w:tab/>
            </w:r>
            <w:r w:rsidR="009E3CA3">
              <w:rPr>
                <w:noProof/>
                <w:webHidden/>
              </w:rPr>
              <w:fldChar w:fldCharType="begin"/>
            </w:r>
            <w:r w:rsidR="009E3CA3">
              <w:rPr>
                <w:noProof/>
                <w:webHidden/>
              </w:rPr>
              <w:instrText xml:space="preserve"> PAGEREF _Toc174309685 \h </w:instrText>
            </w:r>
            <w:r w:rsidR="009E3CA3">
              <w:rPr>
                <w:noProof/>
                <w:webHidden/>
              </w:rPr>
            </w:r>
            <w:r w:rsidR="009E3CA3">
              <w:rPr>
                <w:noProof/>
                <w:webHidden/>
              </w:rPr>
              <w:fldChar w:fldCharType="separate"/>
            </w:r>
            <w:r w:rsidR="009E3CA3">
              <w:rPr>
                <w:noProof/>
                <w:webHidden/>
              </w:rPr>
              <w:t>7</w:t>
            </w:r>
            <w:r w:rsidR="009E3CA3">
              <w:rPr>
                <w:noProof/>
                <w:webHidden/>
              </w:rPr>
              <w:fldChar w:fldCharType="end"/>
            </w:r>
          </w:hyperlink>
        </w:p>
        <w:p w14:paraId="53DEE326" w14:textId="0105945D" w:rsidR="009E3CA3" w:rsidRDefault="000861CD">
          <w:pPr>
            <w:pStyle w:val="TOC2"/>
            <w:tabs>
              <w:tab w:val="left" w:pos="880"/>
            </w:tabs>
            <w:rPr>
              <w:rFonts w:eastAsiaTheme="minorEastAsia" w:cstheme="minorBidi"/>
              <w:noProof/>
              <w:kern w:val="2"/>
              <w:sz w:val="24"/>
              <w:szCs w:val="24"/>
              <w:lang w:val="en-IN" w:eastAsia="en-IN"/>
              <w14:ligatures w14:val="standardContextual"/>
            </w:rPr>
          </w:pPr>
          <w:hyperlink w:anchor="_Toc174309686" w:history="1">
            <w:r w:rsidR="009E3CA3" w:rsidRPr="000A7518">
              <w:rPr>
                <w:rStyle w:val="Hyperlink"/>
                <w:rFonts w:cstheme="minorHAnsi"/>
                <w:noProof/>
              </w:rPr>
              <w:t>1.2</w:t>
            </w:r>
            <w:r w:rsidR="009E3CA3">
              <w:rPr>
                <w:rFonts w:eastAsiaTheme="minorEastAsia" w:cstheme="minorBidi"/>
                <w:noProof/>
                <w:kern w:val="2"/>
                <w:sz w:val="24"/>
                <w:szCs w:val="24"/>
                <w:lang w:val="en-IN" w:eastAsia="en-IN"/>
                <w14:ligatures w14:val="standardContextual"/>
              </w:rPr>
              <w:tab/>
            </w:r>
            <w:r w:rsidR="009E3CA3" w:rsidRPr="000A7518">
              <w:rPr>
                <w:rStyle w:val="Hyperlink"/>
                <w:rFonts w:cstheme="minorHAnsi"/>
                <w:noProof/>
              </w:rPr>
              <w:t>Document Conventions</w:t>
            </w:r>
            <w:r w:rsidR="009E3CA3">
              <w:rPr>
                <w:noProof/>
                <w:webHidden/>
              </w:rPr>
              <w:tab/>
            </w:r>
            <w:r w:rsidR="009E3CA3">
              <w:rPr>
                <w:noProof/>
                <w:webHidden/>
              </w:rPr>
              <w:fldChar w:fldCharType="begin"/>
            </w:r>
            <w:r w:rsidR="009E3CA3">
              <w:rPr>
                <w:noProof/>
                <w:webHidden/>
              </w:rPr>
              <w:instrText xml:space="preserve"> PAGEREF _Toc174309686 \h </w:instrText>
            </w:r>
            <w:r w:rsidR="009E3CA3">
              <w:rPr>
                <w:noProof/>
                <w:webHidden/>
              </w:rPr>
            </w:r>
            <w:r w:rsidR="009E3CA3">
              <w:rPr>
                <w:noProof/>
                <w:webHidden/>
              </w:rPr>
              <w:fldChar w:fldCharType="separate"/>
            </w:r>
            <w:r w:rsidR="009E3CA3">
              <w:rPr>
                <w:noProof/>
                <w:webHidden/>
              </w:rPr>
              <w:t>7</w:t>
            </w:r>
            <w:r w:rsidR="009E3CA3">
              <w:rPr>
                <w:noProof/>
                <w:webHidden/>
              </w:rPr>
              <w:fldChar w:fldCharType="end"/>
            </w:r>
          </w:hyperlink>
        </w:p>
        <w:p w14:paraId="28BD0F62" w14:textId="48D3EC3E" w:rsidR="009E3CA3" w:rsidRDefault="000861CD">
          <w:pPr>
            <w:pStyle w:val="TOC2"/>
            <w:tabs>
              <w:tab w:val="left" w:pos="880"/>
            </w:tabs>
            <w:rPr>
              <w:rFonts w:eastAsiaTheme="minorEastAsia" w:cstheme="minorBidi"/>
              <w:noProof/>
              <w:kern w:val="2"/>
              <w:sz w:val="24"/>
              <w:szCs w:val="24"/>
              <w:lang w:val="en-IN" w:eastAsia="en-IN"/>
              <w14:ligatures w14:val="standardContextual"/>
            </w:rPr>
          </w:pPr>
          <w:hyperlink w:anchor="_Toc174309687" w:history="1">
            <w:r w:rsidR="009E3CA3" w:rsidRPr="000A7518">
              <w:rPr>
                <w:rStyle w:val="Hyperlink"/>
                <w:rFonts w:cstheme="minorHAnsi"/>
                <w:noProof/>
              </w:rPr>
              <w:t>1.3</w:t>
            </w:r>
            <w:r w:rsidR="009E3CA3">
              <w:rPr>
                <w:rFonts w:eastAsiaTheme="minorEastAsia" w:cstheme="minorBidi"/>
                <w:noProof/>
                <w:kern w:val="2"/>
                <w:sz w:val="24"/>
                <w:szCs w:val="24"/>
                <w:lang w:val="en-IN" w:eastAsia="en-IN"/>
                <w14:ligatures w14:val="standardContextual"/>
              </w:rPr>
              <w:tab/>
            </w:r>
            <w:r w:rsidR="009E3CA3" w:rsidRPr="000A7518">
              <w:rPr>
                <w:rStyle w:val="Hyperlink"/>
                <w:rFonts w:cstheme="minorHAnsi"/>
                <w:noProof/>
              </w:rPr>
              <w:t>Intended Audience</w:t>
            </w:r>
            <w:r w:rsidR="009E3CA3">
              <w:rPr>
                <w:noProof/>
                <w:webHidden/>
              </w:rPr>
              <w:tab/>
            </w:r>
            <w:r w:rsidR="009E3CA3">
              <w:rPr>
                <w:noProof/>
                <w:webHidden/>
              </w:rPr>
              <w:fldChar w:fldCharType="begin"/>
            </w:r>
            <w:r w:rsidR="009E3CA3">
              <w:rPr>
                <w:noProof/>
                <w:webHidden/>
              </w:rPr>
              <w:instrText xml:space="preserve"> PAGEREF _Toc174309687 \h </w:instrText>
            </w:r>
            <w:r w:rsidR="009E3CA3">
              <w:rPr>
                <w:noProof/>
                <w:webHidden/>
              </w:rPr>
            </w:r>
            <w:r w:rsidR="009E3CA3">
              <w:rPr>
                <w:noProof/>
                <w:webHidden/>
              </w:rPr>
              <w:fldChar w:fldCharType="separate"/>
            </w:r>
            <w:r w:rsidR="009E3CA3">
              <w:rPr>
                <w:noProof/>
                <w:webHidden/>
              </w:rPr>
              <w:t>8</w:t>
            </w:r>
            <w:r w:rsidR="009E3CA3">
              <w:rPr>
                <w:noProof/>
                <w:webHidden/>
              </w:rPr>
              <w:fldChar w:fldCharType="end"/>
            </w:r>
          </w:hyperlink>
        </w:p>
        <w:p w14:paraId="7803EFA0" w14:textId="2708EE09" w:rsidR="009E3CA3" w:rsidRDefault="000861CD">
          <w:pPr>
            <w:pStyle w:val="TOC2"/>
            <w:tabs>
              <w:tab w:val="left" w:pos="880"/>
            </w:tabs>
            <w:rPr>
              <w:rFonts w:eastAsiaTheme="minorEastAsia" w:cstheme="minorBidi"/>
              <w:noProof/>
              <w:kern w:val="2"/>
              <w:sz w:val="24"/>
              <w:szCs w:val="24"/>
              <w:lang w:val="en-IN" w:eastAsia="en-IN"/>
              <w14:ligatures w14:val="standardContextual"/>
            </w:rPr>
          </w:pPr>
          <w:hyperlink w:anchor="_Toc174309688" w:history="1">
            <w:r w:rsidR="009E3CA3" w:rsidRPr="000A7518">
              <w:rPr>
                <w:rStyle w:val="Hyperlink"/>
                <w:rFonts w:cstheme="minorHAnsi"/>
                <w:noProof/>
              </w:rPr>
              <w:t>1.4</w:t>
            </w:r>
            <w:r w:rsidR="009E3CA3">
              <w:rPr>
                <w:rFonts w:eastAsiaTheme="minorEastAsia" w:cstheme="minorBidi"/>
                <w:noProof/>
                <w:kern w:val="2"/>
                <w:sz w:val="24"/>
                <w:szCs w:val="24"/>
                <w:lang w:val="en-IN" w:eastAsia="en-IN"/>
                <w14:ligatures w14:val="standardContextual"/>
              </w:rPr>
              <w:tab/>
            </w:r>
            <w:r w:rsidR="009E3CA3" w:rsidRPr="000A7518">
              <w:rPr>
                <w:rStyle w:val="Hyperlink"/>
                <w:rFonts w:cstheme="minorHAnsi"/>
                <w:noProof/>
              </w:rPr>
              <w:t>References</w:t>
            </w:r>
            <w:r w:rsidR="009E3CA3">
              <w:rPr>
                <w:noProof/>
                <w:webHidden/>
              </w:rPr>
              <w:tab/>
            </w:r>
            <w:r w:rsidR="009E3CA3">
              <w:rPr>
                <w:noProof/>
                <w:webHidden/>
              </w:rPr>
              <w:fldChar w:fldCharType="begin"/>
            </w:r>
            <w:r w:rsidR="009E3CA3">
              <w:rPr>
                <w:noProof/>
                <w:webHidden/>
              </w:rPr>
              <w:instrText xml:space="preserve"> PAGEREF _Toc174309688 \h </w:instrText>
            </w:r>
            <w:r w:rsidR="009E3CA3">
              <w:rPr>
                <w:noProof/>
                <w:webHidden/>
              </w:rPr>
            </w:r>
            <w:r w:rsidR="009E3CA3">
              <w:rPr>
                <w:noProof/>
                <w:webHidden/>
              </w:rPr>
              <w:fldChar w:fldCharType="separate"/>
            </w:r>
            <w:r w:rsidR="009E3CA3">
              <w:rPr>
                <w:noProof/>
                <w:webHidden/>
              </w:rPr>
              <w:t>9</w:t>
            </w:r>
            <w:r w:rsidR="009E3CA3">
              <w:rPr>
                <w:noProof/>
                <w:webHidden/>
              </w:rPr>
              <w:fldChar w:fldCharType="end"/>
            </w:r>
          </w:hyperlink>
        </w:p>
        <w:p w14:paraId="4A0CC2D6" w14:textId="01FE8249" w:rsidR="009E3CA3" w:rsidRDefault="000861CD">
          <w:pPr>
            <w:pStyle w:val="TOC1"/>
            <w:rPr>
              <w:rFonts w:eastAsiaTheme="minorEastAsia" w:cstheme="minorBidi"/>
              <w:b w:val="0"/>
              <w:noProof/>
              <w:kern w:val="2"/>
              <w:szCs w:val="24"/>
              <w:lang w:eastAsia="en-IN"/>
              <w14:ligatures w14:val="standardContextual"/>
            </w:rPr>
          </w:pPr>
          <w:hyperlink w:anchor="_Toc174309689" w:history="1">
            <w:r w:rsidR="009E3CA3" w:rsidRPr="000A7518">
              <w:rPr>
                <w:rStyle w:val="Hyperlink"/>
                <w:rFonts w:cstheme="minorHAnsi"/>
                <w:noProof/>
              </w:rPr>
              <w:t>2. Overall Description</w:t>
            </w:r>
            <w:r w:rsidR="009E3CA3">
              <w:rPr>
                <w:noProof/>
                <w:webHidden/>
              </w:rPr>
              <w:tab/>
            </w:r>
            <w:r w:rsidR="009E3CA3">
              <w:rPr>
                <w:noProof/>
                <w:webHidden/>
              </w:rPr>
              <w:fldChar w:fldCharType="begin"/>
            </w:r>
            <w:r w:rsidR="009E3CA3">
              <w:rPr>
                <w:noProof/>
                <w:webHidden/>
              </w:rPr>
              <w:instrText xml:space="preserve"> PAGEREF _Toc174309689 \h </w:instrText>
            </w:r>
            <w:r w:rsidR="009E3CA3">
              <w:rPr>
                <w:noProof/>
                <w:webHidden/>
              </w:rPr>
            </w:r>
            <w:r w:rsidR="009E3CA3">
              <w:rPr>
                <w:noProof/>
                <w:webHidden/>
              </w:rPr>
              <w:fldChar w:fldCharType="separate"/>
            </w:r>
            <w:r w:rsidR="009E3CA3">
              <w:rPr>
                <w:noProof/>
                <w:webHidden/>
              </w:rPr>
              <w:t>10</w:t>
            </w:r>
            <w:r w:rsidR="009E3CA3">
              <w:rPr>
                <w:noProof/>
                <w:webHidden/>
              </w:rPr>
              <w:fldChar w:fldCharType="end"/>
            </w:r>
          </w:hyperlink>
        </w:p>
        <w:p w14:paraId="669B735E" w14:textId="2C53C33B" w:rsidR="009E3CA3" w:rsidRDefault="000861CD">
          <w:pPr>
            <w:pStyle w:val="TOC2"/>
            <w:tabs>
              <w:tab w:val="left" w:pos="880"/>
            </w:tabs>
            <w:rPr>
              <w:rFonts w:eastAsiaTheme="minorEastAsia" w:cstheme="minorBidi"/>
              <w:noProof/>
              <w:kern w:val="2"/>
              <w:sz w:val="24"/>
              <w:szCs w:val="24"/>
              <w:lang w:val="en-IN" w:eastAsia="en-IN"/>
              <w14:ligatures w14:val="standardContextual"/>
            </w:rPr>
          </w:pPr>
          <w:hyperlink w:anchor="_Toc174309690" w:history="1">
            <w:r w:rsidR="009E3CA3" w:rsidRPr="000A7518">
              <w:rPr>
                <w:rStyle w:val="Hyperlink"/>
                <w:rFonts w:cstheme="minorHAnsi"/>
                <w:noProof/>
              </w:rPr>
              <w:t>2.1</w:t>
            </w:r>
            <w:r w:rsidR="009E3CA3">
              <w:rPr>
                <w:rFonts w:eastAsiaTheme="minorEastAsia" w:cstheme="minorBidi"/>
                <w:noProof/>
                <w:kern w:val="2"/>
                <w:sz w:val="24"/>
                <w:szCs w:val="24"/>
                <w:lang w:val="en-IN" w:eastAsia="en-IN"/>
                <w14:ligatures w14:val="standardContextual"/>
              </w:rPr>
              <w:tab/>
            </w:r>
            <w:r w:rsidR="009E3CA3" w:rsidRPr="000A7518">
              <w:rPr>
                <w:rStyle w:val="Hyperlink"/>
                <w:rFonts w:cstheme="minorHAnsi"/>
                <w:noProof/>
              </w:rPr>
              <w:t>Scope of Work</w:t>
            </w:r>
            <w:r w:rsidR="009E3CA3">
              <w:rPr>
                <w:noProof/>
                <w:webHidden/>
              </w:rPr>
              <w:tab/>
            </w:r>
            <w:r w:rsidR="009E3CA3">
              <w:rPr>
                <w:noProof/>
                <w:webHidden/>
              </w:rPr>
              <w:fldChar w:fldCharType="begin"/>
            </w:r>
            <w:r w:rsidR="009E3CA3">
              <w:rPr>
                <w:noProof/>
                <w:webHidden/>
              </w:rPr>
              <w:instrText xml:space="preserve"> PAGEREF _Toc174309690 \h </w:instrText>
            </w:r>
            <w:r w:rsidR="009E3CA3">
              <w:rPr>
                <w:noProof/>
                <w:webHidden/>
              </w:rPr>
            </w:r>
            <w:r w:rsidR="009E3CA3">
              <w:rPr>
                <w:noProof/>
                <w:webHidden/>
              </w:rPr>
              <w:fldChar w:fldCharType="separate"/>
            </w:r>
            <w:r w:rsidR="009E3CA3">
              <w:rPr>
                <w:noProof/>
                <w:webHidden/>
              </w:rPr>
              <w:t>10</w:t>
            </w:r>
            <w:r w:rsidR="009E3CA3">
              <w:rPr>
                <w:noProof/>
                <w:webHidden/>
              </w:rPr>
              <w:fldChar w:fldCharType="end"/>
            </w:r>
          </w:hyperlink>
        </w:p>
        <w:p w14:paraId="74A5BF00" w14:textId="3438A3BA" w:rsidR="009E3CA3" w:rsidRDefault="000861CD">
          <w:pPr>
            <w:pStyle w:val="TOC3"/>
            <w:rPr>
              <w:rFonts w:eastAsiaTheme="minorEastAsia" w:cstheme="minorBidi"/>
              <w:noProof/>
              <w:kern w:val="2"/>
              <w:sz w:val="24"/>
              <w:szCs w:val="24"/>
              <w:lang w:eastAsia="en-IN"/>
              <w14:ligatures w14:val="standardContextual"/>
            </w:rPr>
          </w:pPr>
          <w:hyperlink w:anchor="_Toc174309691" w:history="1">
            <w:r w:rsidR="009E3CA3" w:rsidRPr="000A7518">
              <w:rPr>
                <w:rStyle w:val="Hyperlink"/>
                <w:rFonts w:cstheme="minorHAnsi"/>
                <w:noProof/>
              </w:rPr>
              <w:t>2.1.1 In Scope</w:t>
            </w:r>
            <w:r w:rsidR="009E3CA3">
              <w:rPr>
                <w:noProof/>
                <w:webHidden/>
              </w:rPr>
              <w:tab/>
            </w:r>
            <w:r w:rsidR="009E3CA3">
              <w:rPr>
                <w:noProof/>
                <w:webHidden/>
              </w:rPr>
              <w:fldChar w:fldCharType="begin"/>
            </w:r>
            <w:r w:rsidR="009E3CA3">
              <w:rPr>
                <w:noProof/>
                <w:webHidden/>
              </w:rPr>
              <w:instrText xml:space="preserve"> PAGEREF _Toc174309691 \h </w:instrText>
            </w:r>
            <w:r w:rsidR="009E3CA3">
              <w:rPr>
                <w:noProof/>
                <w:webHidden/>
              </w:rPr>
            </w:r>
            <w:r w:rsidR="009E3CA3">
              <w:rPr>
                <w:noProof/>
                <w:webHidden/>
              </w:rPr>
              <w:fldChar w:fldCharType="separate"/>
            </w:r>
            <w:r w:rsidR="009E3CA3">
              <w:rPr>
                <w:noProof/>
                <w:webHidden/>
              </w:rPr>
              <w:t>10</w:t>
            </w:r>
            <w:r w:rsidR="009E3CA3">
              <w:rPr>
                <w:noProof/>
                <w:webHidden/>
              </w:rPr>
              <w:fldChar w:fldCharType="end"/>
            </w:r>
          </w:hyperlink>
        </w:p>
        <w:p w14:paraId="159D6BBF" w14:textId="1C38C8B8" w:rsidR="009E3CA3" w:rsidRDefault="000861CD">
          <w:pPr>
            <w:pStyle w:val="TOC2"/>
            <w:tabs>
              <w:tab w:val="left" w:pos="880"/>
            </w:tabs>
            <w:rPr>
              <w:rFonts w:eastAsiaTheme="minorEastAsia" w:cstheme="minorBidi"/>
              <w:noProof/>
              <w:kern w:val="2"/>
              <w:sz w:val="24"/>
              <w:szCs w:val="24"/>
              <w:lang w:val="en-IN" w:eastAsia="en-IN"/>
              <w14:ligatures w14:val="standardContextual"/>
            </w:rPr>
          </w:pPr>
          <w:hyperlink w:anchor="_Toc174309692" w:history="1">
            <w:r w:rsidR="009E3CA3" w:rsidRPr="000A7518">
              <w:rPr>
                <w:rStyle w:val="Hyperlink"/>
                <w:rFonts w:cstheme="minorHAnsi"/>
                <w:noProof/>
              </w:rPr>
              <w:t>2.2</w:t>
            </w:r>
            <w:r w:rsidR="009E3CA3">
              <w:rPr>
                <w:rFonts w:eastAsiaTheme="minorEastAsia" w:cstheme="minorBidi"/>
                <w:noProof/>
                <w:kern w:val="2"/>
                <w:sz w:val="24"/>
                <w:szCs w:val="24"/>
                <w:lang w:val="en-IN" w:eastAsia="en-IN"/>
                <w14:ligatures w14:val="standardContextual"/>
              </w:rPr>
              <w:tab/>
            </w:r>
            <w:r w:rsidR="009E3CA3" w:rsidRPr="000A7518">
              <w:rPr>
                <w:rStyle w:val="Hyperlink"/>
                <w:rFonts w:cstheme="minorHAnsi"/>
                <w:noProof/>
              </w:rPr>
              <w:t>Solution Features</w:t>
            </w:r>
            <w:r w:rsidR="009E3CA3">
              <w:rPr>
                <w:noProof/>
                <w:webHidden/>
              </w:rPr>
              <w:tab/>
            </w:r>
            <w:r w:rsidR="009E3CA3">
              <w:rPr>
                <w:noProof/>
                <w:webHidden/>
              </w:rPr>
              <w:fldChar w:fldCharType="begin"/>
            </w:r>
            <w:r w:rsidR="009E3CA3">
              <w:rPr>
                <w:noProof/>
                <w:webHidden/>
              </w:rPr>
              <w:instrText xml:space="preserve"> PAGEREF _Toc174309692 \h </w:instrText>
            </w:r>
            <w:r w:rsidR="009E3CA3">
              <w:rPr>
                <w:noProof/>
                <w:webHidden/>
              </w:rPr>
            </w:r>
            <w:r w:rsidR="009E3CA3">
              <w:rPr>
                <w:noProof/>
                <w:webHidden/>
              </w:rPr>
              <w:fldChar w:fldCharType="separate"/>
            </w:r>
            <w:r w:rsidR="009E3CA3">
              <w:rPr>
                <w:noProof/>
                <w:webHidden/>
              </w:rPr>
              <w:t>10</w:t>
            </w:r>
            <w:r w:rsidR="009E3CA3">
              <w:rPr>
                <w:noProof/>
                <w:webHidden/>
              </w:rPr>
              <w:fldChar w:fldCharType="end"/>
            </w:r>
          </w:hyperlink>
        </w:p>
        <w:p w14:paraId="533B44E5" w14:textId="67E9D822" w:rsidR="009E3CA3" w:rsidRDefault="000861CD">
          <w:pPr>
            <w:pStyle w:val="TOC2"/>
            <w:tabs>
              <w:tab w:val="left" w:pos="880"/>
            </w:tabs>
            <w:rPr>
              <w:rFonts w:eastAsiaTheme="minorEastAsia" w:cstheme="minorBidi"/>
              <w:noProof/>
              <w:kern w:val="2"/>
              <w:sz w:val="24"/>
              <w:szCs w:val="24"/>
              <w:lang w:val="en-IN" w:eastAsia="en-IN"/>
              <w14:ligatures w14:val="standardContextual"/>
            </w:rPr>
          </w:pPr>
          <w:hyperlink w:anchor="_Toc174309693" w:history="1">
            <w:r w:rsidR="009E3CA3" w:rsidRPr="000A7518">
              <w:rPr>
                <w:rStyle w:val="Hyperlink"/>
                <w:rFonts w:cstheme="minorHAnsi"/>
                <w:noProof/>
              </w:rPr>
              <w:t>2.3</w:t>
            </w:r>
            <w:r w:rsidR="009E3CA3">
              <w:rPr>
                <w:rFonts w:eastAsiaTheme="minorEastAsia" w:cstheme="minorBidi"/>
                <w:noProof/>
                <w:kern w:val="2"/>
                <w:sz w:val="24"/>
                <w:szCs w:val="24"/>
                <w:lang w:val="en-IN" w:eastAsia="en-IN"/>
                <w14:ligatures w14:val="standardContextual"/>
              </w:rPr>
              <w:tab/>
            </w:r>
            <w:r w:rsidR="009E3CA3" w:rsidRPr="000A7518">
              <w:rPr>
                <w:rStyle w:val="Hyperlink"/>
                <w:rFonts w:cstheme="minorHAnsi"/>
                <w:noProof/>
              </w:rPr>
              <w:t>User Classes and Characteristics</w:t>
            </w:r>
            <w:r w:rsidR="009E3CA3">
              <w:rPr>
                <w:noProof/>
                <w:webHidden/>
              </w:rPr>
              <w:tab/>
            </w:r>
            <w:r w:rsidR="009E3CA3">
              <w:rPr>
                <w:noProof/>
                <w:webHidden/>
              </w:rPr>
              <w:fldChar w:fldCharType="begin"/>
            </w:r>
            <w:r w:rsidR="009E3CA3">
              <w:rPr>
                <w:noProof/>
                <w:webHidden/>
              </w:rPr>
              <w:instrText xml:space="preserve"> PAGEREF _Toc174309693 \h </w:instrText>
            </w:r>
            <w:r w:rsidR="009E3CA3">
              <w:rPr>
                <w:noProof/>
                <w:webHidden/>
              </w:rPr>
            </w:r>
            <w:r w:rsidR="009E3CA3">
              <w:rPr>
                <w:noProof/>
                <w:webHidden/>
              </w:rPr>
              <w:fldChar w:fldCharType="separate"/>
            </w:r>
            <w:r w:rsidR="009E3CA3">
              <w:rPr>
                <w:noProof/>
                <w:webHidden/>
              </w:rPr>
              <w:t>11</w:t>
            </w:r>
            <w:r w:rsidR="009E3CA3">
              <w:rPr>
                <w:noProof/>
                <w:webHidden/>
              </w:rPr>
              <w:fldChar w:fldCharType="end"/>
            </w:r>
          </w:hyperlink>
        </w:p>
        <w:p w14:paraId="23CEDC1C" w14:textId="6F002BB0" w:rsidR="009E3CA3" w:rsidRDefault="000861CD">
          <w:pPr>
            <w:pStyle w:val="TOC2"/>
            <w:tabs>
              <w:tab w:val="left" w:pos="880"/>
            </w:tabs>
            <w:rPr>
              <w:rFonts w:eastAsiaTheme="minorEastAsia" w:cstheme="minorBidi"/>
              <w:noProof/>
              <w:kern w:val="2"/>
              <w:sz w:val="24"/>
              <w:szCs w:val="24"/>
              <w:lang w:val="en-IN" w:eastAsia="en-IN"/>
              <w14:ligatures w14:val="standardContextual"/>
            </w:rPr>
          </w:pPr>
          <w:hyperlink w:anchor="_Toc174309694" w:history="1">
            <w:r w:rsidR="009E3CA3" w:rsidRPr="000A7518">
              <w:rPr>
                <w:rStyle w:val="Hyperlink"/>
                <w:rFonts w:cstheme="minorHAnsi"/>
                <w:noProof/>
              </w:rPr>
              <w:t>2.4</w:t>
            </w:r>
            <w:r w:rsidR="009E3CA3">
              <w:rPr>
                <w:rFonts w:eastAsiaTheme="minorEastAsia" w:cstheme="minorBidi"/>
                <w:noProof/>
                <w:kern w:val="2"/>
                <w:sz w:val="24"/>
                <w:szCs w:val="24"/>
                <w:lang w:val="en-IN" w:eastAsia="en-IN"/>
                <w14:ligatures w14:val="standardContextual"/>
              </w:rPr>
              <w:tab/>
            </w:r>
            <w:r w:rsidR="009E3CA3" w:rsidRPr="000A7518">
              <w:rPr>
                <w:rStyle w:val="Hyperlink"/>
                <w:rFonts w:cstheme="minorHAnsi"/>
                <w:noProof/>
              </w:rPr>
              <w:t>Operating Environment</w:t>
            </w:r>
            <w:r w:rsidR="009E3CA3">
              <w:rPr>
                <w:noProof/>
                <w:webHidden/>
              </w:rPr>
              <w:tab/>
            </w:r>
            <w:r w:rsidR="009E3CA3">
              <w:rPr>
                <w:noProof/>
                <w:webHidden/>
              </w:rPr>
              <w:fldChar w:fldCharType="begin"/>
            </w:r>
            <w:r w:rsidR="009E3CA3">
              <w:rPr>
                <w:noProof/>
                <w:webHidden/>
              </w:rPr>
              <w:instrText xml:space="preserve"> PAGEREF _Toc174309694 \h </w:instrText>
            </w:r>
            <w:r w:rsidR="009E3CA3">
              <w:rPr>
                <w:noProof/>
                <w:webHidden/>
              </w:rPr>
            </w:r>
            <w:r w:rsidR="009E3CA3">
              <w:rPr>
                <w:noProof/>
                <w:webHidden/>
              </w:rPr>
              <w:fldChar w:fldCharType="separate"/>
            </w:r>
            <w:r w:rsidR="009E3CA3">
              <w:rPr>
                <w:noProof/>
                <w:webHidden/>
              </w:rPr>
              <w:t>12</w:t>
            </w:r>
            <w:r w:rsidR="009E3CA3">
              <w:rPr>
                <w:noProof/>
                <w:webHidden/>
              </w:rPr>
              <w:fldChar w:fldCharType="end"/>
            </w:r>
          </w:hyperlink>
        </w:p>
        <w:p w14:paraId="51DEEC9F" w14:textId="63AE061B" w:rsidR="009E3CA3" w:rsidRDefault="000861CD">
          <w:pPr>
            <w:pStyle w:val="TOC2"/>
            <w:tabs>
              <w:tab w:val="left" w:pos="880"/>
            </w:tabs>
            <w:rPr>
              <w:rFonts w:eastAsiaTheme="minorEastAsia" w:cstheme="minorBidi"/>
              <w:noProof/>
              <w:kern w:val="2"/>
              <w:sz w:val="24"/>
              <w:szCs w:val="24"/>
              <w:lang w:val="en-IN" w:eastAsia="en-IN"/>
              <w14:ligatures w14:val="standardContextual"/>
            </w:rPr>
          </w:pPr>
          <w:hyperlink w:anchor="_Toc174309695" w:history="1">
            <w:r w:rsidR="009E3CA3" w:rsidRPr="000A7518">
              <w:rPr>
                <w:rStyle w:val="Hyperlink"/>
                <w:rFonts w:cstheme="minorHAnsi"/>
                <w:noProof/>
              </w:rPr>
              <w:t>2.5</w:t>
            </w:r>
            <w:r w:rsidR="009E3CA3">
              <w:rPr>
                <w:rFonts w:eastAsiaTheme="minorEastAsia" w:cstheme="minorBidi"/>
                <w:noProof/>
                <w:kern w:val="2"/>
                <w:sz w:val="24"/>
                <w:szCs w:val="24"/>
                <w:lang w:val="en-IN" w:eastAsia="en-IN"/>
                <w14:ligatures w14:val="standardContextual"/>
              </w:rPr>
              <w:tab/>
            </w:r>
            <w:r w:rsidR="009E3CA3" w:rsidRPr="000A7518">
              <w:rPr>
                <w:rStyle w:val="Hyperlink"/>
                <w:rFonts w:cstheme="minorHAnsi"/>
                <w:noProof/>
              </w:rPr>
              <w:t>Deliverables</w:t>
            </w:r>
            <w:r w:rsidR="009E3CA3">
              <w:rPr>
                <w:noProof/>
                <w:webHidden/>
              </w:rPr>
              <w:tab/>
            </w:r>
            <w:r w:rsidR="009E3CA3">
              <w:rPr>
                <w:noProof/>
                <w:webHidden/>
              </w:rPr>
              <w:fldChar w:fldCharType="begin"/>
            </w:r>
            <w:r w:rsidR="009E3CA3">
              <w:rPr>
                <w:noProof/>
                <w:webHidden/>
              </w:rPr>
              <w:instrText xml:space="preserve"> PAGEREF _Toc174309695 \h </w:instrText>
            </w:r>
            <w:r w:rsidR="009E3CA3">
              <w:rPr>
                <w:noProof/>
                <w:webHidden/>
              </w:rPr>
            </w:r>
            <w:r w:rsidR="009E3CA3">
              <w:rPr>
                <w:noProof/>
                <w:webHidden/>
              </w:rPr>
              <w:fldChar w:fldCharType="separate"/>
            </w:r>
            <w:r w:rsidR="009E3CA3">
              <w:rPr>
                <w:noProof/>
                <w:webHidden/>
              </w:rPr>
              <w:t>12</w:t>
            </w:r>
            <w:r w:rsidR="009E3CA3">
              <w:rPr>
                <w:noProof/>
                <w:webHidden/>
              </w:rPr>
              <w:fldChar w:fldCharType="end"/>
            </w:r>
          </w:hyperlink>
        </w:p>
        <w:p w14:paraId="7028706B" w14:textId="67CEEFC2" w:rsidR="009E3CA3" w:rsidRDefault="000861CD">
          <w:pPr>
            <w:pStyle w:val="TOC2"/>
            <w:tabs>
              <w:tab w:val="left" w:pos="880"/>
            </w:tabs>
            <w:rPr>
              <w:rFonts w:eastAsiaTheme="minorEastAsia" w:cstheme="minorBidi"/>
              <w:noProof/>
              <w:kern w:val="2"/>
              <w:sz w:val="24"/>
              <w:szCs w:val="24"/>
              <w:lang w:val="en-IN" w:eastAsia="en-IN"/>
              <w14:ligatures w14:val="standardContextual"/>
            </w:rPr>
          </w:pPr>
          <w:hyperlink w:anchor="_Toc174309696" w:history="1">
            <w:r w:rsidR="009E3CA3" w:rsidRPr="000A7518">
              <w:rPr>
                <w:rStyle w:val="Hyperlink"/>
                <w:rFonts w:cstheme="minorHAnsi"/>
                <w:noProof/>
              </w:rPr>
              <w:t>2.6</w:t>
            </w:r>
            <w:r w:rsidR="009E3CA3">
              <w:rPr>
                <w:rFonts w:eastAsiaTheme="minorEastAsia" w:cstheme="minorBidi"/>
                <w:noProof/>
                <w:kern w:val="2"/>
                <w:sz w:val="24"/>
                <w:szCs w:val="24"/>
                <w:lang w:val="en-IN" w:eastAsia="en-IN"/>
                <w14:ligatures w14:val="standardContextual"/>
              </w:rPr>
              <w:tab/>
            </w:r>
            <w:r w:rsidR="009E3CA3" w:rsidRPr="000A7518">
              <w:rPr>
                <w:rStyle w:val="Hyperlink"/>
                <w:rFonts w:cstheme="minorHAnsi"/>
                <w:noProof/>
              </w:rPr>
              <w:t>Assumptions and Dependencies and Constraints</w:t>
            </w:r>
            <w:r w:rsidR="009E3CA3">
              <w:rPr>
                <w:noProof/>
                <w:webHidden/>
              </w:rPr>
              <w:tab/>
            </w:r>
            <w:r w:rsidR="009E3CA3">
              <w:rPr>
                <w:noProof/>
                <w:webHidden/>
              </w:rPr>
              <w:fldChar w:fldCharType="begin"/>
            </w:r>
            <w:r w:rsidR="009E3CA3">
              <w:rPr>
                <w:noProof/>
                <w:webHidden/>
              </w:rPr>
              <w:instrText xml:space="preserve"> PAGEREF _Toc174309696 \h </w:instrText>
            </w:r>
            <w:r w:rsidR="009E3CA3">
              <w:rPr>
                <w:noProof/>
                <w:webHidden/>
              </w:rPr>
            </w:r>
            <w:r w:rsidR="009E3CA3">
              <w:rPr>
                <w:noProof/>
                <w:webHidden/>
              </w:rPr>
              <w:fldChar w:fldCharType="separate"/>
            </w:r>
            <w:r w:rsidR="009E3CA3">
              <w:rPr>
                <w:noProof/>
                <w:webHidden/>
              </w:rPr>
              <w:t>12</w:t>
            </w:r>
            <w:r w:rsidR="009E3CA3">
              <w:rPr>
                <w:noProof/>
                <w:webHidden/>
              </w:rPr>
              <w:fldChar w:fldCharType="end"/>
            </w:r>
          </w:hyperlink>
        </w:p>
        <w:p w14:paraId="5A6D9ED9" w14:textId="7FEA7929" w:rsidR="009E3CA3" w:rsidRDefault="000861CD">
          <w:pPr>
            <w:pStyle w:val="TOC1"/>
            <w:rPr>
              <w:rFonts w:eastAsiaTheme="minorEastAsia" w:cstheme="minorBidi"/>
              <w:b w:val="0"/>
              <w:noProof/>
              <w:kern w:val="2"/>
              <w:szCs w:val="24"/>
              <w:lang w:eastAsia="en-IN"/>
              <w14:ligatures w14:val="standardContextual"/>
            </w:rPr>
          </w:pPr>
          <w:hyperlink w:anchor="_Toc174309697" w:history="1">
            <w:r w:rsidR="009E3CA3" w:rsidRPr="000A7518">
              <w:rPr>
                <w:rStyle w:val="Hyperlink"/>
                <w:noProof/>
              </w:rPr>
              <w:t>3.</w:t>
            </w:r>
            <w:r w:rsidR="009E3CA3" w:rsidRPr="000A7518">
              <w:rPr>
                <w:rStyle w:val="Hyperlink"/>
                <w:rFonts w:cstheme="minorHAnsi"/>
                <w:noProof/>
              </w:rPr>
              <w:t xml:space="preserve"> Functional Specifications</w:t>
            </w:r>
            <w:r w:rsidR="009E3CA3">
              <w:rPr>
                <w:noProof/>
                <w:webHidden/>
              </w:rPr>
              <w:tab/>
            </w:r>
            <w:r w:rsidR="009E3CA3">
              <w:rPr>
                <w:noProof/>
                <w:webHidden/>
              </w:rPr>
              <w:fldChar w:fldCharType="begin"/>
            </w:r>
            <w:r w:rsidR="009E3CA3">
              <w:rPr>
                <w:noProof/>
                <w:webHidden/>
              </w:rPr>
              <w:instrText xml:space="preserve"> PAGEREF _Toc174309697 \h </w:instrText>
            </w:r>
            <w:r w:rsidR="009E3CA3">
              <w:rPr>
                <w:noProof/>
                <w:webHidden/>
              </w:rPr>
            </w:r>
            <w:r w:rsidR="009E3CA3">
              <w:rPr>
                <w:noProof/>
                <w:webHidden/>
              </w:rPr>
              <w:fldChar w:fldCharType="separate"/>
            </w:r>
            <w:r w:rsidR="009E3CA3">
              <w:rPr>
                <w:noProof/>
                <w:webHidden/>
              </w:rPr>
              <w:t>13</w:t>
            </w:r>
            <w:r w:rsidR="009E3CA3">
              <w:rPr>
                <w:noProof/>
                <w:webHidden/>
              </w:rPr>
              <w:fldChar w:fldCharType="end"/>
            </w:r>
          </w:hyperlink>
        </w:p>
        <w:p w14:paraId="3A73CCEA" w14:textId="051725E6" w:rsidR="009E3CA3" w:rsidRDefault="000861CD">
          <w:pPr>
            <w:pStyle w:val="TOC2"/>
            <w:tabs>
              <w:tab w:val="left" w:pos="880"/>
            </w:tabs>
            <w:rPr>
              <w:rFonts w:eastAsiaTheme="minorEastAsia" w:cstheme="minorBidi"/>
              <w:noProof/>
              <w:kern w:val="2"/>
              <w:sz w:val="24"/>
              <w:szCs w:val="24"/>
              <w:lang w:val="en-IN" w:eastAsia="en-IN"/>
              <w14:ligatures w14:val="standardContextual"/>
            </w:rPr>
          </w:pPr>
          <w:hyperlink w:anchor="_Toc174309698" w:history="1">
            <w:r w:rsidR="009E3CA3" w:rsidRPr="000A7518">
              <w:rPr>
                <w:rStyle w:val="Hyperlink"/>
                <w:noProof/>
              </w:rPr>
              <w:t>3.1</w:t>
            </w:r>
            <w:r w:rsidR="009E3CA3">
              <w:rPr>
                <w:rFonts w:eastAsiaTheme="minorEastAsia" w:cstheme="minorBidi"/>
                <w:noProof/>
                <w:kern w:val="2"/>
                <w:sz w:val="24"/>
                <w:szCs w:val="24"/>
                <w:lang w:val="en-IN" w:eastAsia="en-IN"/>
                <w14:ligatures w14:val="standardContextual"/>
              </w:rPr>
              <w:tab/>
            </w:r>
            <w:r w:rsidR="009E3CA3" w:rsidRPr="000A7518">
              <w:rPr>
                <w:rStyle w:val="Hyperlink"/>
                <w:noProof/>
              </w:rPr>
              <w:t>Personal Finance – Top Up and Microfinance</w:t>
            </w:r>
            <w:r w:rsidR="009E3CA3">
              <w:rPr>
                <w:noProof/>
                <w:webHidden/>
              </w:rPr>
              <w:tab/>
            </w:r>
            <w:r w:rsidR="009E3CA3">
              <w:rPr>
                <w:noProof/>
                <w:webHidden/>
              </w:rPr>
              <w:fldChar w:fldCharType="begin"/>
            </w:r>
            <w:r w:rsidR="009E3CA3">
              <w:rPr>
                <w:noProof/>
                <w:webHidden/>
              </w:rPr>
              <w:instrText xml:space="preserve"> PAGEREF _Toc174309698 \h </w:instrText>
            </w:r>
            <w:r w:rsidR="009E3CA3">
              <w:rPr>
                <w:noProof/>
                <w:webHidden/>
              </w:rPr>
            </w:r>
            <w:r w:rsidR="009E3CA3">
              <w:rPr>
                <w:noProof/>
                <w:webHidden/>
              </w:rPr>
              <w:fldChar w:fldCharType="separate"/>
            </w:r>
            <w:r w:rsidR="009E3CA3">
              <w:rPr>
                <w:noProof/>
                <w:webHidden/>
              </w:rPr>
              <w:t>13</w:t>
            </w:r>
            <w:r w:rsidR="009E3CA3">
              <w:rPr>
                <w:noProof/>
                <w:webHidden/>
              </w:rPr>
              <w:fldChar w:fldCharType="end"/>
            </w:r>
          </w:hyperlink>
        </w:p>
        <w:p w14:paraId="0788FDEF" w14:textId="3FB61A10" w:rsidR="009E3CA3" w:rsidRDefault="000861CD">
          <w:pPr>
            <w:pStyle w:val="TOC3"/>
            <w:rPr>
              <w:rFonts w:eastAsiaTheme="minorEastAsia" w:cstheme="minorBidi"/>
              <w:noProof/>
              <w:kern w:val="2"/>
              <w:sz w:val="24"/>
              <w:szCs w:val="24"/>
              <w:lang w:eastAsia="en-IN"/>
              <w14:ligatures w14:val="standardContextual"/>
            </w:rPr>
          </w:pPr>
          <w:hyperlink w:anchor="_Toc174309699" w:history="1">
            <w:r w:rsidR="009E3CA3" w:rsidRPr="000A7518">
              <w:rPr>
                <w:rStyle w:val="Hyperlink"/>
                <w:rFonts w:ascii="Calibri" w:hAnsi="Calibri" w:cs="Calibri"/>
                <w:noProof/>
                <w:lang w:eastAsia="en-IN"/>
              </w:rPr>
              <w:t>3.1.1 Application Initiation – Draft Application Stage</w:t>
            </w:r>
            <w:r w:rsidR="009E3CA3">
              <w:rPr>
                <w:noProof/>
                <w:webHidden/>
              </w:rPr>
              <w:tab/>
            </w:r>
            <w:r w:rsidR="009E3CA3">
              <w:rPr>
                <w:noProof/>
                <w:webHidden/>
              </w:rPr>
              <w:fldChar w:fldCharType="begin"/>
            </w:r>
            <w:r w:rsidR="009E3CA3">
              <w:rPr>
                <w:noProof/>
                <w:webHidden/>
              </w:rPr>
              <w:instrText xml:space="preserve"> PAGEREF _Toc174309699 \h </w:instrText>
            </w:r>
            <w:r w:rsidR="009E3CA3">
              <w:rPr>
                <w:noProof/>
                <w:webHidden/>
              </w:rPr>
            </w:r>
            <w:r w:rsidR="009E3CA3">
              <w:rPr>
                <w:noProof/>
                <w:webHidden/>
              </w:rPr>
              <w:fldChar w:fldCharType="separate"/>
            </w:r>
            <w:r w:rsidR="009E3CA3">
              <w:rPr>
                <w:noProof/>
                <w:webHidden/>
              </w:rPr>
              <w:t>13</w:t>
            </w:r>
            <w:r w:rsidR="009E3CA3">
              <w:rPr>
                <w:noProof/>
                <w:webHidden/>
              </w:rPr>
              <w:fldChar w:fldCharType="end"/>
            </w:r>
          </w:hyperlink>
        </w:p>
        <w:p w14:paraId="2D8273E5" w14:textId="4D61E57A" w:rsidR="009E3CA3" w:rsidRDefault="000861CD">
          <w:pPr>
            <w:pStyle w:val="TOC3"/>
            <w:rPr>
              <w:rFonts w:eastAsiaTheme="minorEastAsia" w:cstheme="minorBidi"/>
              <w:noProof/>
              <w:kern w:val="2"/>
              <w:sz w:val="24"/>
              <w:szCs w:val="24"/>
              <w:lang w:eastAsia="en-IN"/>
              <w14:ligatures w14:val="standardContextual"/>
            </w:rPr>
          </w:pPr>
          <w:hyperlink w:anchor="_Toc174309700" w:history="1">
            <w:r w:rsidR="009E3CA3" w:rsidRPr="000A7518">
              <w:rPr>
                <w:rStyle w:val="Hyperlink"/>
                <w:rFonts w:ascii="Calibri" w:hAnsi="Calibri" w:cs="Calibri"/>
                <w:noProof/>
                <w:lang w:eastAsia="en-IN"/>
              </w:rPr>
              <w:t>3.1.2 Data Entry Stage – Personal Information will be captured</w:t>
            </w:r>
            <w:r w:rsidR="009E3CA3">
              <w:rPr>
                <w:noProof/>
                <w:webHidden/>
              </w:rPr>
              <w:tab/>
            </w:r>
            <w:r w:rsidR="009E3CA3">
              <w:rPr>
                <w:noProof/>
                <w:webHidden/>
              </w:rPr>
              <w:fldChar w:fldCharType="begin"/>
            </w:r>
            <w:r w:rsidR="009E3CA3">
              <w:rPr>
                <w:noProof/>
                <w:webHidden/>
              </w:rPr>
              <w:instrText xml:space="preserve"> PAGEREF _Toc174309700 \h </w:instrText>
            </w:r>
            <w:r w:rsidR="009E3CA3">
              <w:rPr>
                <w:noProof/>
                <w:webHidden/>
              </w:rPr>
            </w:r>
            <w:r w:rsidR="009E3CA3">
              <w:rPr>
                <w:noProof/>
                <w:webHidden/>
              </w:rPr>
              <w:fldChar w:fldCharType="separate"/>
            </w:r>
            <w:r w:rsidR="009E3CA3">
              <w:rPr>
                <w:noProof/>
                <w:webHidden/>
              </w:rPr>
              <w:t>16</w:t>
            </w:r>
            <w:r w:rsidR="009E3CA3">
              <w:rPr>
                <w:noProof/>
                <w:webHidden/>
              </w:rPr>
              <w:fldChar w:fldCharType="end"/>
            </w:r>
          </w:hyperlink>
        </w:p>
        <w:p w14:paraId="00A4E945" w14:textId="45B19F6F" w:rsidR="009E3CA3" w:rsidRDefault="000861CD">
          <w:pPr>
            <w:pStyle w:val="TOC3"/>
            <w:rPr>
              <w:rFonts w:eastAsiaTheme="minorEastAsia" w:cstheme="minorBidi"/>
              <w:noProof/>
              <w:kern w:val="2"/>
              <w:sz w:val="24"/>
              <w:szCs w:val="24"/>
              <w:lang w:eastAsia="en-IN"/>
              <w14:ligatures w14:val="standardContextual"/>
            </w:rPr>
          </w:pPr>
          <w:hyperlink w:anchor="_Toc174309701" w:history="1">
            <w:r w:rsidR="009E3CA3" w:rsidRPr="000A7518">
              <w:rPr>
                <w:rStyle w:val="Hyperlink"/>
                <w:rFonts w:ascii="Calibri" w:hAnsi="Calibri" w:cs="Calibri"/>
                <w:noProof/>
                <w:lang w:eastAsia="en-IN"/>
              </w:rPr>
              <w:t>3.1.3 Facility Eligibility Check by Qarar</w:t>
            </w:r>
            <w:r w:rsidR="009E3CA3">
              <w:rPr>
                <w:noProof/>
                <w:webHidden/>
              </w:rPr>
              <w:tab/>
            </w:r>
            <w:r w:rsidR="009E3CA3">
              <w:rPr>
                <w:noProof/>
                <w:webHidden/>
              </w:rPr>
              <w:fldChar w:fldCharType="begin"/>
            </w:r>
            <w:r w:rsidR="009E3CA3">
              <w:rPr>
                <w:noProof/>
                <w:webHidden/>
              </w:rPr>
              <w:instrText xml:space="preserve"> PAGEREF _Toc174309701 \h </w:instrText>
            </w:r>
            <w:r w:rsidR="009E3CA3">
              <w:rPr>
                <w:noProof/>
                <w:webHidden/>
              </w:rPr>
            </w:r>
            <w:r w:rsidR="009E3CA3">
              <w:rPr>
                <w:noProof/>
                <w:webHidden/>
              </w:rPr>
              <w:fldChar w:fldCharType="separate"/>
            </w:r>
            <w:r w:rsidR="009E3CA3">
              <w:rPr>
                <w:noProof/>
                <w:webHidden/>
              </w:rPr>
              <w:t>20</w:t>
            </w:r>
            <w:r w:rsidR="009E3CA3">
              <w:rPr>
                <w:noProof/>
                <w:webHidden/>
              </w:rPr>
              <w:fldChar w:fldCharType="end"/>
            </w:r>
          </w:hyperlink>
        </w:p>
        <w:p w14:paraId="51959DB5" w14:textId="73EC8F91" w:rsidR="009E3CA3" w:rsidRDefault="000861CD">
          <w:pPr>
            <w:pStyle w:val="TOC3"/>
            <w:rPr>
              <w:rFonts w:eastAsiaTheme="minorEastAsia" w:cstheme="minorBidi"/>
              <w:noProof/>
              <w:kern w:val="2"/>
              <w:sz w:val="24"/>
              <w:szCs w:val="24"/>
              <w:lang w:eastAsia="en-IN"/>
              <w14:ligatures w14:val="standardContextual"/>
            </w:rPr>
          </w:pPr>
          <w:hyperlink w:anchor="_Toc174309702" w:history="1">
            <w:r w:rsidR="009E3CA3" w:rsidRPr="000A7518">
              <w:rPr>
                <w:rStyle w:val="Hyperlink"/>
                <w:rFonts w:ascii="Calibri" w:hAnsi="Calibri" w:cs="Calibri"/>
                <w:noProof/>
                <w:lang w:eastAsia="en-IN"/>
              </w:rPr>
              <w:t xml:space="preserve">3.1.4 Underwriter Approval </w:t>
            </w:r>
            <w:r w:rsidR="009E3CA3">
              <w:rPr>
                <w:noProof/>
                <w:webHidden/>
              </w:rPr>
              <w:tab/>
            </w:r>
            <w:r w:rsidR="009E3CA3">
              <w:rPr>
                <w:noProof/>
                <w:webHidden/>
              </w:rPr>
              <w:fldChar w:fldCharType="begin"/>
            </w:r>
            <w:r w:rsidR="009E3CA3">
              <w:rPr>
                <w:noProof/>
                <w:webHidden/>
              </w:rPr>
              <w:instrText xml:space="preserve"> PAGEREF _Toc174309702 \h </w:instrText>
            </w:r>
            <w:r w:rsidR="009E3CA3">
              <w:rPr>
                <w:noProof/>
                <w:webHidden/>
              </w:rPr>
            </w:r>
            <w:r w:rsidR="009E3CA3">
              <w:rPr>
                <w:noProof/>
                <w:webHidden/>
              </w:rPr>
              <w:fldChar w:fldCharType="separate"/>
            </w:r>
            <w:r w:rsidR="009E3CA3">
              <w:rPr>
                <w:noProof/>
                <w:webHidden/>
              </w:rPr>
              <w:t>22</w:t>
            </w:r>
            <w:r w:rsidR="009E3CA3">
              <w:rPr>
                <w:noProof/>
                <w:webHidden/>
              </w:rPr>
              <w:fldChar w:fldCharType="end"/>
            </w:r>
          </w:hyperlink>
        </w:p>
        <w:p w14:paraId="73D017F2" w14:textId="63ECDDD2" w:rsidR="009E3CA3" w:rsidRDefault="000861CD">
          <w:pPr>
            <w:pStyle w:val="TOC3"/>
            <w:rPr>
              <w:rFonts w:eastAsiaTheme="minorEastAsia" w:cstheme="minorBidi"/>
              <w:noProof/>
              <w:kern w:val="2"/>
              <w:sz w:val="24"/>
              <w:szCs w:val="24"/>
              <w:lang w:eastAsia="en-IN"/>
              <w14:ligatures w14:val="standardContextual"/>
            </w:rPr>
          </w:pPr>
          <w:hyperlink w:anchor="_Toc174309703" w:history="1">
            <w:r w:rsidR="009E3CA3" w:rsidRPr="000A7518">
              <w:rPr>
                <w:rStyle w:val="Hyperlink"/>
                <w:rFonts w:ascii="Calibri" w:hAnsi="Calibri" w:cs="Calibri"/>
                <w:noProof/>
                <w:lang w:eastAsia="en-IN"/>
              </w:rPr>
              <w:t>3.1.5</w:t>
            </w:r>
            <w:r w:rsidR="009E3CA3" w:rsidRPr="000A7518">
              <w:rPr>
                <w:rStyle w:val="Hyperlink"/>
                <w:noProof/>
              </w:rPr>
              <w:t xml:space="preserve"> Offering Stage</w:t>
            </w:r>
            <w:r w:rsidR="009E3CA3">
              <w:rPr>
                <w:noProof/>
                <w:webHidden/>
              </w:rPr>
              <w:tab/>
            </w:r>
            <w:r w:rsidR="009E3CA3">
              <w:rPr>
                <w:noProof/>
                <w:webHidden/>
              </w:rPr>
              <w:fldChar w:fldCharType="begin"/>
            </w:r>
            <w:r w:rsidR="009E3CA3">
              <w:rPr>
                <w:noProof/>
                <w:webHidden/>
              </w:rPr>
              <w:instrText xml:space="preserve"> PAGEREF _Toc174309703 \h </w:instrText>
            </w:r>
            <w:r w:rsidR="009E3CA3">
              <w:rPr>
                <w:noProof/>
                <w:webHidden/>
              </w:rPr>
            </w:r>
            <w:r w:rsidR="009E3CA3">
              <w:rPr>
                <w:noProof/>
                <w:webHidden/>
              </w:rPr>
              <w:fldChar w:fldCharType="separate"/>
            </w:r>
            <w:r w:rsidR="009E3CA3">
              <w:rPr>
                <w:noProof/>
                <w:webHidden/>
              </w:rPr>
              <w:t>24</w:t>
            </w:r>
            <w:r w:rsidR="009E3CA3">
              <w:rPr>
                <w:noProof/>
                <w:webHidden/>
              </w:rPr>
              <w:fldChar w:fldCharType="end"/>
            </w:r>
          </w:hyperlink>
        </w:p>
        <w:p w14:paraId="11339980" w14:textId="74C75E4A" w:rsidR="009E3CA3" w:rsidRDefault="000861CD">
          <w:pPr>
            <w:pStyle w:val="TOC3"/>
            <w:rPr>
              <w:rFonts w:eastAsiaTheme="minorEastAsia" w:cstheme="minorBidi"/>
              <w:noProof/>
              <w:kern w:val="2"/>
              <w:sz w:val="24"/>
              <w:szCs w:val="24"/>
              <w:lang w:eastAsia="en-IN"/>
              <w14:ligatures w14:val="standardContextual"/>
            </w:rPr>
          </w:pPr>
          <w:hyperlink w:anchor="_Toc174309704" w:history="1">
            <w:r w:rsidR="009E3CA3" w:rsidRPr="000A7518">
              <w:rPr>
                <w:rStyle w:val="Hyperlink"/>
                <w:rFonts w:ascii="Calibri" w:hAnsi="Calibri" w:cs="Calibri"/>
                <w:noProof/>
                <w:lang w:eastAsia="en-IN"/>
              </w:rPr>
              <w:t>3.1.6 IVR Call</w:t>
            </w:r>
            <w:r w:rsidR="009E3CA3">
              <w:rPr>
                <w:noProof/>
                <w:webHidden/>
              </w:rPr>
              <w:tab/>
            </w:r>
            <w:r w:rsidR="009E3CA3">
              <w:rPr>
                <w:noProof/>
                <w:webHidden/>
              </w:rPr>
              <w:fldChar w:fldCharType="begin"/>
            </w:r>
            <w:r w:rsidR="009E3CA3">
              <w:rPr>
                <w:noProof/>
                <w:webHidden/>
              </w:rPr>
              <w:instrText xml:space="preserve"> PAGEREF _Toc174309704 \h </w:instrText>
            </w:r>
            <w:r w:rsidR="009E3CA3">
              <w:rPr>
                <w:noProof/>
                <w:webHidden/>
              </w:rPr>
            </w:r>
            <w:r w:rsidR="009E3CA3">
              <w:rPr>
                <w:noProof/>
                <w:webHidden/>
              </w:rPr>
              <w:fldChar w:fldCharType="separate"/>
            </w:r>
            <w:r w:rsidR="009E3CA3">
              <w:rPr>
                <w:noProof/>
                <w:webHidden/>
              </w:rPr>
              <w:t>26</w:t>
            </w:r>
            <w:r w:rsidR="009E3CA3">
              <w:rPr>
                <w:noProof/>
                <w:webHidden/>
              </w:rPr>
              <w:fldChar w:fldCharType="end"/>
            </w:r>
          </w:hyperlink>
        </w:p>
        <w:p w14:paraId="03947D46" w14:textId="254E599A" w:rsidR="009E3CA3" w:rsidRDefault="000861CD">
          <w:pPr>
            <w:pStyle w:val="TOC3"/>
            <w:rPr>
              <w:rFonts w:eastAsiaTheme="minorEastAsia" w:cstheme="minorBidi"/>
              <w:noProof/>
              <w:kern w:val="2"/>
              <w:sz w:val="24"/>
              <w:szCs w:val="24"/>
              <w:lang w:eastAsia="en-IN"/>
              <w14:ligatures w14:val="standardContextual"/>
            </w:rPr>
          </w:pPr>
          <w:hyperlink w:anchor="_Toc174309705" w:history="1">
            <w:r w:rsidR="009E3CA3" w:rsidRPr="000A7518">
              <w:rPr>
                <w:rStyle w:val="Hyperlink"/>
                <w:rFonts w:ascii="Calibri" w:hAnsi="Calibri" w:cs="Calibri"/>
                <w:noProof/>
                <w:lang w:eastAsia="en-IN"/>
              </w:rPr>
              <w:t>3.1.7 Loan Execution Stage</w:t>
            </w:r>
            <w:r w:rsidR="009E3CA3">
              <w:rPr>
                <w:noProof/>
                <w:webHidden/>
              </w:rPr>
              <w:tab/>
            </w:r>
            <w:r w:rsidR="009E3CA3">
              <w:rPr>
                <w:noProof/>
                <w:webHidden/>
              </w:rPr>
              <w:fldChar w:fldCharType="begin"/>
            </w:r>
            <w:r w:rsidR="009E3CA3">
              <w:rPr>
                <w:noProof/>
                <w:webHidden/>
              </w:rPr>
              <w:instrText xml:space="preserve"> PAGEREF _Toc174309705 \h </w:instrText>
            </w:r>
            <w:r w:rsidR="009E3CA3">
              <w:rPr>
                <w:noProof/>
                <w:webHidden/>
              </w:rPr>
            </w:r>
            <w:r w:rsidR="009E3CA3">
              <w:rPr>
                <w:noProof/>
                <w:webHidden/>
              </w:rPr>
              <w:fldChar w:fldCharType="separate"/>
            </w:r>
            <w:r w:rsidR="009E3CA3">
              <w:rPr>
                <w:noProof/>
                <w:webHidden/>
              </w:rPr>
              <w:t>27</w:t>
            </w:r>
            <w:r w:rsidR="009E3CA3">
              <w:rPr>
                <w:noProof/>
                <w:webHidden/>
              </w:rPr>
              <w:fldChar w:fldCharType="end"/>
            </w:r>
          </w:hyperlink>
        </w:p>
        <w:p w14:paraId="72969BA0" w14:textId="74D83EE4" w:rsidR="009E3CA3" w:rsidRDefault="000861CD">
          <w:pPr>
            <w:pStyle w:val="TOC3"/>
            <w:rPr>
              <w:rFonts w:eastAsiaTheme="minorEastAsia" w:cstheme="minorBidi"/>
              <w:noProof/>
              <w:kern w:val="2"/>
              <w:sz w:val="24"/>
              <w:szCs w:val="24"/>
              <w:lang w:eastAsia="en-IN"/>
              <w14:ligatures w14:val="standardContextual"/>
            </w:rPr>
          </w:pPr>
          <w:hyperlink w:anchor="_Toc174309706" w:history="1">
            <w:r w:rsidR="009E3CA3" w:rsidRPr="000A7518">
              <w:rPr>
                <w:rStyle w:val="Hyperlink"/>
                <w:rFonts w:ascii="Calibri" w:hAnsi="Calibri" w:cs="Calibri"/>
                <w:noProof/>
                <w:lang w:eastAsia="en-IN"/>
              </w:rPr>
              <w:t>3.1.8 Loan Disbursement</w:t>
            </w:r>
            <w:r w:rsidR="009E3CA3">
              <w:rPr>
                <w:noProof/>
                <w:webHidden/>
              </w:rPr>
              <w:tab/>
            </w:r>
            <w:r w:rsidR="009E3CA3">
              <w:rPr>
                <w:noProof/>
                <w:webHidden/>
              </w:rPr>
              <w:fldChar w:fldCharType="begin"/>
            </w:r>
            <w:r w:rsidR="009E3CA3">
              <w:rPr>
                <w:noProof/>
                <w:webHidden/>
              </w:rPr>
              <w:instrText xml:space="preserve"> PAGEREF _Toc174309706 \h </w:instrText>
            </w:r>
            <w:r w:rsidR="009E3CA3">
              <w:rPr>
                <w:noProof/>
                <w:webHidden/>
              </w:rPr>
            </w:r>
            <w:r w:rsidR="009E3CA3">
              <w:rPr>
                <w:noProof/>
                <w:webHidden/>
              </w:rPr>
              <w:fldChar w:fldCharType="separate"/>
            </w:r>
            <w:r w:rsidR="009E3CA3">
              <w:rPr>
                <w:noProof/>
                <w:webHidden/>
              </w:rPr>
              <w:t>29</w:t>
            </w:r>
            <w:r w:rsidR="009E3CA3">
              <w:rPr>
                <w:noProof/>
                <w:webHidden/>
              </w:rPr>
              <w:fldChar w:fldCharType="end"/>
            </w:r>
          </w:hyperlink>
        </w:p>
        <w:p w14:paraId="16DD47FB" w14:textId="4E1788EE" w:rsidR="009E3CA3" w:rsidRDefault="000861CD">
          <w:pPr>
            <w:pStyle w:val="TOC1"/>
            <w:rPr>
              <w:rFonts w:eastAsiaTheme="minorEastAsia" w:cstheme="minorBidi"/>
              <w:b w:val="0"/>
              <w:noProof/>
              <w:kern w:val="2"/>
              <w:szCs w:val="24"/>
              <w:lang w:eastAsia="en-IN"/>
              <w14:ligatures w14:val="standardContextual"/>
            </w:rPr>
          </w:pPr>
          <w:hyperlink w:anchor="_Toc174309707" w:history="1">
            <w:r w:rsidR="009E3CA3" w:rsidRPr="000A7518">
              <w:rPr>
                <w:rStyle w:val="Hyperlink"/>
                <w:rFonts w:cstheme="minorHAnsi"/>
                <w:noProof/>
              </w:rPr>
              <w:t>4. Functional Specifications</w:t>
            </w:r>
            <w:r w:rsidR="009E3CA3">
              <w:rPr>
                <w:noProof/>
                <w:webHidden/>
              </w:rPr>
              <w:tab/>
            </w:r>
            <w:r w:rsidR="009E3CA3">
              <w:rPr>
                <w:noProof/>
                <w:webHidden/>
              </w:rPr>
              <w:fldChar w:fldCharType="begin"/>
            </w:r>
            <w:r w:rsidR="009E3CA3">
              <w:rPr>
                <w:noProof/>
                <w:webHidden/>
              </w:rPr>
              <w:instrText xml:space="preserve"> PAGEREF _Toc174309707 \h </w:instrText>
            </w:r>
            <w:r w:rsidR="009E3CA3">
              <w:rPr>
                <w:noProof/>
                <w:webHidden/>
              </w:rPr>
            </w:r>
            <w:r w:rsidR="009E3CA3">
              <w:rPr>
                <w:noProof/>
                <w:webHidden/>
              </w:rPr>
              <w:fldChar w:fldCharType="separate"/>
            </w:r>
            <w:r w:rsidR="009E3CA3">
              <w:rPr>
                <w:noProof/>
                <w:webHidden/>
              </w:rPr>
              <w:t>30</w:t>
            </w:r>
            <w:r w:rsidR="009E3CA3">
              <w:rPr>
                <w:noProof/>
                <w:webHidden/>
              </w:rPr>
              <w:fldChar w:fldCharType="end"/>
            </w:r>
          </w:hyperlink>
        </w:p>
        <w:p w14:paraId="421F2F97" w14:textId="5B351A8C" w:rsidR="009E3CA3" w:rsidRDefault="000861CD">
          <w:pPr>
            <w:pStyle w:val="TOC2"/>
            <w:tabs>
              <w:tab w:val="left" w:pos="880"/>
            </w:tabs>
            <w:rPr>
              <w:rFonts w:eastAsiaTheme="minorEastAsia" w:cstheme="minorBidi"/>
              <w:noProof/>
              <w:kern w:val="2"/>
              <w:sz w:val="24"/>
              <w:szCs w:val="24"/>
              <w:lang w:val="en-IN" w:eastAsia="en-IN"/>
              <w14:ligatures w14:val="standardContextual"/>
            </w:rPr>
          </w:pPr>
          <w:hyperlink w:anchor="_Toc174309708" w:history="1">
            <w:r w:rsidR="009E3CA3" w:rsidRPr="000A7518">
              <w:rPr>
                <w:rStyle w:val="Hyperlink"/>
                <w:noProof/>
              </w:rPr>
              <w:t>4.1</w:t>
            </w:r>
            <w:r w:rsidR="009E3CA3">
              <w:rPr>
                <w:rFonts w:eastAsiaTheme="minorEastAsia" w:cstheme="minorBidi"/>
                <w:noProof/>
                <w:kern w:val="2"/>
                <w:sz w:val="24"/>
                <w:szCs w:val="24"/>
                <w:lang w:val="en-IN" w:eastAsia="en-IN"/>
                <w14:ligatures w14:val="standardContextual"/>
              </w:rPr>
              <w:tab/>
            </w:r>
            <w:r w:rsidR="009E3CA3" w:rsidRPr="000A7518">
              <w:rPr>
                <w:rStyle w:val="Hyperlink"/>
                <w:noProof/>
              </w:rPr>
              <w:t>Personal Finance - Refinance</w:t>
            </w:r>
            <w:r w:rsidR="009E3CA3">
              <w:rPr>
                <w:noProof/>
                <w:webHidden/>
              </w:rPr>
              <w:tab/>
            </w:r>
            <w:r w:rsidR="009E3CA3">
              <w:rPr>
                <w:noProof/>
                <w:webHidden/>
              </w:rPr>
              <w:fldChar w:fldCharType="begin"/>
            </w:r>
            <w:r w:rsidR="009E3CA3">
              <w:rPr>
                <w:noProof/>
                <w:webHidden/>
              </w:rPr>
              <w:instrText xml:space="preserve"> PAGEREF _Toc174309708 \h </w:instrText>
            </w:r>
            <w:r w:rsidR="009E3CA3">
              <w:rPr>
                <w:noProof/>
                <w:webHidden/>
              </w:rPr>
            </w:r>
            <w:r w:rsidR="009E3CA3">
              <w:rPr>
                <w:noProof/>
                <w:webHidden/>
              </w:rPr>
              <w:fldChar w:fldCharType="separate"/>
            </w:r>
            <w:r w:rsidR="009E3CA3">
              <w:rPr>
                <w:noProof/>
                <w:webHidden/>
              </w:rPr>
              <w:t>30</w:t>
            </w:r>
            <w:r w:rsidR="009E3CA3">
              <w:rPr>
                <w:noProof/>
                <w:webHidden/>
              </w:rPr>
              <w:fldChar w:fldCharType="end"/>
            </w:r>
          </w:hyperlink>
        </w:p>
        <w:p w14:paraId="417191AA" w14:textId="79C4BE79" w:rsidR="009E3CA3" w:rsidRDefault="000861CD">
          <w:pPr>
            <w:pStyle w:val="TOC3"/>
            <w:rPr>
              <w:rFonts w:eastAsiaTheme="minorEastAsia" w:cstheme="minorBidi"/>
              <w:noProof/>
              <w:kern w:val="2"/>
              <w:sz w:val="24"/>
              <w:szCs w:val="24"/>
              <w:lang w:eastAsia="en-IN"/>
              <w14:ligatures w14:val="standardContextual"/>
            </w:rPr>
          </w:pPr>
          <w:hyperlink w:anchor="_Toc174309709" w:history="1">
            <w:r w:rsidR="009E3CA3" w:rsidRPr="000A7518">
              <w:rPr>
                <w:rStyle w:val="Hyperlink"/>
                <w:bCs/>
                <w:noProof/>
              </w:rPr>
              <w:t>4.1.1</w:t>
            </w:r>
            <w:r w:rsidR="009E3CA3" w:rsidRPr="000A7518">
              <w:rPr>
                <w:rStyle w:val="Hyperlink"/>
                <w:noProof/>
              </w:rPr>
              <w:t xml:space="preserve"> Application Initiation – Draft Application Stage</w:t>
            </w:r>
            <w:r w:rsidR="009E3CA3">
              <w:rPr>
                <w:noProof/>
                <w:webHidden/>
              </w:rPr>
              <w:tab/>
            </w:r>
            <w:r w:rsidR="009E3CA3">
              <w:rPr>
                <w:noProof/>
                <w:webHidden/>
              </w:rPr>
              <w:fldChar w:fldCharType="begin"/>
            </w:r>
            <w:r w:rsidR="009E3CA3">
              <w:rPr>
                <w:noProof/>
                <w:webHidden/>
              </w:rPr>
              <w:instrText xml:space="preserve"> PAGEREF _Toc174309709 \h </w:instrText>
            </w:r>
            <w:r w:rsidR="009E3CA3">
              <w:rPr>
                <w:noProof/>
                <w:webHidden/>
              </w:rPr>
            </w:r>
            <w:r w:rsidR="009E3CA3">
              <w:rPr>
                <w:noProof/>
                <w:webHidden/>
              </w:rPr>
              <w:fldChar w:fldCharType="separate"/>
            </w:r>
            <w:r w:rsidR="009E3CA3">
              <w:rPr>
                <w:noProof/>
                <w:webHidden/>
              </w:rPr>
              <w:t>30</w:t>
            </w:r>
            <w:r w:rsidR="009E3CA3">
              <w:rPr>
                <w:noProof/>
                <w:webHidden/>
              </w:rPr>
              <w:fldChar w:fldCharType="end"/>
            </w:r>
          </w:hyperlink>
        </w:p>
        <w:p w14:paraId="3CEE107B" w14:textId="0A7A6D21" w:rsidR="009E3CA3" w:rsidRDefault="000861CD">
          <w:pPr>
            <w:pStyle w:val="TOC3"/>
            <w:rPr>
              <w:rFonts w:eastAsiaTheme="minorEastAsia" w:cstheme="minorBidi"/>
              <w:noProof/>
              <w:kern w:val="2"/>
              <w:sz w:val="24"/>
              <w:szCs w:val="24"/>
              <w:lang w:eastAsia="en-IN"/>
              <w14:ligatures w14:val="standardContextual"/>
            </w:rPr>
          </w:pPr>
          <w:hyperlink w:anchor="_Toc174309710" w:history="1">
            <w:r w:rsidR="009E3CA3" w:rsidRPr="000A7518">
              <w:rPr>
                <w:rStyle w:val="Hyperlink"/>
                <w:bCs/>
                <w:noProof/>
              </w:rPr>
              <w:t>4.1.2</w:t>
            </w:r>
            <w:r w:rsidR="009E3CA3" w:rsidRPr="000A7518">
              <w:rPr>
                <w:rStyle w:val="Hyperlink"/>
                <w:noProof/>
              </w:rPr>
              <w:t xml:space="preserve"> Data Entry Stage – Personal Information will be captured</w:t>
            </w:r>
            <w:r w:rsidR="009E3CA3">
              <w:rPr>
                <w:noProof/>
                <w:webHidden/>
              </w:rPr>
              <w:tab/>
            </w:r>
            <w:r w:rsidR="009E3CA3">
              <w:rPr>
                <w:noProof/>
                <w:webHidden/>
              </w:rPr>
              <w:fldChar w:fldCharType="begin"/>
            </w:r>
            <w:r w:rsidR="009E3CA3">
              <w:rPr>
                <w:noProof/>
                <w:webHidden/>
              </w:rPr>
              <w:instrText xml:space="preserve"> PAGEREF _Toc174309710 \h </w:instrText>
            </w:r>
            <w:r w:rsidR="009E3CA3">
              <w:rPr>
                <w:noProof/>
                <w:webHidden/>
              </w:rPr>
            </w:r>
            <w:r w:rsidR="009E3CA3">
              <w:rPr>
                <w:noProof/>
                <w:webHidden/>
              </w:rPr>
              <w:fldChar w:fldCharType="separate"/>
            </w:r>
            <w:r w:rsidR="009E3CA3">
              <w:rPr>
                <w:noProof/>
                <w:webHidden/>
              </w:rPr>
              <w:t>33</w:t>
            </w:r>
            <w:r w:rsidR="009E3CA3">
              <w:rPr>
                <w:noProof/>
                <w:webHidden/>
              </w:rPr>
              <w:fldChar w:fldCharType="end"/>
            </w:r>
          </w:hyperlink>
        </w:p>
        <w:p w14:paraId="13FB23D7" w14:textId="63ED9636" w:rsidR="009E3CA3" w:rsidRDefault="000861CD">
          <w:pPr>
            <w:pStyle w:val="TOC3"/>
            <w:rPr>
              <w:rFonts w:eastAsiaTheme="minorEastAsia" w:cstheme="minorBidi"/>
              <w:noProof/>
              <w:kern w:val="2"/>
              <w:sz w:val="24"/>
              <w:szCs w:val="24"/>
              <w:lang w:eastAsia="en-IN"/>
              <w14:ligatures w14:val="standardContextual"/>
            </w:rPr>
          </w:pPr>
          <w:hyperlink w:anchor="_Toc174309711" w:history="1">
            <w:r w:rsidR="009E3CA3" w:rsidRPr="000A7518">
              <w:rPr>
                <w:rStyle w:val="Hyperlink"/>
                <w:bCs/>
                <w:noProof/>
              </w:rPr>
              <w:t>4.1.3</w:t>
            </w:r>
            <w:r w:rsidR="009E3CA3" w:rsidRPr="000A7518">
              <w:rPr>
                <w:rStyle w:val="Hyperlink"/>
                <w:noProof/>
              </w:rPr>
              <w:t xml:space="preserve"> Credit Decisioning- Check by Qarar</w:t>
            </w:r>
            <w:r w:rsidR="009E3CA3">
              <w:rPr>
                <w:noProof/>
                <w:webHidden/>
              </w:rPr>
              <w:tab/>
            </w:r>
            <w:r w:rsidR="009E3CA3">
              <w:rPr>
                <w:noProof/>
                <w:webHidden/>
              </w:rPr>
              <w:fldChar w:fldCharType="begin"/>
            </w:r>
            <w:r w:rsidR="009E3CA3">
              <w:rPr>
                <w:noProof/>
                <w:webHidden/>
              </w:rPr>
              <w:instrText xml:space="preserve"> PAGEREF _Toc174309711 \h </w:instrText>
            </w:r>
            <w:r w:rsidR="009E3CA3">
              <w:rPr>
                <w:noProof/>
                <w:webHidden/>
              </w:rPr>
            </w:r>
            <w:r w:rsidR="009E3CA3">
              <w:rPr>
                <w:noProof/>
                <w:webHidden/>
              </w:rPr>
              <w:fldChar w:fldCharType="separate"/>
            </w:r>
            <w:r w:rsidR="009E3CA3">
              <w:rPr>
                <w:noProof/>
                <w:webHidden/>
              </w:rPr>
              <w:t>35</w:t>
            </w:r>
            <w:r w:rsidR="009E3CA3">
              <w:rPr>
                <w:noProof/>
                <w:webHidden/>
              </w:rPr>
              <w:fldChar w:fldCharType="end"/>
            </w:r>
          </w:hyperlink>
        </w:p>
        <w:p w14:paraId="249AAAD3" w14:textId="71E13420" w:rsidR="009E3CA3" w:rsidRDefault="000861CD">
          <w:pPr>
            <w:pStyle w:val="TOC3"/>
            <w:rPr>
              <w:rFonts w:eastAsiaTheme="minorEastAsia" w:cstheme="minorBidi"/>
              <w:noProof/>
              <w:kern w:val="2"/>
              <w:sz w:val="24"/>
              <w:szCs w:val="24"/>
              <w:lang w:eastAsia="en-IN"/>
              <w14:ligatures w14:val="standardContextual"/>
            </w:rPr>
          </w:pPr>
          <w:hyperlink w:anchor="_Toc174309712" w:history="1">
            <w:r w:rsidR="009E3CA3" w:rsidRPr="000A7518">
              <w:rPr>
                <w:rStyle w:val="Hyperlink"/>
                <w:bCs/>
                <w:noProof/>
              </w:rPr>
              <w:t>4.1.4</w:t>
            </w:r>
            <w:r w:rsidR="009E3CA3" w:rsidRPr="000A7518">
              <w:rPr>
                <w:rStyle w:val="Hyperlink"/>
                <w:noProof/>
              </w:rPr>
              <w:t xml:space="preserve"> Underwriter Approval</w:t>
            </w:r>
            <w:r w:rsidR="009E3CA3">
              <w:rPr>
                <w:noProof/>
                <w:webHidden/>
              </w:rPr>
              <w:tab/>
            </w:r>
            <w:r w:rsidR="009E3CA3">
              <w:rPr>
                <w:noProof/>
                <w:webHidden/>
              </w:rPr>
              <w:fldChar w:fldCharType="begin"/>
            </w:r>
            <w:r w:rsidR="009E3CA3">
              <w:rPr>
                <w:noProof/>
                <w:webHidden/>
              </w:rPr>
              <w:instrText xml:space="preserve"> PAGEREF _Toc174309712 \h </w:instrText>
            </w:r>
            <w:r w:rsidR="009E3CA3">
              <w:rPr>
                <w:noProof/>
                <w:webHidden/>
              </w:rPr>
            </w:r>
            <w:r w:rsidR="009E3CA3">
              <w:rPr>
                <w:noProof/>
                <w:webHidden/>
              </w:rPr>
              <w:fldChar w:fldCharType="separate"/>
            </w:r>
            <w:r w:rsidR="009E3CA3">
              <w:rPr>
                <w:noProof/>
                <w:webHidden/>
              </w:rPr>
              <w:t>36</w:t>
            </w:r>
            <w:r w:rsidR="009E3CA3">
              <w:rPr>
                <w:noProof/>
                <w:webHidden/>
              </w:rPr>
              <w:fldChar w:fldCharType="end"/>
            </w:r>
          </w:hyperlink>
        </w:p>
        <w:p w14:paraId="5C983193" w14:textId="40A5B226" w:rsidR="009E3CA3" w:rsidRDefault="000861CD">
          <w:pPr>
            <w:pStyle w:val="TOC3"/>
            <w:rPr>
              <w:rFonts w:eastAsiaTheme="minorEastAsia" w:cstheme="minorBidi"/>
              <w:noProof/>
              <w:kern w:val="2"/>
              <w:sz w:val="24"/>
              <w:szCs w:val="24"/>
              <w:lang w:eastAsia="en-IN"/>
              <w14:ligatures w14:val="standardContextual"/>
            </w:rPr>
          </w:pPr>
          <w:hyperlink w:anchor="_Toc174309713" w:history="1">
            <w:r w:rsidR="009E3CA3" w:rsidRPr="000A7518">
              <w:rPr>
                <w:rStyle w:val="Hyperlink"/>
                <w:bCs/>
                <w:noProof/>
              </w:rPr>
              <w:t>4.1.5</w:t>
            </w:r>
            <w:r w:rsidR="009E3CA3" w:rsidRPr="000A7518">
              <w:rPr>
                <w:rStyle w:val="Hyperlink"/>
                <w:noProof/>
              </w:rPr>
              <w:t xml:space="preserve"> Initial Offer</w:t>
            </w:r>
            <w:r w:rsidR="009E3CA3">
              <w:rPr>
                <w:noProof/>
                <w:webHidden/>
              </w:rPr>
              <w:tab/>
            </w:r>
            <w:r w:rsidR="009E3CA3">
              <w:rPr>
                <w:noProof/>
                <w:webHidden/>
              </w:rPr>
              <w:fldChar w:fldCharType="begin"/>
            </w:r>
            <w:r w:rsidR="009E3CA3">
              <w:rPr>
                <w:noProof/>
                <w:webHidden/>
              </w:rPr>
              <w:instrText xml:space="preserve"> PAGEREF _Toc174309713 \h </w:instrText>
            </w:r>
            <w:r w:rsidR="009E3CA3">
              <w:rPr>
                <w:noProof/>
                <w:webHidden/>
              </w:rPr>
            </w:r>
            <w:r w:rsidR="009E3CA3">
              <w:rPr>
                <w:noProof/>
                <w:webHidden/>
              </w:rPr>
              <w:fldChar w:fldCharType="separate"/>
            </w:r>
            <w:r w:rsidR="009E3CA3">
              <w:rPr>
                <w:noProof/>
                <w:webHidden/>
              </w:rPr>
              <w:t>37</w:t>
            </w:r>
            <w:r w:rsidR="009E3CA3">
              <w:rPr>
                <w:noProof/>
                <w:webHidden/>
              </w:rPr>
              <w:fldChar w:fldCharType="end"/>
            </w:r>
          </w:hyperlink>
        </w:p>
        <w:p w14:paraId="55B2B4D6" w14:textId="60BED285" w:rsidR="009E3CA3" w:rsidRDefault="000861CD">
          <w:pPr>
            <w:pStyle w:val="TOC3"/>
            <w:rPr>
              <w:rFonts w:eastAsiaTheme="minorEastAsia" w:cstheme="minorBidi"/>
              <w:noProof/>
              <w:kern w:val="2"/>
              <w:sz w:val="24"/>
              <w:szCs w:val="24"/>
              <w:lang w:eastAsia="en-IN"/>
              <w14:ligatures w14:val="standardContextual"/>
            </w:rPr>
          </w:pPr>
          <w:hyperlink w:anchor="_Toc174309714" w:history="1">
            <w:r w:rsidR="009E3CA3" w:rsidRPr="000A7518">
              <w:rPr>
                <w:rStyle w:val="Hyperlink"/>
                <w:bCs/>
                <w:noProof/>
              </w:rPr>
              <w:t>4.1.6</w:t>
            </w:r>
            <w:r w:rsidR="009E3CA3" w:rsidRPr="000A7518">
              <w:rPr>
                <w:rStyle w:val="Hyperlink"/>
                <w:noProof/>
              </w:rPr>
              <w:t xml:space="preserve"> Offering Stage</w:t>
            </w:r>
            <w:r w:rsidR="009E3CA3">
              <w:rPr>
                <w:noProof/>
                <w:webHidden/>
              </w:rPr>
              <w:tab/>
            </w:r>
            <w:r w:rsidR="009E3CA3">
              <w:rPr>
                <w:noProof/>
                <w:webHidden/>
              </w:rPr>
              <w:fldChar w:fldCharType="begin"/>
            </w:r>
            <w:r w:rsidR="009E3CA3">
              <w:rPr>
                <w:noProof/>
                <w:webHidden/>
              </w:rPr>
              <w:instrText xml:space="preserve"> PAGEREF _Toc174309714 \h </w:instrText>
            </w:r>
            <w:r w:rsidR="009E3CA3">
              <w:rPr>
                <w:noProof/>
                <w:webHidden/>
              </w:rPr>
            </w:r>
            <w:r w:rsidR="009E3CA3">
              <w:rPr>
                <w:noProof/>
                <w:webHidden/>
              </w:rPr>
              <w:fldChar w:fldCharType="separate"/>
            </w:r>
            <w:r w:rsidR="009E3CA3">
              <w:rPr>
                <w:noProof/>
                <w:webHidden/>
              </w:rPr>
              <w:t>39</w:t>
            </w:r>
            <w:r w:rsidR="009E3CA3">
              <w:rPr>
                <w:noProof/>
                <w:webHidden/>
              </w:rPr>
              <w:fldChar w:fldCharType="end"/>
            </w:r>
          </w:hyperlink>
        </w:p>
        <w:p w14:paraId="43D046D1" w14:textId="0B9AE7B6" w:rsidR="009E3CA3" w:rsidRDefault="000861CD">
          <w:pPr>
            <w:pStyle w:val="TOC3"/>
            <w:rPr>
              <w:rFonts w:eastAsiaTheme="minorEastAsia" w:cstheme="minorBidi"/>
              <w:noProof/>
              <w:kern w:val="2"/>
              <w:sz w:val="24"/>
              <w:szCs w:val="24"/>
              <w:lang w:eastAsia="en-IN"/>
              <w14:ligatures w14:val="standardContextual"/>
            </w:rPr>
          </w:pPr>
          <w:hyperlink w:anchor="_Toc174309715" w:history="1">
            <w:r w:rsidR="009E3CA3" w:rsidRPr="000A7518">
              <w:rPr>
                <w:rStyle w:val="Hyperlink"/>
                <w:noProof/>
              </w:rPr>
              <w:t>4.1.7 Initial Commodity Purchase</w:t>
            </w:r>
            <w:r w:rsidR="009E3CA3">
              <w:rPr>
                <w:noProof/>
                <w:webHidden/>
              </w:rPr>
              <w:tab/>
            </w:r>
            <w:r w:rsidR="009E3CA3">
              <w:rPr>
                <w:noProof/>
                <w:webHidden/>
              </w:rPr>
              <w:fldChar w:fldCharType="begin"/>
            </w:r>
            <w:r w:rsidR="009E3CA3">
              <w:rPr>
                <w:noProof/>
                <w:webHidden/>
              </w:rPr>
              <w:instrText xml:space="preserve"> PAGEREF _Toc174309715 \h </w:instrText>
            </w:r>
            <w:r w:rsidR="009E3CA3">
              <w:rPr>
                <w:noProof/>
                <w:webHidden/>
              </w:rPr>
            </w:r>
            <w:r w:rsidR="009E3CA3">
              <w:rPr>
                <w:noProof/>
                <w:webHidden/>
              </w:rPr>
              <w:fldChar w:fldCharType="separate"/>
            </w:r>
            <w:r w:rsidR="009E3CA3">
              <w:rPr>
                <w:noProof/>
                <w:webHidden/>
              </w:rPr>
              <w:t>40</w:t>
            </w:r>
            <w:r w:rsidR="009E3CA3">
              <w:rPr>
                <w:noProof/>
                <w:webHidden/>
              </w:rPr>
              <w:fldChar w:fldCharType="end"/>
            </w:r>
          </w:hyperlink>
        </w:p>
        <w:p w14:paraId="283987EF" w14:textId="5E153246" w:rsidR="009E3CA3" w:rsidRDefault="000861CD">
          <w:pPr>
            <w:pStyle w:val="TOC3"/>
            <w:rPr>
              <w:rFonts w:eastAsiaTheme="minorEastAsia" w:cstheme="minorBidi"/>
              <w:noProof/>
              <w:kern w:val="2"/>
              <w:sz w:val="24"/>
              <w:szCs w:val="24"/>
              <w:lang w:eastAsia="en-IN"/>
              <w14:ligatures w14:val="standardContextual"/>
            </w:rPr>
          </w:pPr>
          <w:hyperlink w:anchor="_Toc174309716" w:history="1">
            <w:r w:rsidR="009E3CA3" w:rsidRPr="000A7518">
              <w:rPr>
                <w:rStyle w:val="Hyperlink"/>
                <w:bCs/>
                <w:noProof/>
              </w:rPr>
              <w:t>4.1.8</w:t>
            </w:r>
            <w:r w:rsidR="009E3CA3" w:rsidRPr="000A7518">
              <w:rPr>
                <w:rStyle w:val="Hyperlink"/>
                <w:noProof/>
              </w:rPr>
              <w:t xml:space="preserve"> IVR Call</w:t>
            </w:r>
            <w:r w:rsidR="009E3CA3">
              <w:rPr>
                <w:noProof/>
                <w:webHidden/>
              </w:rPr>
              <w:tab/>
            </w:r>
            <w:r w:rsidR="009E3CA3">
              <w:rPr>
                <w:noProof/>
                <w:webHidden/>
              </w:rPr>
              <w:fldChar w:fldCharType="begin"/>
            </w:r>
            <w:r w:rsidR="009E3CA3">
              <w:rPr>
                <w:noProof/>
                <w:webHidden/>
              </w:rPr>
              <w:instrText xml:space="preserve"> PAGEREF _Toc174309716 \h </w:instrText>
            </w:r>
            <w:r w:rsidR="009E3CA3">
              <w:rPr>
                <w:noProof/>
                <w:webHidden/>
              </w:rPr>
            </w:r>
            <w:r w:rsidR="009E3CA3">
              <w:rPr>
                <w:noProof/>
                <w:webHidden/>
              </w:rPr>
              <w:fldChar w:fldCharType="separate"/>
            </w:r>
            <w:r w:rsidR="009E3CA3">
              <w:rPr>
                <w:noProof/>
                <w:webHidden/>
              </w:rPr>
              <w:t>40</w:t>
            </w:r>
            <w:r w:rsidR="009E3CA3">
              <w:rPr>
                <w:noProof/>
                <w:webHidden/>
              </w:rPr>
              <w:fldChar w:fldCharType="end"/>
            </w:r>
          </w:hyperlink>
        </w:p>
        <w:p w14:paraId="4220A4A8" w14:textId="160A2A69" w:rsidR="009E3CA3" w:rsidRDefault="000861CD">
          <w:pPr>
            <w:pStyle w:val="TOC3"/>
            <w:rPr>
              <w:rFonts w:eastAsiaTheme="minorEastAsia" w:cstheme="minorBidi"/>
              <w:noProof/>
              <w:kern w:val="2"/>
              <w:sz w:val="24"/>
              <w:szCs w:val="24"/>
              <w:lang w:eastAsia="en-IN"/>
              <w14:ligatures w14:val="standardContextual"/>
            </w:rPr>
          </w:pPr>
          <w:hyperlink w:anchor="_Toc174309717" w:history="1">
            <w:r w:rsidR="009E3CA3" w:rsidRPr="000A7518">
              <w:rPr>
                <w:rStyle w:val="Hyperlink"/>
                <w:bCs/>
                <w:noProof/>
              </w:rPr>
              <w:t>4.1.9</w:t>
            </w:r>
            <w:r w:rsidR="009E3CA3" w:rsidRPr="000A7518">
              <w:rPr>
                <w:rStyle w:val="Hyperlink"/>
                <w:noProof/>
              </w:rPr>
              <w:t xml:space="preserve"> Loan Execution Stage</w:t>
            </w:r>
            <w:r w:rsidR="009E3CA3">
              <w:rPr>
                <w:noProof/>
                <w:webHidden/>
              </w:rPr>
              <w:tab/>
            </w:r>
            <w:r w:rsidR="009E3CA3">
              <w:rPr>
                <w:noProof/>
                <w:webHidden/>
              </w:rPr>
              <w:fldChar w:fldCharType="begin"/>
            </w:r>
            <w:r w:rsidR="009E3CA3">
              <w:rPr>
                <w:noProof/>
                <w:webHidden/>
              </w:rPr>
              <w:instrText xml:space="preserve"> PAGEREF _Toc174309717 \h </w:instrText>
            </w:r>
            <w:r w:rsidR="009E3CA3">
              <w:rPr>
                <w:noProof/>
                <w:webHidden/>
              </w:rPr>
            </w:r>
            <w:r w:rsidR="009E3CA3">
              <w:rPr>
                <w:noProof/>
                <w:webHidden/>
              </w:rPr>
              <w:fldChar w:fldCharType="separate"/>
            </w:r>
            <w:r w:rsidR="009E3CA3">
              <w:rPr>
                <w:noProof/>
                <w:webHidden/>
              </w:rPr>
              <w:t>42</w:t>
            </w:r>
            <w:r w:rsidR="009E3CA3">
              <w:rPr>
                <w:noProof/>
                <w:webHidden/>
              </w:rPr>
              <w:fldChar w:fldCharType="end"/>
            </w:r>
          </w:hyperlink>
        </w:p>
        <w:p w14:paraId="795989C9" w14:textId="7D5382D1" w:rsidR="009E3CA3" w:rsidRDefault="000861CD">
          <w:pPr>
            <w:pStyle w:val="TOC3"/>
            <w:rPr>
              <w:rFonts w:eastAsiaTheme="minorEastAsia" w:cstheme="minorBidi"/>
              <w:noProof/>
              <w:kern w:val="2"/>
              <w:sz w:val="24"/>
              <w:szCs w:val="24"/>
              <w:lang w:eastAsia="en-IN"/>
              <w14:ligatures w14:val="standardContextual"/>
            </w:rPr>
          </w:pPr>
          <w:hyperlink w:anchor="_Toc174309718" w:history="1">
            <w:r w:rsidR="009E3CA3" w:rsidRPr="000A7518">
              <w:rPr>
                <w:rStyle w:val="Hyperlink"/>
                <w:bCs/>
                <w:noProof/>
              </w:rPr>
              <w:t>4.1.10</w:t>
            </w:r>
            <w:r w:rsidR="009E3CA3" w:rsidRPr="000A7518">
              <w:rPr>
                <w:rStyle w:val="Hyperlink"/>
                <w:noProof/>
              </w:rPr>
              <w:t xml:space="preserve"> Loan Disbursement</w:t>
            </w:r>
            <w:r w:rsidR="009E3CA3">
              <w:rPr>
                <w:noProof/>
                <w:webHidden/>
              </w:rPr>
              <w:tab/>
            </w:r>
            <w:r w:rsidR="009E3CA3">
              <w:rPr>
                <w:noProof/>
                <w:webHidden/>
              </w:rPr>
              <w:fldChar w:fldCharType="begin"/>
            </w:r>
            <w:r w:rsidR="009E3CA3">
              <w:rPr>
                <w:noProof/>
                <w:webHidden/>
              </w:rPr>
              <w:instrText xml:space="preserve"> PAGEREF _Toc174309718 \h </w:instrText>
            </w:r>
            <w:r w:rsidR="009E3CA3">
              <w:rPr>
                <w:noProof/>
                <w:webHidden/>
              </w:rPr>
            </w:r>
            <w:r w:rsidR="009E3CA3">
              <w:rPr>
                <w:noProof/>
                <w:webHidden/>
              </w:rPr>
              <w:fldChar w:fldCharType="separate"/>
            </w:r>
            <w:r w:rsidR="009E3CA3">
              <w:rPr>
                <w:noProof/>
                <w:webHidden/>
              </w:rPr>
              <w:t>44</w:t>
            </w:r>
            <w:r w:rsidR="009E3CA3">
              <w:rPr>
                <w:noProof/>
                <w:webHidden/>
              </w:rPr>
              <w:fldChar w:fldCharType="end"/>
            </w:r>
          </w:hyperlink>
        </w:p>
        <w:p w14:paraId="7B07CC2B" w14:textId="6EE40C27" w:rsidR="009E3CA3" w:rsidRDefault="000861CD">
          <w:pPr>
            <w:pStyle w:val="TOC1"/>
            <w:rPr>
              <w:rFonts w:eastAsiaTheme="minorEastAsia" w:cstheme="minorBidi"/>
              <w:b w:val="0"/>
              <w:noProof/>
              <w:kern w:val="2"/>
              <w:szCs w:val="24"/>
              <w:lang w:eastAsia="en-IN"/>
              <w14:ligatures w14:val="standardContextual"/>
            </w:rPr>
          </w:pPr>
          <w:hyperlink w:anchor="_Toc174309719" w:history="1">
            <w:r w:rsidR="009E3CA3" w:rsidRPr="000A7518">
              <w:rPr>
                <w:rStyle w:val="Hyperlink"/>
                <w:rFonts w:cstheme="minorHAnsi"/>
                <w:noProof/>
              </w:rPr>
              <w:t>5. Solution Features</w:t>
            </w:r>
            <w:r w:rsidR="009E3CA3">
              <w:rPr>
                <w:noProof/>
                <w:webHidden/>
              </w:rPr>
              <w:tab/>
            </w:r>
            <w:r w:rsidR="009E3CA3">
              <w:rPr>
                <w:noProof/>
                <w:webHidden/>
              </w:rPr>
              <w:fldChar w:fldCharType="begin"/>
            </w:r>
            <w:r w:rsidR="009E3CA3">
              <w:rPr>
                <w:noProof/>
                <w:webHidden/>
              </w:rPr>
              <w:instrText xml:space="preserve"> PAGEREF _Toc174309719 \h </w:instrText>
            </w:r>
            <w:r w:rsidR="009E3CA3">
              <w:rPr>
                <w:noProof/>
                <w:webHidden/>
              </w:rPr>
            </w:r>
            <w:r w:rsidR="009E3CA3">
              <w:rPr>
                <w:noProof/>
                <w:webHidden/>
              </w:rPr>
              <w:fldChar w:fldCharType="separate"/>
            </w:r>
            <w:r w:rsidR="009E3CA3">
              <w:rPr>
                <w:noProof/>
                <w:webHidden/>
              </w:rPr>
              <w:t>44</w:t>
            </w:r>
            <w:r w:rsidR="009E3CA3">
              <w:rPr>
                <w:noProof/>
                <w:webHidden/>
              </w:rPr>
              <w:fldChar w:fldCharType="end"/>
            </w:r>
          </w:hyperlink>
        </w:p>
        <w:p w14:paraId="75307A0A" w14:textId="7955FFCC" w:rsidR="009E3CA3" w:rsidRDefault="000861CD">
          <w:pPr>
            <w:pStyle w:val="TOC3"/>
            <w:rPr>
              <w:rFonts w:eastAsiaTheme="minorEastAsia" w:cstheme="minorBidi"/>
              <w:noProof/>
              <w:kern w:val="2"/>
              <w:sz w:val="24"/>
              <w:szCs w:val="24"/>
              <w:lang w:eastAsia="en-IN"/>
              <w14:ligatures w14:val="standardContextual"/>
            </w:rPr>
          </w:pPr>
          <w:hyperlink w:anchor="_Toc174309720" w:history="1">
            <w:r w:rsidR="009E3CA3" w:rsidRPr="000A7518">
              <w:rPr>
                <w:rStyle w:val="Hyperlink"/>
                <w:rFonts w:cstheme="minorHAnsi"/>
                <w:noProof/>
              </w:rPr>
              <w:t>5.1.1 Process Flow</w:t>
            </w:r>
            <w:r w:rsidR="009E3CA3">
              <w:rPr>
                <w:noProof/>
                <w:webHidden/>
              </w:rPr>
              <w:tab/>
            </w:r>
            <w:r w:rsidR="009E3CA3">
              <w:rPr>
                <w:noProof/>
                <w:webHidden/>
              </w:rPr>
              <w:fldChar w:fldCharType="begin"/>
            </w:r>
            <w:r w:rsidR="009E3CA3">
              <w:rPr>
                <w:noProof/>
                <w:webHidden/>
              </w:rPr>
              <w:instrText xml:space="preserve"> PAGEREF _Toc174309720 \h </w:instrText>
            </w:r>
            <w:r w:rsidR="009E3CA3">
              <w:rPr>
                <w:noProof/>
                <w:webHidden/>
              </w:rPr>
            </w:r>
            <w:r w:rsidR="009E3CA3">
              <w:rPr>
                <w:noProof/>
                <w:webHidden/>
              </w:rPr>
              <w:fldChar w:fldCharType="separate"/>
            </w:r>
            <w:r w:rsidR="009E3CA3">
              <w:rPr>
                <w:noProof/>
                <w:webHidden/>
              </w:rPr>
              <w:t>45</w:t>
            </w:r>
            <w:r w:rsidR="009E3CA3">
              <w:rPr>
                <w:noProof/>
                <w:webHidden/>
              </w:rPr>
              <w:fldChar w:fldCharType="end"/>
            </w:r>
          </w:hyperlink>
        </w:p>
        <w:p w14:paraId="5FC6CB8A" w14:textId="30F5DAF3" w:rsidR="009E3CA3" w:rsidRDefault="000861CD">
          <w:pPr>
            <w:pStyle w:val="TOC3"/>
            <w:rPr>
              <w:rFonts w:eastAsiaTheme="minorEastAsia" w:cstheme="minorBidi"/>
              <w:noProof/>
              <w:kern w:val="2"/>
              <w:sz w:val="24"/>
              <w:szCs w:val="24"/>
              <w:lang w:eastAsia="en-IN"/>
              <w14:ligatures w14:val="standardContextual"/>
            </w:rPr>
          </w:pPr>
          <w:hyperlink w:anchor="_Toc174309721" w:history="1">
            <w:r w:rsidR="009E3CA3" w:rsidRPr="000A7518">
              <w:rPr>
                <w:rStyle w:val="Hyperlink"/>
                <w:noProof/>
              </w:rPr>
              <w:t>5.1.2 Field Level Details &amp; Process Flow</w:t>
            </w:r>
            <w:r w:rsidR="009E3CA3">
              <w:rPr>
                <w:noProof/>
                <w:webHidden/>
              </w:rPr>
              <w:tab/>
            </w:r>
            <w:r w:rsidR="009E3CA3">
              <w:rPr>
                <w:noProof/>
                <w:webHidden/>
              </w:rPr>
              <w:fldChar w:fldCharType="begin"/>
            </w:r>
            <w:r w:rsidR="009E3CA3">
              <w:rPr>
                <w:noProof/>
                <w:webHidden/>
              </w:rPr>
              <w:instrText xml:space="preserve"> PAGEREF _Toc174309721 \h </w:instrText>
            </w:r>
            <w:r w:rsidR="009E3CA3">
              <w:rPr>
                <w:noProof/>
                <w:webHidden/>
              </w:rPr>
            </w:r>
            <w:r w:rsidR="009E3CA3">
              <w:rPr>
                <w:noProof/>
                <w:webHidden/>
              </w:rPr>
              <w:fldChar w:fldCharType="separate"/>
            </w:r>
            <w:r w:rsidR="009E3CA3">
              <w:rPr>
                <w:noProof/>
                <w:webHidden/>
              </w:rPr>
              <w:t>45</w:t>
            </w:r>
            <w:r w:rsidR="009E3CA3">
              <w:rPr>
                <w:noProof/>
                <w:webHidden/>
              </w:rPr>
              <w:fldChar w:fldCharType="end"/>
            </w:r>
          </w:hyperlink>
        </w:p>
        <w:p w14:paraId="687B5B5A" w14:textId="271438AB" w:rsidR="009E3CA3" w:rsidRDefault="000861CD">
          <w:pPr>
            <w:pStyle w:val="TOC3"/>
            <w:rPr>
              <w:rFonts w:eastAsiaTheme="minorEastAsia" w:cstheme="minorBidi"/>
              <w:noProof/>
              <w:kern w:val="2"/>
              <w:sz w:val="24"/>
              <w:szCs w:val="24"/>
              <w:lang w:eastAsia="en-IN"/>
              <w14:ligatures w14:val="standardContextual"/>
            </w:rPr>
          </w:pPr>
          <w:hyperlink w:anchor="_Toc174309722" w:history="1">
            <w:r w:rsidR="009E3CA3" w:rsidRPr="000A7518">
              <w:rPr>
                <w:rStyle w:val="Hyperlink"/>
                <w:rFonts w:cstheme="minorHAnsi"/>
                <w:noProof/>
              </w:rPr>
              <w:t>5.1.3 Retail Finance LOS Process- Functionality</w:t>
            </w:r>
            <w:r w:rsidR="009E3CA3">
              <w:rPr>
                <w:noProof/>
                <w:webHidden/>
              </w:rPr>
              <w:tab/>
            </w:r>
            <w:r w:rsidR="009E3CA3">
              <w:rPr>
                <w:noProof/>
                <w:webHidden/>
              </w:rPr>
              <w:fldChar w:fldCharType="begin"/>
            </w:r>
            <w:r w:rsidR="009E3CA3">
              <w:rPr>
                <w:noProof/>
                <w:webHidden/>
              </w:rPr>
              <w:instrText xml:space="preserve"> PAGEREF _Toc174309722 \h </w:instrText>
            </w:r>
            <w:r w:rsidR="009E3CA3">
              <w:rPr>
                <w:noProof/>
                <w:webHidden/>
              </w:rPr>
            </w:r>
            <w:r w:rsidR="009E3CA3">
              <w:rPr>
                <w:noProof/>
                <w:webHidden/>
              </w:rPr>
              <w:fldChar w:fldCharType="separate"/>
            </w:r>
            <w:r w:rsidR="009E3CA3">
              <w:rPr>
                <w:noProof/>
                <w:webHidden/>
              </w:rPr>
              <w:t>45</w:t>
            </w:r>
            <w:r w:rsidR="009E3CA3">
              <w:rPr>
                <w:noProof/>
                <w:webHidden/>
              </w:rPr>
              <w:fldChar w:fldCharType="end"/>
            </w:r>
          </w:hyperlink>
        </w:p>
        <w:p w14:paraId="5F6C6CF3" w14:textId="5A842935" w:rsidR="009E3CA3" w:rsidRDefault="000861CD">
          <w:pPr>
            <w:pStyle w:val="TOC3"/>
            <w:rPr>
              <w:rFonts w:eastAsiaTheme="minorEastAsia" w:cstheme="minorBidi"/>
              <w:noProof/>
              <w:kern w:val="2"/>
              <w:sz w:val="24"/>
              <w:szCs w:val="24"/>
              <w:lang w:eastAsia="en-IN"/>
              <w14:ligatures w14:val="standardContextual"/>
            </w:rPr>
          </w:pPr>
          <w:hyperlink w:anchor="_Toc174309723" w:history="1">
            <w:r w:rsidR="009E3CA3" w:rsidRPr="000A7518">
              <w:rPr>
                <w:rStyle w:val="Hyperlink"/>
                <w:noProof/>
              </w:rPr>
              <w:t>5.1.4 Emkan Finance Company Credit Policy- LOS/LF POS</w:t>
            </w:r>
            <w:r w:rsidR="009E3CA3">
              <w:rPr>
                <w:noProof/>
                <w:webHidden/>
              </w:rPr>
              <w:tab/>
            </w:r>
            <w:r w:rsidR="009E3CA3">
              <w:rPr>
                <w:noProof/>
                <w:webHidden/>
              </w:rPr>
              <w:fldChar w:fldCharType="begin"/>
            </w:r>
            <w:r w:rsidR="009E3CA3">
              <w:rPr>
                <w:noProof/>
                <w:webHidden/>
              </w:rPr>
              <w:instrText xml:space="preserve"> PAGEREF _Toc174309723 \h </w:instrText>
            </w:r>
            <w:r w:rsidR="009E3CA3">
              <w:rPr>
                <w:noProof/>
                <w:webHidden/>
              </w:rPr>
            </w:r>
            <w:r w:rsidR="009E3CA3">
              <w:rPr>
                <w:noProof/>
                <w:webHidden/>
              </w:rPr>
              <w:fldChar w:fldCharType="separate"/>
            </w:r>
            <w:r w:rsidR="009E3CA3">
              <w:rPr>
                <w:noProof/>
                <w:webHidden/>
              </w:rPr>
              <w:t>46</w:t>
            </w:r>
            <w:r w:rsidR="009E3CA3">
              <w:rPr>
                <w:noProof/>
                <w:webHidden/>
              </w:rPr>
              <w:fldChar w:fldCharType="end"/>
            </w:r>
          </w:hyperlink>
        </w:p>
        <w:p w14:paraId="5D9C9DA3" w14:textId="23DF07B1" w:rsidR="009E3CA3" w:rsidRDefault="000861CD">
          <w:pPr>
            <w:pStyle w:val="TOC3"/>
            <w:rPr>
              <w:rFonts w:eastAsiaTheme="minorEastAsia" w:cstheme="minorBidi"/>
              <w:noProof/>
              <w:kern w:val="2"/>
              <w:sz w:val="24"/>
              <w:szCs w:val="24"/>
              <w:lang w:eastAsia="en-IN"/>
              <w14:ligatures w14:val="standardContextual"/>
            </w:rPr>
          </w:pPr>
          <w:hyperlink w:anchor="_Toc174309724" w:history="1">
            <w:r w:rsidR="009E3CA3" w:rsidRPr="000A7518">
              <w:rPr>
                <w:rStyle w:val="Hyperlink"/>
                <w:noProof/>
              </w:rPr>
              <w:t>5.1.5 Product &amp; Pricing</w:t>
            </w:r>
            <w:r w:rsidR="009E3CA3">
              <w:rPr>
                <w:noProof/>
                <w:webHidden/>
              </w:rPr>
              <w:tab/>
            </w:r>
            <w:r w:rsidR="009E3CA3">
              <w:rPr>
                <w:noProof/>
                <w:webHidden/>
              </w:rPr>
              <w:fldChar w:fldCharType="begin"/>
            </w:r>
            <w:r w:rsidR="009E3CA3">
              <w:rPr>
                <w:noProof/>
                <w:webHidden/>
              </w:rPr>
              <w:instrText xml:space="preserve"> PAGEREF _Toc174309724 \h </w:instrText>
            </w:r>
            <w:r w:rsidR="009E3CA3">
              <w:rPr>
                <w:noProof/>
                <w:webHidden/>
              </w:rPr>
            </w:r>
            <w:r w:rsidR="009E3CA3">
              <w:rPr>
                <w:noProof/>
                <w:webHidden/>
              </w:rPr>
              <w:fldChar w:fldCharType="separate"/>
            </w:r>
            <w:r w:rsidR="009E3CA3">
              <w:rPr>
                <w:noProof/>
                <w:webHidden/>
              </w:rPr>
              <w:t>46</w:t>
            </w:r>
            <w:r w:rsidR="009E3CA3">
              <w:rPr>
                <w:noProof/>
                <w:webHidden/>
              </w:rPr>
              <w:fldChar w:fldCharType="end"/>
            </w:r>
          </w:hyperlink>
        </w:p>
        <w:p w14:paraId="5C585D9D" w14:textId="783A5AEE" w:rsidR="009E3CA3" w:rsidRDefault="000861CD">
          <w:pPr>
            <w:pStyle w:val="TOC3"/>
            <w:rPr>
              <w:rFonts w:eastAsiaTheme="minorEastAsia" w:cstheme="minorBidi"/>
              <w:noProof/>
              <w:kern w:val="2"/>
              <w:sz w:val="24"/>
              <w:szCs w:val="24"/>
              <w:lang w:eastAsia="en-IN"/>
              <w14:ligatures w14:val="standardContextual"/>
            </w:rPr>
          </w:pPr>
          <w:hyperlink w:anchor="_Toc174309725" w:history="1">
            <w:r w:rsidR="009E3CA3" w:rsidRPr="000A7518">
              <w:rPr>
                <w:rStyle w:val="Hyperlink"/>
                <w:rFonts w:cstheme="minorHAnsi"/>
                <w:noProof/>
              </w:rPr>
              <w:t>5.1.6 Authority Matrix</w:t>
            </w:r>
            <w:r w:rsidR="009E3CA3">
              <w:rPr>
                <w:noProof/>
                <w:webHidden/>
              </w:rPr>
              <w:tab/>
            </w:r>
            <w:r w:rsidR="009E3CA3">
              <w:rPr>
                <w:noProof/>
                <w:webHidden/>
              </w:rPr>
              <w:fldChar w:fldCharType="begin"/>
            </w:r>
            <w:r w:rsidR="009E3CA3">
              <w:rPr>
                <w:noProof/>
                <w:webHidden/>
              </w:rPr>
              <w:instrText xml:space="preserve"> PAGEREF _Toc174309725 \h </w:instrText>
            </w:r>
            <w:r w:rsidR="009E3CA3">
              <w:rPr>
                <w:noProof/>
                <w:webHidden/>
              </w:rPr>
            </w:r>
            <w:r w:rsidR="009E3CA3">
              <w:rPr>
                <w:noProof/>
                <w:webHidden/>
              </w:rPr>
              <w:fldChar w:fldCharType="separate"/>
            </w:r>
            <w:r w:rsidR="009E3CA3">
              <w:rPr>
                <w:noProof/>
                <w:webHidden/>
              </w:rPr>
              <w:t>47</w:t>
            </w:r>
            <w:r w:rsidR="009E3CA3">
              <w:rPr>
                <w:noProof/>
                <w:webHidden/>
              </w:rPr>
              <w:fldChar w:fldCharType="end"/>
            </w:r>
          </w:hyperlink>
        </w:p>
        <w:p w14:paraId="450C435A" w14:textId="2AA0613A" w:rsidR="009E3CA3" w:rsidRDefault="000861CD">
          <w:pPr>
            <w:pStyle w:val="TOC3"/>
            <w:rPr>
              <w:rFonts w:eastAsiaTheme="minorEastAsia" w:cstheme="minorBidi"/>
              <w:noProof/>
              <w:kern w:val="2"/>
              <w:sz w:val="24"/>
              <w:szCs w:val="24"/>
              <w:lang w:eastAsia="en-IN"/>
              <w14:ligatures w14:val="standardContextual"/>
            </w:rPr>
          </w:pPr>
          <w:hyperlink w:anchor="_Toc174309726" w:history="1">
            <w:r w:rsidR="009E3CA3" w:rsidRPr="000A7518">
              <w:rPr>
                <w:rStyle w:val="Hyperlink"/>
                <w:noProof/>
              </w:rPr>
              <w:t>5.1.7 Limit and DBR Calculation</w:t>
            </w:r>
            <w:r w:rsidR="009E3CA3">
              <w:rPr>
                <w:noProof/>
                <w:webHidden/>
              </w:rPr>
              <w:tab/>
            </w:r>
            <w:r w:rsidR="009E3CA3">
              <w:rPr>
                <w:noProof/>
                <w:webHidden/>
              </w:rPr>
              <w:fldChar w:fldCharType="begin"/>
            </w:r>
            <w:r w:rsidR="009E3CA3">
              <w:rPr>
                <w:noProof/>
                <w:webHidden/>
              </w:rPr>
              <w:instrText xml:space="preserve"> PAGEREF _Toc174309726 \h </w:instrText>
            </w:r>
            <w:r w:rsidR="009E3CA3">
              <w:rPr>
                <w:noProof/>
                <w:webHidden/>
              </w:rPr>
            </w:r>
            <w:r w:rsidR="009E3CA3">
              <w:rPr>
                <w:noProof/>
                <w:webHidden/>
              </w:rPr>
              <w:fldChar w:fldCharType="separate"/>
            </w:r>
            <w:r w:rsidR="009E3CA3">
              <w:rPr>
                <w:noProof/>
                <w:webHidden/>
              </w:rPr>
              <w:t>48</w:t>
            </w:r>
            <w:r w:rsidR="009E3CA3">
              <w:rPr>
                <w:noProof/>
                <w:webHidden/>
              </w:rPr>
              <w:fldChar w:fldCharType="end"/>
            </w:r>
          </w:hyperlink>
        </w:p>
        <w:p w14:paraId="02809C15" w14:textId="67F7274A" w:rsidR="009E3CA3" w:rsidRDefault="000861CD">
          <w:pPr>
            <w:pStyle w:val="TOC3"/>
            <w:rPr>
              <w:rFonts w:eastAsiaTheme="minorEastAsia" w:cstheme="minorBidi"/>
              <w:noProof/>
              <w:kern w:val="2"/>
              <w:sz w:val="24"/>
              <w:szCs w:val="24"/>
              <w:lang w:eastAsia="en-IN"/>
              <w14:ligatures w14:val="standardContextual"/>
            </w:rPr>
          </w:pPr>
          <w:hyperlink w:anchor="_Toc174309727" w:history="1">
            <w:r w:rsidR="009E3CA3" w:rsidRPr="000A7518">
              <w:rPr>
                <w:rStyle w:val="Hyperlink"/>
                <w:rFonts w:cstheme="minorHAnsi"/>
                <w:bCs/>
                <w:noProof/>
                <w:lang w:eastAsia="en-IN"/>
              </w:rPr>
              <w:t>5.1.8 Document Archival Hierarchy</w:t>
            </w:r>
            <w:r w:rsidR="009E3CA3">
              <w:rPr>
                <w:noProof/>
                <w:webHidden/>
              </w:rPr>
              <w:tab/>
            </w:r>
            <w:r w:rsidR="009E3CA3">
              <w:rPr>
                <w:noProof/>
                <w:webHidden/>
              </w:rPr>
              <w:fldChar w:fldCharType="begin"/>
            </w:r>
            <w:r w:rsidR="009E3CA3">
              <w:rPr>
                <w:noProof/>
                <w:webHidden/>
              </w:rPr>
              <w:instrText xml:space="preserve"> PAGEREF _Toc174309727 \h </w:instrText>
            </w:r>
            <w:r w:rsidR="009E3CA3">
              <w:rPr>
                <w:noProof/>
                <w:webHidden/>
              </w:rPr>
            </w:r>
            <w:r w:rsidR="009E3CA3">
              <w:rPr>
                <w:noProof/>
                <w:webHidden/>
              </w:rPr>
              <w:fldChar w:fldCharType="separate"/>
            </w:r>
            <w:r w:rsidR="009E3CA3">
              <w:rPr>
                <w:noProof/>
                <w:webHidden/>
              </w:rPr>
              <w:t>48</w:t>
            </w:r>
            <w:r w:rsidR="009E3CA3">
              <w:rPr>
                <w:noProof/>
                <w:webHidden/>
              </w:rPr>
              <w:fldChar w:fldCharType="end"/>
            </w:r>
          </w:hyperlink>
        </w:p>
        <w:p w14:paraId="1AF07094" w14:textId="4E153E83" w:rsidR="009E3CA3" w:rsidRDefault="000861CD">
          <w:pPr>
            <w:pStyle w:val="TOC3"/>
            <w:rPr>
              <w:rFonts w:eastAsiaTheme="minorEastAsia" w:cstheme="minorBidi"/>
              <w:noProof/>
              <w:kern w:val="2"/>
              <w:sz w:val="24"/>
              <w:szCs w:val="24"/>
              <w:lang w:eastAsia="en-IN"/>
              <w14:ligatures w14:val="standardContextual"/>
            </w:rPr>
          </w:pPr>
          <w:hyperlink w:anchor="_Toc174309728" w:history="1">
            <w:r w:rsidR="009E3CA3" w:rsidRPr="000A7518">
              <w:rPr>
                <w:rStyle w:val="Hyperlink"/>
                <w:noProof/>
              </w:rPr>
              <w:t>5.1.9 Queue Filter</w:t>
            </w:r>
            <w:r w:rsidR="009E3CA3">
              <w:rPr>
                <w:noProof/>
                <w:webHidden/>
              </w:rPr>
              <w:tab/>
            </w:r>
            <w:r w:rsidR="009E3CA3">
              <w:rPr>
                <w:noProof/>
                <w:webHidden/>
              </w:rPr>
              <w:fldChar w:fldCharType="begin"/>
            </w:r>
            <w:r w:rsidR="009E3CA3">
              <w:rPr>
                <w:noProof/>
                <w:webHidden/>
              </w:rPr>
              <w:instrText xml:space="preserve"> PAGEREF _Toc174309728 \h </w:instrText>
            </w:r>
            <w:r w:rsidR="009E3CA3">
              <w:rPr>
                <w:noProof/>
                <w:webHidden/>
              </w:rPr>
            </w:r>
            <w:r w:rsidR="009E3CA3">
              <w:rPr>
                <w:noProof/>
                <w:webHidden/>
              </w:rPr>
              <w:fldChar w:fldCharType="separate"/>
            </w:r>
            <w:r w:rsidR="009E3CA3">
              <w:rPr>
                <w:noProof/>
                <w:webHidden/>
              </w:rPr>
              <w:t>48</w:t>
            </w:r>
            <w:r w:rsidR="009E3CA3">
              <w:rPr>
                <w:noProof/>
                <w:webHidden/>
              </w:rPr>
              <w:fldChar w:fldCharType="end"/>
            </w:r>
          </w:hyperlink>
        </w:p>
        <w:p w14:paraId="151B91EC" w14:textId="6E26EF10" w:rsidR="009E3CA3" w:rsidRDefault="000861CD">
          <w:pPr>
            <w:pStyle w:val="TOC1"/>
            <w:rPr>
              <w:rFonts w:eastAsiaTheme="minorEastAsia" w:cstheme="minorBidi"/>
              <w:b w:val="0"/>
              <w:noProof/>
              <w:kern w:val="2"/>
              <w:szCs w:val="24"/>
              <w:lang w:eastAsia="en-IN"/>
              <w14:ligatures w14:val="standardContextual"/>
            </w:rPr>
          </w:pPr>
          <w:hyperlink w:anchor="_Toc174309729" w:history="1">
            <w:r w:rsidR="009E3CA3" w:rsidRPr="000A7518">
              <w:rPr>
                <w:rStyle w:val="Hyperlink"/>
                <w:rFonts w:cstheme="minorHAnsi"/>
                <w:noProof/>
              </w:rPr>
              <w:t>6. Integration Touch Point</w:t>
            </w:r>
            <w:r w:rsidR="009E3CA3">
              <w:rPr>
                <w:noProof/>
                <w:webHidden/>
              </w:rPr>
              <w:tab/>
            </w:r>
            <w:r w:rsidR="009E3CA3">
              <w:rPr>
                <w:noProof/>
                <w:webHidden/>
              </w:rPr>
              <w:fldChar w:fldCharType="begin"/>
            </w:r>
            <w:r w:rsidR="009E3CA3">
              <w:rPr>
                <w:noProof/>
                <w:webHidden/>
              </w:rPr>
              <w:instrText xml:space="preserve"> PAGEREF _Toc174309729 \h </w:instrText>
            </w:r>
            <w:r w:rsidR="009E3CA3">
              <w:rPr>
                <w:noProof/>
                <w:webHidden/>
              </w:rPr>
            </w:r>
            <w:r w:rsidR="009E3CA3">
              <w:rPr>
                <w:noProof/>
                <w:webHidden/>
              </w:rPr>
              <w:fldChar w:fldCharType="separate"/>
            </w:r>
            <w:r w:rsidR="009E3CA3">
              <w:rPr>
                <w:noProof/>
                <w:webHidden/>
              </w:rPr>
              <w:t>49</w:t>
            </w:r>
            <w:r w:rsidR="009E3CA3">
              <w:rPr>
                <w:noProof/>
                <w:webHidden/>
              </w:rPr>
              <w:fldChar w:fldCharType="end"/>
            </w:r>
          </w:hyperlink>
        </w:p>
        <w:p w14:paraId="5DB9BF08" w14:textId="40C10FF9" w:rsidR="009E3CA3" w:rsidRDefault="000861CD">
          <w:pPr>
            <w:pStyle w:val="TOC1"/>
            <w:rPr>
              <w:rFonts w:eastAsiaTheme="minorEastAsia" w:cstheme="minorBidi"/>
              <w:b w:val="0"/>
              <w:noProof/>
              <w:kern w:val="2"/>
              <w:szCs w:val="24"/>
              <w:lang w:eastAsia="en-IN"/>
              <w14:ligatures w14:val="standardContextual"/>
            </w:rPr>
          </w:pPr>
          <w:hyperlink w:anchor="_Toc174309730" w:history="1">
            <w:r w:rsidR="009E3CA3" w:rsidRPr="000A7518">
              <w:rPr>
                <w:rStyle w:val="Hyperlink"/>
                <w:rFonts w:cstheme="minorHAnsi"/>
                <w:noProof/>
              </w:rPr>
              <w:t>7. Other Nonfunctional Requirements</w:t>
            </w:r>
            <w:r w:rsidR="009E3CA3">
              <w:rPr>
                <w:noProof/>
                <w:webHidden/>
              </w:rPr>
              <w:tab/>
            </w:r>
            <w:r w:rsidR="009E3CA3">
              <w:rPr>
                <w:noProof/>
                <w:webHidden/>
              </w:rPr>
              <w:fldChar w:fldCharType="begin"/>
            </w:r>
            <w:r w:rsidR="009E3CA3">
              <w:rPr>
                <w:noProof/>
                <w:webHidden/>
              </w:rPr>
              <w:instrText xml:space="preserve"> PAGEREF _Toc174309730 \h </w:instrText>
            </w:r>
            <w:r w:rsidR="009E3CA3">
              <w:rPr>
                <w:noProof/>
                <w:webHidden/>
              </w:rPr>
            </w:r>
            <w:r w:rsidR="009E3CA3">
              <w:rPr>
                <w:noProof/>
                <w:webHidden/>
              </w:rPr>
              <w:fldChar w:fldCharType="separate"/>
            </w:r>
            <w:r w:rsidR="009E3CA3">
              <w:rPr>
                <w:noProof/>
                <w:webHidden/>
              </w:rPr>
              <w:t>54</w:t>
            </w:r>
            <w:r w:rsidR="009E3CA3">
              <w:rPr>
                <w:noProof/>
                <w:webHidden/>
              </w:rPr>
              <w:fldChar w:fldCharType="end"/>
            </w:r>
          </w:hyperlink>
        </w:p>
        <w:p w14:paraId="39E28DDE" w14:textId="22BE73FD" w:rsidR="009E3CA3" w:rsidRDefault="000861CD">
          <w:pPr>
            <w:pStyle w:val="TOC3"/>
            <w:rPr>
              <w:rFonts w:eastAsiaTheme="minorEastAsia" w:cstheme="minorBidi"/>
              <w:noProof/>
              <w:kern w:val="2"/>
              <w:sz w:val="24"/>
              <w:szCs w:val="24"/>
              <w:lang w:eastAsia="en-IN"/>
              <w14:ligatures w14:val="standardContextual"/>
            </w:rPr>
          </w:pPr>
          <w:hyperlink w:anchor="_Toc174309731" w:history="1">
            <w:r w:rsidR="009E3CA3" w:rsidRPr="000A7518">
              <w:rPr>
                <w:rStyle w:val="Hyperlink"/>
                <w:rFonts w:cstheme="minorHAnsi"/>
                <w:noProof/>
              </w:rPr>
              <w:t>7.1</w:t>
            </w:r>
            <w:r w:rsidR="009E3CA3">
              <w:rPr>
                <w:rFonts w:eastAsiaTheme="minorEastAsia" w:cstheme="minorBidi"/>
                <w:noProof/>
                <w:kern w:val="2"/>
                <w:sz w:val="24"/>
                <w:szCs w:val="24"/>
                <w:lang w:eastAsia="en-IN"/>
                <w14:ligatures w14:val="standardContextual"/>
              </w:rPr>
              <w:tab/>
            </w:r>
            <w:r w:rsidR="009E3CA3" w:rsidRPr="000A7518">
              <w:rPr>
                <w:rStyle w:val="Hyperlink"/>
                <w:rFonts w:cstheme="minorHAnsi"/>
                <w:noProof/>
              </w:rPr>
              <w:t>Performance Requirements</w:t>
            </w:r>
            <w:r w:rsidR="009E3CA3">
              <w:rPr>
                <w:noProof/>
                <w:webHidden/>
              </w:rPr>
              <w:tab/>
            </w:r>
            <w:r w:rsidR="009E3CA3">
              <w:rPr>
                <w:noProof/>
                <w:webHidden/>
              </w:rPr>
              <w:fldChar w:fldCharType="begin"/>
            </w:r>
            <w:r w:rsidR="009E3CA3">
              <w:rPr>
                <w:noProof/>
                <w:webHidden/>
              </w:rPr>
              <w:instrText xml:space="preserve"> PAGEREF _Toc174309731 \h </w:instrText>
            </w:r>
            <w:r w:rsidR="009E3CA3">
              <w:rPr>
                <w:noProof/>
                <w:webHidden/>
              </w:rPr>
            </w:r>
            <w:r w:rsidR="009E3CA3">
              <w:rPr>
                <w:noProof/>
                <w:webHidden/>
              </w:rPr>
              <w:fldChar w:fldCharType="separate"/>
            </w:r>
            <w:r w:rsidR="009E3CA3">
              <w:rPr>
                <w:noProof/>
                <w:webHidden/>
              </w:rPr>
              <w:t>54</w:t>
            </w:r>
            <w:r w:rsidR="009E3CA3">
              <w:rPr>
                <w:noProof/>
                <w:webHidden/>
              </w:rPr>
              <w:fldChar w:fldCharType="end"/>
            </w:r>
          </w:hyperlink>
        </w:p>
        <w:p w14:paraId="43695012" w14:textId="7AD10905" w:rsidR="009E3CA3" w:rsidRDefault="000861CD">
          <w:pPr>
            <w:pStyle w:val="TOC3"/>
            <w:rPr>
              <w:rFonts w:eastAsiaTheme="minorEastAsia" w:cstheme="minorBidi"/>
              <w:noProof/>
              <w:kern w:val="2"/>
              <w:sz w:val="24"/>
              <w:szCs w:val="24"/>
              <w:lang w:eastAsia="en-IN"/>
              <w14:ligatures w14:val="standardContextual"/>
            </w:rPr>
          </w:pPr>
          <w:hyperlink w:anchor="_Toc174309732" w:history="1">
            <w:r w:rsidR="009E3CA3" w:rsidRPr="000A7518">
              <w:rPr>
                <w:rStyle w:val="Hyperlink"/>
                <w:rFonts w:cstheme="minorHAnsi"/>
                <w:noProof/>
              </w:rPr>
              <w:t>7.2</w:t>
            </w:r>
            <w:r w:rsidR="009E3CA3">
              <w:rPr>
                <w:rFonts w:eastAsiaTheme="minorEastAsia" w:cstheme="minorBidi"/>
                <w:noProof/>
                <w:kern w:val="2"/>
                <w:sz w:val="24"/>
                <w:szCs w:val="24"/>
                <w:lang w:eastAsia="en-IN"/>
                <w14:ligatures w14:val="standardContextual"/>
              </w:rPr>
              <w:tab/>
            </w:r>
            <w:r w:rsidR="009E3CA3" w:rsidRPr="000A7518">
              <w:rPr>
                <w:rStyle w:val="Hyperlink"/>
                <w:rFonts w:cstheme="minorHAnsi"/>
                <w:noProof/>
              </w:rPr>
              <w:t>Safety Requirements</w:t>
            </w:r>
            <w:r w:rsidR="009E3CA3">
              <w:rPr>
                <w:noProof/>
                <w:webHidden/>
              </w:rPr>
              <w:tab/>
            </w:r>
            <w:r w:rsidR="009E3CA3">
              <w:rPr>
                <w:noProof/>
                <w:webHidden/>
              </w:rPr>
              <w:fldChar w:fldCharType="begin"/>
            </w:r>
            <w:r w:rsidR="009E3CA3">
              <w:rPr>
                <w:noProof/>
                <w:webHidden/>
              </w:rPr>
              <w:instrText xml:space="preserve"> PAGEREF _Toc174309732 \h </w:instrText>
            </w:r>
            <w:r w:rsidR="009E3CA3">
              <w:rPr>
                <w:noProof/>
                <w:webHidden/>
              </w:rPr>
            </w:r>
            <w:r w:rsidR="009E3CA3">
              <w:rPr>
                <w:noProof/>
                <w:webHidden/>
              </w:rPr>
              <w:fldChar w:fldCharType="separate"/>
            </w:r>
            <w:r w:rsidR="009E3CA3">
              <w:rPr>
                <w:noProof/>
                <w:webHidden/>
              </w:rPr>
              <w:t>54</w:t>
            </w:r>
            <w:r w:rsidR="009E3CA3">
              <w:rPr>
                <w:noProof/>
                <w:webHidden/>
              </w:rPr>
              <w:fldChar w:fldCharType="end"/>
            </w:r>
          </w:hyperlink>
        </w:p>
        <w:p w14:paraId="3A3194E3" w14:textId="74487B56" w:rsidR="009E3CA3" w:rsidRDefault="000861CD">
          <w:pPr>
            <w:pStyle w:val="TOC3"/>
            <w:rPr>
              <w:rFonts w:eastAsiaTheme="minorEastAsia" w:cstheme="minorBidi"/>
              <w:noProof/>
              <w:kern w:val="2"/>
              <w:sz w:val="24"/>
              <w:szCs w:val="24"/>
              <w:lang w:eastAsia="en-IN"/>
              <w14:ligatures w14:val="standardContextual"/>
            </w:rPr>
          </w:pPr>
          <w:hyperlink w:anchor="_Toc174309733" w:history="1">
            <w:r w:rsidR="009E3CA3" w:rsidRPr="000A7518">
              <w:rPr>
                <w:rStyle w:val="Hyperlink"/>
                <w:rFonts w:cstheme="minorHAnsi"/>
                <w:noProof/>
              </w:rPr>
              <w:t>7.3</w:t>
            </w:r>
            <w:r w:rsidR="009E3CA3">
              <w:rPr>
                <w:rFonts w:eastAsiaTheme="minorEastAsia" w:cstheme="minorBidi"/>
                <w:noProof/>
                <w:kern w:val="2"/>
                <w:sz w:val="24"/>
                <w:szCs w:val="24"/>
                <w:lang w:eastAsia="en-IN"/>
                <w14:ligatures w14:val="standardContextual"/>
              </w:rPr>
              <w:tab/>
            </w:r>
            <w:r w:rsidR="009E3CA3" w:rsidRPr="000A7518">
              <w:rPr>
                <w:rStyle w:val="Hyperlink"/>
                <w:rFonts w:cstheme="minorHAnsi"/>
                <w:noProof/>
              </w:rPr>
              <w:t>Security Requirements</w:t>
            </w:r>
            <w:r w:rsidR="009E3CA3">
              <w:rPr>
                <w:noProof/>
                <w:webHidden/>
              </w:rPr>
              <w:tab/>
            </w:r>
            <w:r w:rsidR="009E3CA3">
              <w:rPr>
                <w:noProof/>
                <w:webHidden/>
              </w:rPr>
              <w:fldChar w:fldCharType="begin"/>
            </w:r>
            <w:r w:rsidR="009E3CA3">
              <w:rPr>
                <w:noProof/>
                <w:webHidden/>
              </w:rPr>
              <w:instrText xml:space="preserve"> PAGEREF _Toc174309733 \h </w:instrText>
            </w:r>
            <w:r w:rsidR="009E3CA3">
              <w:rPr>
                <w:noProof/>
                <w:webHidden/>
              </w:rPr>
            </w:r>
            <w:r w:rsidR="009E3CA3">
              <w:rPr>
                <w:noProof/>
                <w:webHidden/>
              </w:rPr>
              <w:fldChar w:fldCharType="separate"/>
            </w:r>
            <w:r w:rsidR="009E3CA3">
              <w:rPr>
                <w:noProof/>
                <w:webHidden/>
              </w:rPr>
              <w:t>55</w:t>
            </w:r>
            <w:r w:rsidR="009E3CA3">
              <w:rPr>
                <w:noProof/>
                <w:webHidden/>
              </w:rPr>
              <w:fldChar w:fldCharType="end"/>
            </w:r>
          </w:hyperlink>
        </w:p>
        <w:p w14:paraId="1B2993D8" w14:textId="537088FE" w:rsidR="009E3CA3" w:rsidRDefault="000861CD">
          <w:pPr>
            <w:pStyle w:val="TOC1"/>
            <w:rPr>
              <w:rFonts w:eastAsiaTheme="minorEastAsia" w:cstheme="minorBidi"/>
              <w:b w:val="0"/>
              <w:noProof/>
              <w:kern w:val="2"/>
              <w:szCs w:val="24"/>
              <w:lang w:eastAsia="en-IN"/>
              <w14:ligatures w14:val="standardContextual"/>
            </w:rPr>
          </w:pPr>
          <w:hyperlink w:anchor="_Toc174309734" w:history="1">
            <w:r w:rsidR="009E3CA3" w:rsidRPr="000A7518">
              <w:rPr>
                <w:rStyle w:val="Hyperlink"/>
                <w:rFonts w:cstheme="minorHAnsi"/>
                <w:noProof/>
              </w:rPr>
              <w:t>8. Annexure 1 : Document List</w:t>
            </w:r>
            <w:r w:rsidR="009E3CA3">
              <w:rPr>
                <w:noProof/>
                <w:webHidden/>
              </w:rPr>
              <w:tab/>
            </w:r>
            <w:r w:rsidR="009E3CA3">
              <w:rPr>
                <w:noProof/>
                <w:webHidden/>
              </w:rPr>
              <w:fldChar w:fldCharType="begin"/>
            </w:r>
            <w:r w:rsidR="009E3CA3">
              <w:rPr>
                <w:noProof/>
                <w:webHidden/>
              </w:rPr>
              <w:instrText xml:space="preserve"> PAGEREF _Toc174309734 \h </w:instrText>
            </w:r>
            <w:r w:rsidR="009E3CA3">
              <w:rPr>
                <w:noProof/>
                <w:webHidden/>
              </w:rPr>
            </w:r>
            <w:r w:rsidR="009E3CA3">
              <w:rPr>
                <w:noProof/>
                <w:webHidden/>
              </w:rPr>
              <w:fldChar w:fldCharType="separate"/>
            </w:r>
            <w:r w:rsidR="009E3CA3">
              <w:rPr>
                <w:noProof/>
                <w:webHidden/>
              </w:rPr>
              <w:t>55</w:t>
            </w:r>
            <w:r w:rsidR="009E3CA3">
              <w:rPr>
                <w:noProof/>
                <w:webHidden/>
              </w:rPr>
              <w:fldChar w:fldCharType="end"/>
            </w:r>
          </w:hyperlink>
        </w:p>
        <w:p w14:paraId="251994F8" w14:textId="5A65BB5F" w:rsidR="009E3CA3" w:rsidRDefault="000861CD">
          <w:pPr>
            <w:pStyle w:val="TOC1"/>
            <w:rPr>
              <w:rFonts w:eastAsiaTheme="minorEastAsia" w:cstheme="minorBidi"/>
              <w:b w:val="0"/>
              <w:noProof/>
              <w:kern w:val="2"/>
              <w:szCs w:val="24"/>
              <w:lang w:eastAsia="en-IN"/>
              <w14:ligatures w14:val="standardContextual"/>
            </w:rPr>
          </w:pPr>
          <w:hyperlink w:anchor="_Toc174309735" w:history="1">
            <w:r w:rsidR="009E3CA3" w:rsidRPr="000A7518">
              <w:rPr>
                <w:rStyle w:val="Hyperlink"/>
                <w:rFonts w:cstheme="minorHAnsi"/>
                <w:noProof/>
              </w:rPr>
              <w:t>9. Annexure 2 : Email SMS Communication</w:t>
            </w:r>
            <w:r w:rsidR="009E3CA3">
              <w:rPr>
                <w:noProof/>
                <w:webHidden/>
              </w:rPr>
              <w:tab/>
            </w:r>
            <w:r w:rsidR="009E3CA3">
              <w:rPr>
                <w:noProof/>
                <w:webHidden/>
              </w:rPr>
              <w:fldChar w:fldCharType="begin"/>
            </w:r>
            <w:r w:rsidR="009E3CA3">
              <w:rPr>
                <w:noProof/>
                <w:webHidden/>
              </w:rPr>
              <w:instrText xml:space="preserve"> PAGEREF _Toc174309735 \h </w:instrText>
            </w:r>
            <w:r w:rsidR="009E3CA3">
              <w:rPr>
                <w:noProof/>
                <w:webHidden/>
              </w:rPr>
            </w:r>
            <w:r w:rsidR="009E3CA3">
              <w:rPr>
                <w:noProof/>
                <w:webHidden/>
              </w:rPr>
              <w:fldChar w:fldCharType="separate"/>
            </w:r>
            <w:r w:rsidR="009E3CA3">
              <w:rPr>
                <w:noProof/>
                <w:webHidden/>
              </w:rPr>
              <w:t>56</w:t>
            </w:r>
            <w:r w:rsidR="009E3CA3">
              <w:rPr>
                <w:noProof/>
                <w:webHidden/>
              </w:rPr>
              <w:fldChar w:fldCharType="end"/>
            </w:r>
          </w:hyperlink>
        </w:p>
        <w:p w14:paraId="6174BD37" w14:textId="0ADE0519" w:rsidR="009E3CA3" w:rsidRDefault="000861CD">
          <w:pPr>
            <w:pStyle w:val="TOC1"/>
            <w:rPr>
              <w:rFonts w:eastAsiaTheme="minorEastAsia" w:cstheme="minorBidi"/>
              <w:b w:val="0"/>
              <w:noProof/>
              <w:kern w:val="2"/>
              <w:szCs w:val="24"/>
              <w:lang w:eastAsia="en-IN"/>
              <w14:ligatures w14:val="standardContextual"/>
            </w:rPr>
          </w:pPr>
          <w:hyperlink w:anchor="_Toc174309736" w:history="1">
            <w:r w:rsidR="009E3CA3" w:rsidRPr="000A7518">
              <w:rPr>
                <w:rStyle w:val="Hyperlink"/>
                <w:rFonts w:cstheme="minorHAnsi"/>
                <w:noProof/>
              </w:rPr>
              <w:t>10. Annexure 3: Master Data</w:t>
            </w:r>
            <w:r w:rsidR="009E3CA3">
              <w:rPr>
                <w:noProof/>
                <w:webHidden/>
              </w:rPr>
              <w:tab/>
            </w:r>
            <w:r w:rsidR="009E3CA3">
              <w:rPr>
                <w:noProof/>
                <w:webHidden/>
              </w:rPr>
              <w:fldChar w:fldCharType="begin"/>
            </w:r>
            <w:r w:rsidR="009E3CA3">
              <w:rPr>
                <w:noProof/>
                <w:webHidden/>
              </w:rPr>
              <w:instrText xml:space="preserve"> PAGEREF _Toc174309736 \h </w:instrText>
            </w:r>
            <w:r w:rsidR="009E3CA3">
              <w:rPr>
                <w:noProof/>
                <w:webHidden/>
              </w:rPr>
            </w:r>
            <w:r w:rsidR="009E3CA3">
              <w:rPr>
                <w:noProof/>
                <w:webHidden/>
              </w:rPr>
              <w:fldChar w:fldCharType="separate"/>
            </w:r>
            <w:r w:rsidR="009E3CA3">
              <w:rPr>
                <w:noProof/>
                <w:webHidden/>
              </w:rPr>
              <w:t>56</w:t>
            </w:r>
            <w:r w:rsidR="009E3CA3">
              <w:rPr>
                <w:noProof/>
                <w:webHidden/>
              </w:rPr>
              <w:fldChar w:fldCharType="end"/>
            </w:r>
          </w:hyperlink>
        </w:p>
        <w:p w14:paraId="568BDFFD" w14:textId="04289AD9" w:rsidR="009E3CA3" w:rsidRDefault="000861CD">
          <w:pPr>
            <w:pStyle w:val="TOC1"/>
            <w:rPr>
              <w:rFonts w:eastAsiaTheme="minorEastAsia" w:cstheme="minorBidi"/>
              <w:b w:val="0"/>
              <w:noProof/>
              <w:kern w:val="2"/>
              <w:szCs w:val="24"/>
              <w:lang w:eastAsia="en-IN"/>
              <w14:ligatures w14:val="standardContextual"/>
            </w:rPr>
          </w:pPr>
          <w:hyperlink w:anchor="_Toc174309737" w:history="1">
            <w:r w:rsidR="009E3CA3" w:rsidRPr="000A7518">
              <w:rPr>
                <w:rStyle w:val="Hyperlink"/>
                <w:noProof/>
              </w:rPr>
              <w:t>11. Annexure 4: Reports</w:t>
            </w:r>
            <w:r w:rsidR="009E3CA3">
              <w:rPr>
                <w:noProof/>
                <w:webHidden/>
              </w:rPr>
              <w:tab/>
            </w:r>
            <w:r w:rsidR="009E3CA3">
              <w:rPr>
                <w:noProof/>
                <w:webHidden/>
              </w:rPr>
              <w:fldChar w:fldCharType="begin"/>
            </w:r>
            <w:r w:rsidR="009E3CA3">
              <w:rPr>
                <w:noProof/>
                <w:webHidden/>
              </w:rPr>
              <w:instrText xml:space="preserve"> PAGEREF _Toc174309737 \h </w:instrText>
            </w:r>
            <w:r w:rsidR="009E3CA3">
              <w:rPr>
                <w:noProof/>
                <w:webHidden/>
              </w:rPr>
            </w:r>
            <w:r w:rsidR="009E3CA3">
              <w:rPr>
                <w:noProof/>
                <w:webHidden/>
              </w:rPr>
              <w:fldChar w:fldCharType="separate"/>
            </w:r>
            <w:r w:rsidR="009E3CA3">
              <w:rPr>
                <w:noProof/>
                <w:webHidden/>
              </w:rPr>
              <w:t>56</w:t>
            </w:r>
            <w:r w:rsidR="009E3CA3">
              <w:rPr>
                <w:noProof/>
                <w:webHidden/>
              </w:rPr>
              <w:fldChar w:fldCharType="end"/>
            </w:r>
          </w:hyperlink>
        </w:p>
        <w:p w14:paraId="4F1CD429" w14:textId="75745DB6" w:rsidR="009E3CA3" w:rsidRDefault="000861CD">
          <w:pPr>
            <w:pStyle w:val="TOC1"/>
            <w:rPr>
              <w:rFonts w:eastAsiaTheme="minorEastAsia" w:cstheme="minorBidi"/>
              <w:b w:val="0"/>
              <w:noProof/>
              <w:kern w:val="2"/>
              <w:szCs w:val="24"/>
              <w:lang w:eastAsia="en-IN"/>
              <w14:ligatures w14:val="standardContextual"/>
            </w:rPr>
          </w:pPr>
          <w:hyperlink w:anchor="_Toc174309738" w:history="1">
            <w:r w:rsidR="009E3CA3" w:rsidRPr="000A7518">
              <w:rPr>
                <w:rStyle w:val="Hyperlink"/>
                <w:noProof/>
              </w:rPr>
              <w:t>12. Annexure 5: Hardware &amp; Software Sizing</w:t>
            </w:r>
            <w:r w:rsidR="009E3CA3">
              <w:rPr>
                <w:noProof/>
                <w:webHidden/>
              </w:rPr>
              <w:tab/>
            </w:r>
            <w:r w:rsidR="009E3CA3">
              <w:rPr>
                <w:noProof/>
                <w:webHidden/>
              </w:rPr>
              <w:fldChar w:fldCharType="begin"/>
            </w:r>
            <w:r w:rsidR="009E3CA3">
              <w:rPr>
                <w:noProof/>
                <w:webHidden/>
              </w:rPr>
              <w:instrText xml:space="preserve"> PAGEREF _Toc174309738 \h </w:instrText>
            </w:r>
            <w:r w:rsidR="009E3CA3">
              <w:rPr>
                <w:noProof/>
                <w:webHidden/>
              </w:rPr>
            </w:r>
            <w:r w:rsidR="009E3CA3">
              <w:rPr>
                <w:noProof/>
                <w:webHidden/>
              </w:rPr>
              <w:fldChar w:fldCharType="separate"/>
            </w:r>
            <w:r w:rsidR="009E3CA3">
              <w:rPr>
                <w:noProof/>
                <w:webHidden/>
              </w:rPr>
              <w:t>56</w:t>
            </w:r>
            <w:r w:rsidR="009E3CA3">
              <w:rPr>
                <w:noProof/>
                <w:webHidden/>
              </w:rPr>
              <w:fldChar w:fldCharType="end"/>
            </w:r>
          </w:hyperlink>
        </w:p>
        <w:p w14:paraId="20040E46" w14:textId="1F595E46" w:rsidR="009E3CA3" w:rsidRDefault="000861CD">
          <w:pPr>
            <w:pStyle w:val="TOC1"/>
            <w:rPr>
              <w:rFonts w:eastAsiaTheme="minorEastAsia" w:cstheme="minorBidi"/>
              <w:b w:val="0"/>
              <w:noProof/>
              <w:kern w:val="2"/>
              <w:szCs w:val="24"/>
              <w:lang w:eastAsia="en-IN"/>
              <w14:ligatures w14:val="standardContextual"/>
            </w:rPr>
          </w:pPr>
          <w:hyperlink w:anchor="_Toc174309739" w:history="1">
            <w:r w:rsidR="009E3CA3" w:rsidRPr="000A7518">
              <w:rPr>
                <w:rStyle w:val="Hyperlink"/>
                <w:rFonts w:cstheme="minorHAnsi"/>
                <w:noProof/>
              </w:rPr>
              <w:t>13. Glossary</w:t>
            </w:r>
            <w:r w:rsidR="009E3CA3">
              <w:rPr>
                <w:noProof/>
                <w:webHidden/>
              </w:rPr>
              <w:tab/>
            </w:r>
            <w:r w:rsidR="009E3CA3">
              <w:rPr>
                <w:noProof/>
                <w:webHidden/>
              </w:rPr>
              <w:fldChar w:fldCharType="begin"/>
            </w:r>
            <w:r w:rsidR="009E3CA3">
              <w:rPr>
                <w:noProof/>
                <w:webHidden/>
              </w:rPr>
              <w:instrText xml:space="preserve"> PAGEREF _Toc174309739 \h </w:instrText>
            </w:r>
            <w:r w:rsidR="009E3CA3">
              <w:rPr>
                <w:noProof/>
                <w:webHidden/>
              </w:rPr>
            </w:r>
            <w:r w:rsidR="009E3CA3">
              <w:rPr>
                <w:noProof/>
                <w:webHidden/>
              </w:rPr>
              <w:fldChar w:fldCharType="separate"/>
            </w:r>
            <w:r w:rsidR="009E3CA3">
              <w:rPr>
                <w:noProof/>
                <w:webHidden/>
              </w:rPr>
              <w:t>56</w:t>
            </w:r>
            <w:r w:rsidR="009E3CA3">
              <w:rPr>
                <w:noProof/>
                <w:webHidden/>
              </w:rPr>
              <w:fldChar w:fldCharType="end"/>
            </w:r>
          </w:hyperlink>
        </w:p>
        <w:p w14:paraId="56A4640D" w14:textId="5686CFD8" w:rsidR="009E3CA3" w:rsidRDefault="000861CD">
          <w:pPr>
            <w:pStyle w:val="TOC1"/>
            <w:rPr>
              <w:rFonts w:eastAsiaTheme="minorEastAsia" w:cstheme="minorBidi"/>
              <w:b w:val="0"/>
              <w:noProof/>
              <w:kern w:val="2"/>
              <w:szCs w:val="24"/>
              <w:lang w:eastAsia="en-IN"/>
              <w14:ligatures w14:val="standardContextual"/>
            </w:rPr>
          </w:pPr>
          <w:hyperlink w:anchor="_Toc174309740" w:history="1">
            <w:r w:rsidR="009E3CA3" w:rsidRPr="000A7518">
              <w:rPr>
                <w:rStyle w:val="Hyperlink"/>
                <w:rFonts w:cstheme="minorHAnsi"/>
                <w:noProof/>
              </w:rPr>
              <w:t>14. Mock Screens</w:t>
            </w:r>
            <w:r w:rsidR="009E3CA3">
              <w:rPr>
                <w:noProof/>
                <w:webHidden/>
              </w:rPr>
              <w:tab/>
            </w:r>
            <w:r w:rsidR="009E3CA3">
              <w:rPr>
                <w:noProof/>
                <w:webHidden/>
              </w:rPr>
              <w:fldChar w:fldCharType="begin"/>
            </w:r>
            <w:r w:rsidR="009E3CA3">
              <w:rPr>
                <w:noProof/>
                <w:webHidden/>
              </w:rPr>
              <w:instrText xml:space="preserve"> PAGEREF _Toc174309740 \h </w:instrText>
            </w:r>
            <w:r w:rsidR="009E3CA3">
              <w:rPr>
                <w:noProof/>
                <w:webHidden/>
              </w:rPr>
            </w:r>
            <w:r w:rsidR="009E3CA3">
              <w:rPr>
                <w:noProof/>
                <w:webHidden/>
              </w:rPr>
              <w:fldChar w:fldCharType="separate"/>
            </w:r>
            <w:r w:rsidR="009E3CA3">
              <w:rPr>
                <w:noProof/>
                <w:webHidden/>
              </w:rPr>
              <w:t>59</w:t>
            </w:r>
            <w:r w:rsidR="009E3CA3">
              <w:rPr>
                <w:noProof/>
                <w:webHidden/>
              </w:rPr>
              <w:fldChar w:fldCharType="end"/>
            </w:r>
          </w:hyperlink>
        </w:p>
        <w:p w14:paraId="64DA909D" w14:textId="7B9F31A4" w:rsidR="009E3CA3" w:rsidRDefault="00652E41" w:rsidP="009E3CA3">
          <w:pPr>
            <w:rPr>
              <w:noProof/>
            </w:rPr>
          </w:pPr>
          <w:r>
            <w:rPr>
              <w:b/>
              <w:bCs/>
              <w:noProof/>
            </w:rPr>
            <w:fldChar w:fldCharType="end"/>
          </w:r>
        </w:p>
      </w:sdtContent>
    </w:sdt>
    <w:bookmarkStart w:id="1" w:name="_Toc105461564" w:displacedByCustomXml="prev"/>
    <w:p w14:paraId="3A15C244" w14:textId="77777777" w:rsidR="009E3CA3" w:rsidRDefault="009E3CA3" w:rsidP="009E3CA3">
      <w:pPr>
        <w:rPr>
          <w:noProof/>
        </w:rPr>
      </w:pPr>
    </w:p>
    <w:p w14:paraId="47DB53B4" w14:textId="77777777" w:rsidR="009E3CA3" w:rsidRDefault="009E3CA3" w:rsidP="009E3CA3">
      <w:pPr>
        <w:rPr>
          <w:noProof/>
        </w:rPr>
      </w:pPr>
    </w:p>
    <w:p w14:paraId="4C8F718B" w14:textId="77777777" w:rsidR="009E3CA3" w:rsidRDefault="009E3CA3" w:rsidP="009E3CA3">
      <w:pPr>
        <w:rPr>
          <w:noProof/>
        </w:rPr>
      </w:pPr>
    </w:p>
    <w:p w14:paraId="47B549BC" w14:textId="77777777" w:rsidR="009E3CA3" w:rsidRDefault="009E3CA3" w:rsidP="009E3CA3">
      <w:pPr>
        <w:rPr>
          <w:noProof/>
        </w:rPr>
      </w:pPr>
    </w:p>
    <w:p w14:paraId="2A12FB28" w14:textId="77777777" w:rsidR="009E3CA3" w:rsidRDefault="009E3CA3" w:rsidP="009E3CA3">
      <w:pPr>
        <w:rPr>
          <w:noProof/>
        </w:rPr>
      </w:pPr>
    </w:p>
    <w:p w14:paraId="0CDDC8D6" w14:textId="77777777" w:rsidR="009E3CA3" w:rsidRDefault="009E3CA3" w:rsidP="009E3CA3">
      <w:pPr>
        <w:rPr>
          <w:noProof/>
        </w:rPr>
      </w:pPr>
    </w:p>
    <w:p w14:paraId="2E4CAFEC" w14:textId="77777777" w:rsidR="009E3CA3" w:rsidRDefault="009E3CA3" w:rsidP="009E3CA3">
      <w:pPr>
        <w:rPr>
          <w:noProof/>
        </w:rPr>
      </w:pPr>
    </w:p>
    <w:p w14:paraId="2ABAEC47" w14:textId="77777777" w:rsidR="009E3CA3" w:rsidRDefault="009E3CA3" w:rsidP="009E3CA3">
      <w:pPr>
        <w:rPr>
          <w:noProof/>
        </w:rPr>
      </w:pPr>
    </w:p>
    <w:p w14:paraId="0C105D82" w14:textId="77777777" w:rsidR="009E3CA3" w:rsidRDefault="009E3CA3" w:rsidP="009E3CA3">
      <w:pPr>
        <w:rPr>
          <w:noProof/>
        </w:rPr>
      </w:pPr>
    </w:p>
    <w:p w14:paraId="2C45B08A" w14:textId="77777777" w:rsidR="009E3CA3" w:rsidRDefault="009E3CA3" w:rsidP="009E3CA3">
      <w:pPr>
        <w:rPr>
          <w:noProof/>
        </w:rPr>
      </w:pPr>
    </w:p>
    <w:p w14:paraId="744B318F" w14:textId="77777777" w:rsidR="009E3CA3" w:rsidRDefault="009E3CA3" w:rsidP="009E3CA3">
      <w:pPr>
        <w:rPr>
          <w:noProof/>
        </w:rPr>
      </w:pPr>
    </w:p>
    <w:p w14:paraId="73E59B80" w14:textId="77777777" w:rsidR="009E3CA3" w:rsidRDefault="009E3CA3" w:rsidP="009E3CA3">
      <w:pPr>
        <w:rPr>
          <w:noProof/>
        </w:rPr>
      </w:pPr>
    </w:p>
    <w:p w14:paraId="60770158" w14:textId="77777777" w:rsidR="009E3CA3" w:rsidRDefault="009E3CA3" w:rsidP="009E3CA3">
      <w:pPr>
        <w:rPr>
          <w:noProof/>
        </w:rPr>
      </w:pPr>
    </w:p>
    <w:p w14:paraId="2DFACD22" w14:textId="77777777" w:rsidR="009E3CA3" w:rsidRDefault="009E3CA3" w:rsidP="009E3CA3">
      <w:pPr>
        <w:rPr>
          <w:noProof/>
        </w:rPr>
      </w:pPr>
    </w:p>
    <w:p w14:paraId="4EFFFD09" w14:textId="77777777" w:rsidR="009E3CA3" w:rsidRDefault="009E3CA3" w:rsidP="009E3CA3">
      <w:pPr>
        <w:rPr>
          <w:noProof/>
        </w:rPr>
      </w:pPr>
    </w:p>
    <w:p w14:paraId="52F6CB51" w14:textId="77777777" w:rsidR="009E3CA3" w:rsidRDefault="009E3CA3" w:rsidP="009E3CA3">
      <w:pPr>
        <w:rPr>
          <w:noProof/>
        </w:rPr>
      </w:pPr>
    </w:p>
    <w:p w14:paraId="76AD9F3E" w14:textId="77777777" w:rsidR="009E3CA3" w:rsidRDefault="009E3CA3" w:rsidP="009E3CA3">
      <w:pPr>
        <w:rPr>
          <w:noProof/>
        </w:rPr>
      </w:pPr>
    </w:p>
    <w:p w14:paraId="3B9CB0CD" w14:textId="77777777" w:rsidR="009E3CA3" w:rsidRDefault="009E3CA3" w:rsidP="009E3CA3">
      <w:pPr>
        <w:rPr>
          <w:noProof/>
        </w:rPr>
      </w:pPr>
    </w:p>
    <w:p w14:paraId="3F0A77AA" w14:textId="77777777" w:rsidR="009E3CA3" w:rsidRDefault="009E3CA3" w:rsidP="009E3CA3">
      <w:pPr>
        <w:rPr>
          <w:noProof/>
        </w:rPr>
      </w:pPr>
    </w:p>
    <w:p w14:paraId="295AA1EE" w14:textId="77777777" w:rsidR="009E3CA3" w:rsidRDefault="009E3CA3" w:rsidP="009E3CA3">
      <w:pPr>
        <w:rPr>
          <w:noProof/>
        </w:rPr>
      </w:pPr>
    </w:p>
    <w:p w14:paraId="2C8CD8B8" w14:textId="77777777" w:rsidR="009E3CA3" w:rsidRDefault="009E3CA3" w:rsidP="009E3CA3">
      <w:pPr>
        <w:rPr>
          <w:noProof/>
        </w:rPr>
      </w:pPr>
    </w:p>
    <w:p w14:paraId="14C9B7D2" w14:textId="77777777" w:rsidR="009E3CA3" w:rsidRDefault="009E3CA3" w:rsidP="009E3CA3">
      <w:pPr>
        <w:rPr>
          <w:noProof/>
        </w:rPr>
      </w:pPr>
    </w:p>
    <w:p w14:paraId="30D323CC" w14:textId="77777777" w:rsidR="009E3CA3" w:rsidRDefault="009E3CA3" w:rsidP="009E3CA3">
      <w:pPr>
        <w:rPr>
          <w:noProof/>
        </w:rPr>
      </w:pPr>
    </w:p>
    <w:p w14:paraId="3FB0135D" w14:textId="77777777" w:rsidR="009E3CA3" w:rsidRPr="009E3CA3" w:rsidRDefault="009E3CA3" w:rsidP="009E3CA3"/>
    <w:p w14:paraId="2036CB2D" w14:textId="29420585" w:rsidR="0097477E" w:rsidRPr="0082475C" w:rsidRDefault="0097477E" w:rsidP="0097477E">
      <w:pPr>
        <w:pStyle w:val="Heading1"/>
        <w:tabs>
          <w:tab w:val="left" w:pos="0"/>
        </w:tabs>
        <w:rPr>
          <w:rFonts w:cstheme="minorHAnsi"/>
        </w:rPr>
      </w:pPr>
      <w:bookmarkStart w:id="2" w:name="_Toc174309684"/>
      <w:r w:rsidRPr="0082475C">
        <w:rPr>
          <w:rFonts w:cstheme="minorHAnsi"/>
        </w:rPr>
        <w:lastRenderedPageBreak/>
        <w:t>Introduction</w:t>
      </w:r>
      <w:bookmarkEnd w:id="1"/>
      <w:bookmarkEnd w:id="2"/>
    </w:p>
    <w:p w14:paraId="711D3ADC" w14:textId="77777777" w:rsidR="0097477E" w:rsidRPr="0082475C" w:rsidRDefault="0097477E" w:rsidP="0097477E">
      <w:pPr>
        <w:pStyle w:val="Heading2"/>
        <w:tabs>
          <w:tab w:val="left" w:pos="0"/>
        </w:tabs>
        <w:rPr>
          <w:rFonts w:cstheme="minorHAnsi"/>
        </w:rPr>
      </w:pPr>
      <w:bookmarkStart w:id="3" w:name="_Purpose"/>
      <w:bookmarkStart w:id="4" w:name="_Toc105461565"/>
      <w:bookmarkStart w:id="5" w:name="_Toc174309685"/>
      <w:bookmarkEnd w:id="3"/>
      <w:r w:rsidRPr="0082475C">
        <w:rPr>
          <w:rFonts w:cstheme="minorHAnsi"/>
        </w:rPr>
        <w:t>Purpose</w:t>
      </w:r>
      <w:bookmarkEnd w:id="4"/>
      <w:bookmarkEnd w:id="5"/>
      <w:r w:rsidRPr="0082475C">
        <w:rPr>
          <w:rFonts w:cstheme="minorHAnsi"/>
        </w:rPr>
        <w:t xml:space="preserve"> </w:t>
      </w:r>
    </w:p>
    <w:p w14:paraId="781416E3" w14:textId="32E9ECD5" w:rsidR="0097477E" w:rsidRPr="0082475C" w:rsidRDefault="0097477E" w:rsidP="00B71C5A">
      <w:pPr>
        <w:autoSpaceDE w:val="0"/>
        <w:autoSpaceDN w:val="0"/>
        <w:adjustRightInd w:val="0"/>
        <w:spacing w:line="240" w:lineRule="auto"/>
        <w:rPr>
          <w:rFonts w:cstheme="minorHAnsi"/>
          <w:i/>
        </w:rPr>
      </w:pPr>
      <w:bookmarkStart w:id="6" w:name="_Solution_Scope"/>
      <w:bookmarkEnd w:id="6"/>
      <w:r w:rsidRPr="004A3B33">
        <w:rPr>
          <w:rFonts w:cstheme="minorHAnsi"/>
        </w:rPr>
        <w:t>Emkan Finance is a fully owned business entity by Al Rajhi Bank, one of the largest banks in the world</w:t>
      </w:r>
      <w:r w:rsidR="00B71C5A">
        <w:rPr>
          <w:rFonts w:cstheme="minorHAnsi"/>
        </w:rPr>
        <w:t xml:space="preserve"> </w:t>
      </w:r>
      <w:r w:rsidRPr="004A3B33">
        <w:rPr>
          <w:rFonts w:cstheme="minorHAnsi"/>
        </w:rPr>
        <w:t>based in the Kingdom of Saudi Arabia</w:t>
      </w:r>
      <w:r w:rsidRPr="0082475C">
        <w:rPr>
          <w:rFonts w:cstheme="minorHAnsi"/>
        </w:rPr>
        <w:t xml:space="preserve"> is Implementing Newgen product suite for automation of </w:t>
      </w:r>
      <w:r w:rsidR="00B71C5A">
        <w:rPr>
          <w:rFonts w:cstheme="minorHAnsi"/>
        </w:rPr>
        <w:t>Personal Finance product</w:t>
      </w:r>
      <w:r w:rsidRPr="0082475C">
        <w:rPr>
          <w:rFonts w:cstheme="minorHAnsi"/>
        </w:rPr>
        <w:t xml:space="preserve"> </w:t>
      </w:r>
      <w:r w:rsidR="00B71C5A">
        <w:rPr>
          <w:rFonts w:cstheme="minorHAnsi"/>
        </w:rPr>
        <w:t xml:space="preserve">as a </w:t>
      </w:r>
      <w:r w:rsidRPr="0082475C">
        <w:rPr>
          <w:rFonts w:cstheme="minorHAnsi"/>
        </w:rPr>
        <w:t xml:space="preserve">part of LOS (Loan </w:t>
      </w:r>
      <w:r>
        <w:rPr>
          <w:rFonts w:cstheme="minorHAnsi"/>
        </w:rPr>
        <w:t>O</w:t>
      </w:r>
      <w:r w:rsidRPr="0082475C">
        <w:rPr>
          <w:rFonts w:cstheme="minorHAnsi"/>
        </w:rPr>
        <w:t xml:space="preserve">rigination </w:t>
      </w:r>
      <w:r>
        <w:rPr>
          <w:rFonts w:cstheme="minorHAnsi"/>
        </w:rPr>
        <w:t>System</w:t>
      </w:r>
      <w:r w:rsidRPr="0082475C">
        <w:rPr>
          <w:rFonts w:cstheme="minorHAnsi"/>
        </w:rPr>
        <w:t>) project.</w:t>
      </w:r>
    </w:p>
    <w:p w14:paraId="35BF02E5" w14:textId="77777777" w:rsidR="0097477E" w:rsidRPr="0082475C" w:rsidRDefault="0097477E" w:rsidP="0097477E">
      <w:pPr>
        <w:pStyle w:val="template"/>
        <w:spacing w:line="276" w:lineRule="auto"/>
        <w:jc w:val="both"/>
        <w:rPr>
          <w:rFonts w:asciiTheme="minorHAnsi" w:hAnsiTheme="minorHAnsi" w:cstheme="minorHAnsi"/>
          <w:i w:val="0"/>
          <w:szCs w:val="22"/>
        </w:rPr>
      </w:pPr>
    </w:p>
    <w:p w14:paraId="7BDECB8D" w14:textId="77777777" w:rsidR="0097477E" w:rsidRPr="0082475C" w:rsidRDefault="0097477E" w:rsidP="0097477E">
      <w:pPr>
        <w:pStyle w:val="template"/>
        <w:spacing w:line="276" w:lineRule="auto"/>
        <w:jc w:val="both"/>
        <w:rPr>
          <w:rFonts w:asciiTheme="minorHAnsi" w:hAnsiTheme="minorHAnsi" w:cstheme="minorHAnsi"/>
          <w:i w:val="0"/>
          <w:szCs w:val="22"/>
        </w:rPr>
      </w:pPr>
      <w:r w:rsidRPr="0082475C">
        <w:rPr>
          <w:rFonts w:asciiTheme="minorHAnsi" w:hAnsiTheme="minorHAnsi" w:cstheme="minorHAnsi"/>
          <w:i w:val="0"/>
          <w:szCs w:val="22"/>
        </w:rPr>
        <w:t>This gap study document details out the business requirement for following departments – Sales Department, Credit Department, Operation Department and Finance Department for Loan Origination and approval System. The automation of these processes will ensure operational efficiency and increased responsiveness along with reduced physical documents involvement and reduced movement of physical documents.</w:t>
      </w:r>
    </w:p>
    <w:p w14:paraId="2D33E18D" w14:textId="77777777" w:rsidR="0097477E" w:rsidRPr="0082475C" w:rsidRDefault="0097477E" w:rsidP="0097477E">
      <w:pPr>
        <w:autoSpaceDE w:val="0"/>
        <w:autoSpaceDN w:val="0"/>
        <w:adjustRightInd w:val="0"/>
        <w:jc w:val="both"/>
        <w:rPr>
          <w:rFonts w:cstheme="minorHAnsi"/>
        </w:rPr>
      </w:pPr>
      <w:r w:rsidRPr="0082475C">
        <w:rPr>
          <w:rFonts w:cstheme="minorHAnsi"/>
        </w:rPr>
        <w:t>Newgen system is required to provide the following benefits which are aligned to its strategy:</w:t>
      </w:r>
    </w:p>
    <w:p w14:paraId="3A60A57B" w14:textId="77777777" w:rsidR="0097477E" w:rsidRPr="0082475C" w:rsidRDefault="0097477E" w:rsidP="0097477E">
      <w:pPr>
        <w:autoSpaceDE w:val="0"/>
        <w:autoSpaceDN w:val="0"/>
        <w:adjustRightInd w:val="0"/>
        <w:jc w:val="both"/>
        <w:rPr>
          <w:rFonts w:cstheme="minorHAnsi"/>
        </w:rPr>
      </w:pPr>
    </w:p>
    <w:p w14:paraId="28B92F8F" w14:textId="77777777" w:rsidR="0097477E" w:rsidRPr="0082475C" w:rsidRDefault="0097477E" w:rsidP="0093307E">
      <w:pPr>
        <w:pStyle w:val="template"/>
        <w:numPr>
          <w:ilvl w:val="0"/>
          <w:numId w:val="2"/>
        </w:numPr>
        <w:spacing w:line="276" w:lineRule="auto"/>
        <w:ind w:left="720"/>
        <w:jc w:val="both"/>
        <w:rPr>
          <w:rFonts w:asciiTheme="minorHAnsi" w:hAnsiTheme="minorHAnsi" w:cstheme="minorHAnsi"/>
          <w:i w:val="0"/>
          <w:szCs w:val="22"/>
        </w:rPr>
      </w:pPr>
      <w:r w:rsidRPr="0082475C">
        <w:rPr>
          <w:rFonts w:asciiTheme="minorHAnsi" w:hAnsiTheme="minorHAnsi" w:cstheme="minorHAnsi"/>
          <w:i w:val="0"/>
          <w:szCs w:val="22"/>
        </w:rPr>
        <w:t>To improve and Monitoring turnaround time.</w:t>
      </w:r>
    </w:p>
    <w:p w14:paraId="63624C8D" w14:textId="77777777" w:rsidR="0097477E" w:rsidRPr="0082475C" w:rsidRDefault="0097477E" w:rsidP="0093307E">
      <w:pPr>
        <w:pStyle w:val="template"/>
        <w:numPr>
          <w:ilvl w:val="0"/>
          <w:numId w:val="2"/>
        </w:numPr>
        <w:spacing w:line="276" w:lineRule="auto"/>
        <w:ind w:left="720"/>
        <w:jc w:val="both"/>
        <w:rPr>
          <w:rFonts w:asciiTheme="minorHAnsi" w:hAnsiTheme="minorHAnsi" w:cstheme="minorHAnsi"/>
          <w:bCs/>
          <w:i w:val="0"/>
          <w:szCs w:val="22"/>
        </w:rPr>
      </w:pPr>
      <w:r w:rsidRPr="0082475C">
        <w:rPr>
          <w:rFonts w:asciiTheme="minorHAnsi" w:hAnsiTheme="minorHAnsi" w:cstheme="minorHAnsi"/>
          <w:bCs/>
          <w:i w:val="0"/>
          <w:szCs w:val="22"/>
        </w:rPr>
        <w:t>Electronic transits of request &amp; documents within system.</w:t>
      </w:r>
    </w:p>
    <w:p w14:paraId="4D1FA1A0" w14:textId="7E21258E" w:rsidR="0097477E" w:rsidRPr="0082475C" w:rsidRDefault="0097477E" w:rsidP="0093307E">
      <w:pPr>
        <w:pStyle w:val="template"/>
        <w:numPr>
          <w:ilvl w:val="0"/>
          <w:numId w:val="2"/>
        </w:numPr>
        <w:spacing w:line="276" w:lineRule="auto"/>
        <w:ind w:left="720"/>
        <w:jc w:val="both"/>
        <w:rPr>
          <w:rFonts w:asciiTheme="minorHAnsi" w:hAnsiTheme="minorHAnsi" w:cstheme="minorHAnsi"/>
          <w:bCs/>
          <w:i w:val="0"/>
          <w:szCs w:val="22"/>
        </w:rPr>
      </w:pPr>
      <w:r w:rsidRPr="0082475C">
        <w:rPr>
          <w:rFonts w:asciiTheme="minorHAnsi" w:hAnsiTheme="minorHAnsi" w:cstheme="minorHAnsi"/>
          <w:bCs/>
          <w:i w:val="0"/>
          <w:szCs w:val="22"/>
        </w:rPr>
        <w:t xml:space="preserve">More face time for </w:t>
      </w:r>
      <w:r w:rsidR="00E976F3" w:rsidRPr="0082475C">
        <w:rPr>
          <w:rFonts w:asciiTheme="minorHAnsi" w:hAnsiTheme="minorHAnsi" w:cstheme="minorHAnsi"/>
          <w:bCs/>
          <w:i w:val="0"/>
          <w:szCs w:val="22"/>
        </w:rPr>
        <w:t>customers</w:t>
      </w:r>
      <w:r w:rsidRPr="0082475C">
        <w:rPr>
          <w:rFonts w:asciiTheme="minorHAnsi" w:hAnsiTheme="minorHAnsi" w:cstheme="minorHAnsi"/>
          <w:bCs/>
          <w:i w:val="0"/>
          <w:szCs w:val="22"/>
        </w:rPr>
        <w:t xml:space="preserve"> as there is </w:t>
      </w:r>
      <w:r w:rsidR="00E976F3" w:rsidRPr="0082475C">
        <w:rPr>
          <w:rFonts w:asciiTheme="minorHAnsi" w:hAnsiTheme="minorHAnsi" w:cstheme="minorHAnsi"/>
          <w:bCs/>
          <w:i w:val="0"/>
          <w:szCs w:val="22"/>
        </w:rPr>
        <w:t>a substantial</w:t>
      </w:r>
      <w:r w:rsidRPr="0082475C">
        <w:rPr>
          <w:rFonts w:asciiTheme="minorHAnsi" w:hAnsiTheme="minorHAnsi" w:cstheme="minorHAnsi"/>
          <w:bCs/>
          <w:i w:val="0"/>
          <w:szCs w:val="22"/>
        </w:rPr>
        <w:t xml:space="preserve"> reduction in manual work.</w:t>
      </w:r>
    </w:p>
    <w:p w14:paraId="51886040" w14:textId="77777777" w:rsidR="0097477E" w:rsidRPr="0082475C" w:rsidRDefault="0097477E" w:rsidP="0093307E">
      <w:pPr>
        <w:pStyle w:val="template"/>
        <w:numPr>
          <w:ilvl w:val="0"/>
          <w:numId w:val="2"/>
        </w:numPr>
        <w:spacing w:line="276" w:lineRule="auto"/>
        <w:ind w:left="720"/>
        <w:jc w:val="both"/>
        <w:rPr>
          <w:rFonts w:asciiTheme="minorHAnsi" w:hAnsiTheme="minorHAnsi" w:cstheme="minorHAnsi"/>
          <w:i w:val="0"/>
          <w:szCs w:val="22"/>
        </w:rPr>
      </w:pPr>
      <w:r w:rsidRPr="0082475C">
        <w:rPr>
          <w:rFonts w:asciiTheme="minorHAnsi" w:hAnsiTheme="minorHAnsi" w:cstheme="minorHAnsi"/>
          <w:i w:val="0"/>
          <w:szCs w:val="22"/>
        </w:rPr>
        <w:t xml:space="preserve">Capturing the audit trails of user activities. </w:t>
      </w:r>
    </w:p>
    <w:p w14:paraId="77E14B04" w14:textId="77777777" w:rsidR="0097477E" w:rsidRPr="0082475C" w:rsidRDefault="0097477E" w:rsidP="0093307E">
      <w:pPr>
        <w:pStyle w:val="template"/>
        <w:numPr>
          <w:ilvl w:val="0"/>
          <w:numId w:val="2"/>
        </w:numPr>
        <w:spacing w:line="276" w:lineRule="auto"/>
        <w:ind w:left="720"/>
        <w:jc w:val="both"/>
        <w:rPr>
          <w:rFonts w:asciiTheme="minorHAnsi" w:hAnsiTheme="minorHAnsi" w:cstheme="minorHAnsi"/>
          <w:i w:val="0"/>
          <w:szCs w:val="22"/>
        </w:rPr>
      </w:pPr>
      <w:r w:rsidRPr="0082475C">
        <w:rPr>
          <w:rFonts w:asciiTheme="minorHAnsi" w:hAnsiTheme="minorHAnsi" w:cstheme="minorHAnsi"/>
          <w:bCs/>
          <w:i w:val="0"/>
          <w:szCs w:val="22"/>
        </w:rPr>
        <w:t>End to end process automation for origination and approval.</w:t>
      </w:r>
    </w:p>
    <w:p w14:paraId="1907DB81" w14:textId="77777777" w:rsidR="0097477E" w:rsidRPr="0082475C" w:rsidRDefault="0097477E" w:rsidP="0093307E">
      <w:pPr>
        <w:pStyle w:val="template"/>
        <w:numPr>
          <w:ilvl w:val="0"/>
          <w:numId w:val="2"/>
        </w:numPr>
        <w:spacing w:line="276" w:lineRule="auto"/>
        <w:ind w:left="720"/>
        <w:jc w:val="both"/>
        <w:rPr>
          <w:rFonts w:asciiTheme="minorHAnsi" w:hAnsiTheme="minorHAnsi" w:cstheme="minorHAnsi"/>
          <w:i w:val="0"/>
          <w:szCs w:val="22"/>
        </w:rPr>
      </w:pPr>
      <w:r w:rsidRPr="0082475C">
        <w:rPr>
          <w:rFonts w:asciiTheme="minorHAnsi" w:hAnsiTheme="minorHAnsi" w:cstheme="minorHAnsi"/>
          <w:bCs/>
          <w:i w:val="0"/>
          <w:szCs w:val="22"/>
        </w:rPr>
        <w:t>Reduced operational costs.</w:t>
      </w:r>
    </w:p>
    <w:p w14:paraId="5D7CB1DD" w14:textId="31855F89" w:rsidR="0097477E" w:rsidRPr="0082475C" w:rsidRDefault="0097477E" w:rsidP="0093307E">
      <w:pPr>
        <w:pStyle w:val="template"/>
        <w:numPr>
          <w:ilvl w:val="0"/>
          <w:numId w:val="2"/>
        </w:numPr>
        <w:spacing w:line="276" w:lineRule="auto"/>
        <w:ind w:left="720"/>
        <w:jc w:val="both"/>
        <w:rPr>
          <w:rFonts w:asciiTheme="minorHAnsi" w:hAnsiTheme="minorHAnsi" w:cstheme="minorHAnsi"/>
          <w:i w:val="0"/>
          <w:szCs w:val="22"/>
        </w:rPr>
      </w:pPr>
      <w:r w:rsidRPr="0082475C">
        <w:rPr>
          <w:rFonts w:asciiTheme="minorHAnsi" w:hAnsiTheme="minorHAnsi" w:cstheme="minorHAnsi"/>
          <w:bCs/>
          <w:i w:val="0"/>
          <w:szCs w:val="22"/>
        </w:rPr>
        <w:t xml:space="preserve">Enhanced credit </w:t>
      </w:r>
      <w:r w:rsidR="00E976F3" w:rsidRPr="0082475C">
        <w:rPr>
          <w:rFonts w:asciiTheme="minorHAnsi" w:hAnsiTheme="minorHAnsi" w:cstheme="minorHAnsi"/>
          <w:bCs/>
          <w:i w:val="0"/>
          <w:szCs w:val="22"/>
        </w:rPr>
        <w:t>decision-making.</w:t>
      </w:r>
      <w:r w:rsidRPr="0082475C">
        <w:rPr>
          <w:rFonts w:asciiTheme="minorHAnsi" w:hAnsiTheme="minorHAnsi" w:cstheme="minorHAnsi"/>
          <w:bCs/>
          <w:i w:val="0"/>
          <w:szCs w:val="22"/>
        </w:rPr>
        <w:t xml:space="preserve"> </w:t>
      </w:r>
    </w:p>
    <w:p w14:paraId="2E5C73CA" w14:textId="3BD54463" w:rsidR="00E976F3" w:rsidRPr="00E976F3" w:rsidRDefault="0097477E" w:rsidP="0093307E">
      <w:pPr>
        <w:pStyle w:val="template"/>
        <w:numPr>
          <w:ilvl w:val="0"/>
          <w:numId w:val="2"/>
        </w:numPr>
        <w:spacing w:line="276" w:lineRule="auto"/>
        <w:ind w:left="720"/>
        <w:jc w:val="both"/>
        <w:rPr>
          <w:rFonts w:asciiTheme="minorHAnsi" w:hAnsiTheme="minorHAnsi" w:cstheme="minorHAnsi"/>
          <w:i w:val="0"/>
          <w:szCs w:val="22"/>
        </w:rPr>
      </w:pPr>
      <w:r w:rsidRPr="0082475C">
        <w:rPr>
          <w:rFonts w:asciiTheme="minorHAnsi" w:hAnsiTheme="minorHAnsi" w:cstheme="minorHAnsi"/>
          <w:bCs/>
          <w:i w:val="0"/>
          <w:szCs w:val="22"/>
        </w:rPr>
        <w:t>Integration with Multiple System</w:t>
      </w:r>
      <w:r w:rsidR="00E976F3">
        <w:rPr>
          <w:rFonts w:asciiTheme="minorHAnsi" w:hAnsiTheme="minorHAnsi" w:cstheme="minorHAnsi"/>
          <w:bCs/>
          <w:i w:val="0"/>
          <w:szCs w:val="22"/>
        </w:rPr>
        <w:t>s.</w:t>
      </w:r>
    </w:p>
    <w:p w14:paraId="60141014" w14:textId="77777777" w:rsidR="0097477E" w:rsidRPr="0082475C" w:rsidRDefault="0097477E" w:rsidP="0097477E">
      <w:pPr>
        <w:pStyle w:val="Heading2"/>
        <w:tabs>
          <w:tab w:val="left" w:pos="0"/>
        </w:tabs>
        <w:rPr>
          <w:rFonts w:cstheme="minorHAnsi"/>
        </w:rPr>
      </w:pPr>
      <w:bookmarkStart w:id="7" w:name="_Document_Conventions"/>
      <w:bookmarkStart w:id="8" w:name="_Toc105461566"/>
      <w:bookmarkStart w:id="9" w:name="_Toc174309686"/>
      <w:bookmarkEnd w:id="7"/>
      <w:r w:rsidRPr="0082475C">
        <w:rPr>
          <w:rFonts w:cstheme="minorHAnsi"/>
        </w:rPr>
        <w:t>Document Conventions</w:t>
      </w:r>
      <w:bookmarkEnd w:id="8"/>
      <w:bookmarkEnd w:id="9"/>
    </w:p>
    <w:tbl>
      <w:tblPr>
        <w:tblStyle w:val="LightGrid-Accent13"/>
        <w:tblW w:w="5000" w:type="pct"/>
        <w:tblInd w:w="175" w:type="dxa"/>
        <w:tblLook w:val="04A0" w:firstRow="1" w:lastRow="0" w:firstColumn="1" w:lastColumn="0" w:noHBand="0" w:noVBand="1"/>
      </w:tblPr>
      <w:tblGrid>
        <w:gridCol w:w="3010"/>
        <w:gridCol w:w="6006"/>
      </w:tblGrid>
      <w:tr w:rsidR="0097477E" w:rsidRPr="0082475C" w14:paraId="2ED9366C" w14:textId="77777777" w:rsidTr="00B574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9" w:type="pct"/>
            <w:tcBorders>
              <w:top w:val="single" w:sz="4" w:space="0" w:color="auto"/>
              <w:left w:val="single" w:sz="4" w:space="0" w:color="auto"/>
              <w:bottom w:val="single" w:sz="4" w:space="0" w:color="auto"/>
              <w:right w:val="single" w:sz="4" w:space="0" w:color="auto"/>
            </w:tcBorders>
            <w:shd w:val="clear" w:color="auto" w:fill="E7E6E6" w:themeFill="background2"/>
          </w:tcPr>
          <w:p w14:paraId="7CB9AE59" w14:textId="77777777" w:rsidR="0097477E" w:rsidRPr="0082475C" w:rsidRDefault="0097477E" w:rsidP="00B574FD">
            <w:pPr>
              <w:spacing w:line="276" w:lineRule="auto"/>
              <w:jc w:val="both"/>
              <w:rPr>
                <w:rFonts w:cstheme="minorHAnsi"/>
                <w:b w:val="0"/>
                <w:bCs w:val="0"/>
              </w:rPr>
            </w:pPr>
            <w:r w:rsidRPr="0082475C">
              <w:rPr>
                <w:rFonts w:cstheme="minorHAnsi"/>
              </w:rPr>
              <w:t>Abbreviation/Definition</w:t>
            </w:r>
          </w:p>
        </w:tc>
        <w:tc>
          <w:tcPr>
            <w:tcW w:w="3331" w:type="pct"/>
            <w:tcBorders>
              <w:top w:val="single" w:sz="4" w:space="0" w:color="auto"/>
              <w:left w:val="single" w:sz="4" w:space="0" w:color="auto"/>
              <w:bottom w:val="single" w:sz="4" w:space="0" w:color="auto"/>
              <w:right w:val="single" w:sz="4" w:space="0" w:color="auto"/>
            </w:tcBorders>
            <w:shd w:val="clear" w:color="auto" w:fill="E7E6E6" w:themeFill="background2"/>
          </w:tcPr>
          <w:p w14:paraId="7A62796D" w14:textId="77777777" w:rsidR="0097477E" w:rsidRPr="0082475C" w:rsidRDefault="0097477E" w:rsidP="00B574FD">
            <w:pPr>
              <w:spacing w:line="276" w:lineRule="auto"/>
              <w:jc w:val="both"/>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2475C">
              <w:rPr>
                <w:rFonts w:cstheme="minorHAnsi"/>
              </w:rPr>
              <w:t>Description</w:t>
            </w:r>
          </w:p>
        </w:tc>
      </w:tr>
      <w:tr w:rsidR="0097477E" w:rsidRPr="0082475C" w14:paraId="33040C58" w14:textId="77777777" w:rsidTr="00B574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9" w:type="pct"/>
            <w:tcBorders>
              <w:top w:val="single" w:sz="4" w:space="0" w:color="auto"/>
              <w:left w:val="single" w:sz="4" w:space="0" w:color="auto"/>
              <w:bottom w:val="single" w:sz="4" w:space="0" w:color="auto"/>
              <w:right w:val="single" w:sz="4" w:space="0" w:color="auto"/>
            </w:tcBorders>
            <w:shd w:val="clear" w:color="auto" w:fill="FFFFFF" w:themeFill="background1"/>
          </w:tcPr>
          <w:p w14:paraId="5E098F65" w14:textId="77777777" w:rsidR="0097477E" w:rsidRPr="0082475C" w:rsidRDefault="0097477E" w:rsidP="00B574FD">
            <w:pPr>
              <w:spacing w:line="276" w:lineRule="auto"/>
              <w:jc w:val="both"/>
              <w:rPr>
                <w:rFonts w:cstheme="minorHAnsi"/>
                <w:b w:val="0"/>
                <w:bCs w:val="0"/>
              </w:rPr>
            </w:pPr>
            <w:r w:rsidRPr="0082475C">
              <w:rPr>
                <w:rFonts w:cstheme="minorHAnsi"/>
                <w:b w:val="0"/>
              </w:rPr>
              <w:t>Newgen</w:t>
            </w:r>
          </w:p>
        </w:tc>
        <w:tc>
          <w:tcPr>
            <w:tcW w:w="3331" w:type="pct"/>
            <w:tcBorders>
              <w:top w:val="single" w:sz="4" w:space="0" w:color="auto"/>
              <w:left w:val="single" w:sz="4" w:space="0" w:color="auto"/>
              <w:bottom w:val="single" w:sz="4" w:space="0" w:color="auto"/>
              <w:right w:val="single" w:sz="4" w:space="0" w:color="auto"/>
            </w:tcBorders>
            <w:shd w:val="clear" w:color="auto" w:fill="FFFFFF" w:themeFill="background1"/>
          </w:tcPr>
          <w:p w14:paraId="2FCEFE71" w14:textId="77777777" w:rsidR="0097477E" w:rsidRPr="0082475C" w:rsidRDefault="0097477E" w:rsidP="00B574FD">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82475C">
              <w:rPr>
                <w:rFonts w:cstheme="minorHAnsi"/>
              </w:rPr>
              <w:t>Newgen Software Technologies Limited</w:t>
            </w:r>
          </w:p>
        </w:tc>
      </w:tr>
      <w:tr w:rsidR="0097477E" w:rsidRPr="0082475C" w14:paraId="06ACFF2A" w14:textId="77777777" w:rsidTr="00B574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9" w:type="pct"/>
            <w:tcBorders>
              <w:top w:val="single" w:sz="4" w:space="0" w:color="auto"/>
              <w:left w:val="single" w:sz="4" w:space="0" w:color="auto"/>
              <w:bottom w:val="single" w:sz="4" w:space="0" w:color="auto"/>
              <w:right w:val="single" w:sz="4" w:space="0" w:color="auto"/>
            </w:tcBorders>
            <w:shd w:val="clear" w:color="auto" w:fill="FFFFFF" w:themeFill="background1"/>
          </w:tcPr>
          <w:p w14:paraId="3D5A56E6" w14:textId="77777777" w:rsidR="0097477E" w:rsidRPr="00BF4BF2" w:rsidRDefault="0097477E" w:rsidP="00B574FD">
            <w:pPr>
              <w:spacing w:line="276" w:lineRule="auto"/>
              <w:jc w:val="both"/>
              <w:rPr>
                <w:rFonts w:cstheme="minorHAnsi"/>
                <w:b w:val="0"/>
                <w:bCs w:val="0"/>
              </w:rPr>
            </w:pPr>
            <w:r w:rsidRPr="00BF4BF2">
              <w:rPr>
                <w:rFonts w:cstheme="minorHAnsi"/>
                <w:b w:val="0"/>
                <w:bCs w:val="0"/>
              </w:rPr>
              <w:t>Workitem</w:t>
            </w:r>
          </w:p>
        </w:tc>
        <w:tc>
          <w:tcPr>
            <w:tcW w:w="3331" w:type="pct"/>
            <w:tcBorders>
              <w:top w:val="single" w:sz="4" w:space="0" w:color="auto"/>
              <w:left w:val="single" w:sz="4" w:space="0" w:color="auto"/>
              <w:bottom w:val="single" w:sz="4" w:space="0" w:color="auto"/>
              <w:right w:val="single" w:sz="4" w:space="0" w:color="auto"/>
            </w:tcBorders>
            <w:shd w:val="clear" w:color="auto" w:fill="FFFFFF" w:themeFill="background1"/>
          </w:tcPr>
          <w:p w14:paraId="4DC4819B" w14:textId="77777777" w:rsidR="0097477E" w:rsidRPr="0082475C" w:rsidRDefault="0097477E" w:rsidP="00B574FD">
            <w:pPr>
              <w:spacing w:line="276" w:lineRule="auto"/>
              <w:jc w:val="both"/>
              <w:cnfStyle w:val="000000010000" w:firstRow="0" w:lastRow="0" w:firstColumn="0" w:lastColumn="0" w:oddVBand="0" w:evenVBand="0" w:oddHBand="0" w:evenHBand="1" w:firstRowFirstColumn="0" w:firstRowLastColumn="0" w:lastRowFirstColumn="0" w:lastRowLastColumn="0"/>
              <w:rPr>
                <w:rFonts w:cstheme="minorHAnsi"/>
              </w:rPr>
            </w:pPr>
            <w:r w:rsidRPr="0082475C">
              <w:rPr>
                <w:rFonts w:cstheme="minorHAnsi"/>
              </w:rPr>
              <w:t>Application</w:t>
            </w:r>
          </w:p>
        </w:tc>
      </w:tr>
      <w:tr w:rsidR="0097477E" w:rsidRPr="0082475C" w14:paraId="07043743" w14:textId="77777777" w:rsidTr="00B574FD">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1669" w:type="pct"/>
            <w:tcBorders>
              <w:top w:val="single" w:sz="4" w:space="0" w:color="auto"/>
              <w:left w:val="single" w:sz="4" w:space="0" w:color="auto"/>
              <w:bottom w:val="single" w:sz="4" w:space="0" w:color="auto"/>
              <w:right w:val="single" w:sz="4" w:space="0" w:color="auto"/>
            </w:tcBorders>
            <w:shd w:val="clear" w:color="auto" w:fill="FFFFFF" w:themeFill="background1"/>
          </w:tcPr>
          <w:p w14:paraId="35C5984B" w14:textId="77777777" w:rsidR="0097477E" w:rsidRPr="0082475C" w:rsidRDefault="0097477E" w:rsidP="00B574FD">
            <w:pPr>
              <w:spacing w:line="276" w:lineRule="auto"/>
              <w:jc w:val="both"/>
              <w:rPr>
                <w:rFonts w:cstheme="minorHAnsi"/>
                <w:b w:val="0"/>
                <w:bCs w:val="0"/>
              </w:rPr>
            </w:pPr>
            <w:r w:rsidRPr="0082475C">
              <w:rPr>
                <w:rFonts w:cstheme="minorHAnsi"/>
                <w:b w:val="0"/>
              </w:rPr>
              <w:t>LOS</w:t>
            </w:r>
          </w:p>
        </w:tc>
        <w:tc>
          <w:tcPr>
            <w:tcW w:w="3331" w:type="pct"/>
            <w:tcBorders>
              <w:top w:val="single" w:sz="4" w:space="0" w:color="auto"/>
              <w:left w:val="single" w:sz="4" w:space="0" w:color="auto"/>
              <w:bottom w:val="single" w:sz="4" w:space="0" w:color="auto"/>
              <w:right w:val="single" w:sz="4" w:space="0" w:color="auto"/>
            </w:tcBorders>
            <w:shd w:val="clear" w:color="auto" w:fill="FFFFFF" w:themeFill="background1"/>
          </w:tcPr>
          <w:p w14:paraId="78704B43" w14:textId="77777777" w:rsidR="0097477E" w:rsidRPr="0082475C" w:rsidRDefault="0097477E" w:rsidP="00B574FD">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82475C">
              <w:rPr>
                <w:rFonts w:cstheme="minorHAnsi"/>
              </w:rPr>
              <w:t>Loan Origination System</w:t>
            </w:r>
          </w:p>
        </w:tc>
      </w:tr>
      <w:tr w:rsidR="0097477E" w:rsidRPr="0082475C" w14:paraId="3DD23BBB" w14:textId="77777777" w:rsidTr="00B574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9" w:type="pct"/>
            <w:tcBorders>
              <w:top w:val="single" w:sz="4" w:space="0" w:color="auto"/>
              <w:left w:val="single" w:sz="4" w:space="0" w:color="auto"/>
              <w:bottom w:val="single" w:sz="4" w:space="0" w:color="auto"/>
              <w:right w:val="single" w:sz="4" w:space="0" w:color="auto"/>
            </w:tcBorders>
            <w:shd w:val="clear" w:color="auto" w:fill="FFFFFF" w:themeFill="background1"/>
          </w:tcPr>
          <w:p w14:paraId="47C8CACC" w14:textId="77777777" w:rsidR="0097477E" w:rsidRPr="0082475C" w:rsidRDefault="0097477E" w:rsidP="00B574FD">
            <w:pPr>
              <w:spacing w:line="276" w:lineRule="auto"/>
              <w:jc w:val="both"/>
              <w:rPr>
                <w:rFonts w:cstheme="minorHAnsi"/>
                <w:b w:val="0"/>
                <w:bCs w:val="0"/>
              </w:rPr>
            </w:pPr>
            <w:r w:rsidRPr="0082475C">
              <w:rPr>
                <w:rFonts w:cstheme="minorHAnsi"/>
                <w:b w:val="0"/>
              </w:rPr>
              <w:t>iBPS</w:t>
            </w:r>
          </w:p>
        </w:tc>
        <w:tc>
          <w:tcPr>
            <w:tcW w:w="3331" w:type="pct"/>
            <w:tcBorders>
              <w:top w:val="single" w:sz="4" w:space="0" w:color="auto"/>
              <w:left w:val="single" w:sz="4" w:space="0" w:color="auto"/>
              <w:bottom w:val="single" w:sz="4" w:space="0" w:color="auto"/>
              <w:right w:val="single" w:sz="4" w:space="0" w:color="auto"/>
            </w:tcBorders>
            <w:shd w:val="clear" w:color="auto" w:fill="FFFFFF" w:themeFill="background1"/>
          </w:tcPr>
          <w:p w14:paraId="7D18DC8E" w14:textId="77777777" w:rsidR="0097477E" w:rsidRPr="0082475C" w:rsidRDefault="0097477E" w:rsidP="00B574FD">
            <w:pPr>
              <w:spacing w:line="276" w:lineRule="auto"/>
              <w:jc w:val="both"/>
              <w:cnfStyle w:val="000000010000" w:firstRow="0" w:lastRow="0" w:firstColumn="0" w:lastColumn="0" w:oddVBand="0" w:evenVBand="0" w:oddHBand="0" w:evenHBand="1" w:firstRowFirstColumn="0" w:firstRowLastColumn="0" w:lastRowFirstColumn="0" w:lastRowLastColumn="0"/>
              <w:rPr>
                <w:rFonts w:cstheme="minorHAnsi"/>
              </w:rPr>
            </w:pPr>
            <w:r w:rsidRPr="0082475C">
              <w:rPr>
                <w:rFonts w:cstheme="minorHAnsi"/>
              </w:rPr>
              <w:t>Newgen BPM solution</w:t>
            </w:r>
          </w:p>
        </w:tc>
      </w:tr>
      <w:tr w:rsidR="0097477E" w:rsidRPr="0082475C" w14:paraId="371BADEE" w14:textId="77777777" w:rsidTr="00B574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9" w:type="pct"/>
            <w:tcBorders>
              <w:top w:val="single" w:sz="4" w:space="0" w:color="auto"/>
              <w:left w:val="single" w:sz="4" w:space="0" w:color="auto"/>
              <w:bottom w:val="single" w:sz="4" w:space="0" w:color="auto"/>
              <w:right w:val="single" w:sz="4" w:space="0" w:color="auto"/>
            </w:tcBorders>
            <w:shd w:val="clear" w:color="auto" w:fill="FFFFFF" w:themeFill="background1"/>
          </w:tcPr>
          <w:p w14:paraId="454A506C" w14:textId="77777777" w:rsidR="0097477E" w:rsidRPr="0082475C" w:rsidRDefault="0097477E" w:rsidP="00B574FD">
            <w:pPr>
              <w:spacing w:line="276" w:lineRule="auto"/>
              <w:jc w:val="both"/>
              <w:rPr>
                <w:rFonts w:cstheme="minorHAnsi"/>
                <w:b w:val="0"/>
                <w:bCs w:val="0"/>
                <w:vertAlign w:val="superscript"/>
              </w:rPr>
            </w:pPr>
            <w:r w:rsidRPr="0082475C">
              <w:rPr>
                <w:rFonts w:cstheme="minorHAnsi"/>
                <w:b w:val="0"/>
              </w:rPr>
              <w:t>SRS</w:t>
            </w:r>
          </w:p>
        </w:tc>
        <w:tc>
          <w:tcPr>
            <w:tcW w:w="3331" w:type="pct"/>
            <w:tcBorders>
              <w:top w:val="single" w:sz="4" w:space="0" w:color="auto"/>
              <w:left w:val="single" w:sz="4" w:space="0" w:color="auto"/>
              <w:bottom w:val="single" w:sz="4" w:space="0" w:color="auto"/>
              <w:right w:val="single" w:sz="4" w:space="0" w:color="auto"/>
            </w:tcBorders>
            <w:shd w:val="clear" w:color="auto" w:fill="FFFFFF" w:themeFill="background1"/>
          </w:tcPr>
          <w:p w14:paraId="4EFC10C1" w14:textId="77777777" w:rsidR="0097477E" w:rsidRPr="0082475C" w:rsidRDefault="0097477E" w:rsidP="00B574FD">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82475C">
              <w:rPr>
                <w:rFonts w:cstheme="minorHAnsi"/>
              </w:rPr>
              <w:t>Software Requirement Specification</w:t>
            </w:r>
          </w:p>
        </w:tc>
      </w:tr>
      <w:tr w:rsidR="0097477E" w:rsidRPr="0082475C" w14:paraId="1E5E0A41" w14:textId="77777777" w:rsidTr="00B574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9" w:type="pct"/>
            <w:tcBorders>
              <w:top w:val="single" w:sz="4" w:space="0" w:color="auto"/>
              <w:left w:val="single" w:sz="4" w:space="0" w:color="auto"/>
              <w:bottom w:val="single" w:sz="4" w:space="0" w:color="auto"/>
              <w:right w:val="single" w:sz="4" w:space="0" w:color="auto"/>
            </w:tcBorders>
            <w:shd w:val="clear" w:color="auto" w:fill="FFFFFF" w:themeFill="background1"/>
          </w:tcPr>
          <w:p w14:paraId="3BEC59EE" w14:textId="77777777" w:rsidR="0097477E" w:rsidRPr="0082475C" w:rsidRDefault="0097477E" w:rsidP="00B574FD">
            <w:pPr>
              <w:spacing w:line="276" w:lineRule="auto"/>
              <w:jc w:val="both"/>
              <w:rPr>
                <w:rFonts w:cstheme="minorHAnsi"/>
                <w:b w:val="0"/>
                <w:bCs w:val="0"/>
              </w:rPr>
            </w:pPr>
            <w:r w:rsidRPr="0082475C">
              <w:rPr>
                <w:rFonts w:cstheme="minorHAnsi"/>
                <w:b w:val="0"/>
              </w:rPr>
              <w:t>OD</w:t>
            </w:r>
          </w:p>
        </w:tc>
        <w:tc>
          <w:tcPr>
            <w:tcW w:w="3331" w:type="pct"/>
            <w:tcBorders>
              <w:top w:val="single" w:sz="4" w:space="0" w:color="auto"/>
              <w:left w:val="single" w:sz="4" w:space="0" w:color="auto"/>
              <w:bottom w:val="single" w:sz="4" w:space="0" w:color="auto"/>
              <w:right w:val="single" w:sz="4" w:space="0" w:color="auto"/>
            </w:tcBorders>
            <w:shd w:val="clear" w:color="auto" w:fill="FFFFFF" w:themeFill="background1"/>
          </w:tcPr>
          <w:p w14:paraId="7542CA76" w14:textId="77777777" w:rsidR="0097477E" w:rsidRPr="0082475C" w:rsidRDefault="0097477E" w:rsidP="00B574FD">
            <w:pPr>
              <w:spacing w:line="276" w:lineRule="auto"/>
              <w:jc w:val="both"/>
              <w:cnfStyle w:val="000000010000" w:firstRow="0" w:lastRow="0" w:firstColumn="0" w:lastColumn="0" w:oddVBand="0" w:evenVBand="0" w:oddHBand="0" w:evenHBand="1" w:firstRowFirstColumn="0" w:firstRowLastColumn="0" w:lastRowFirstColumn="0" w:lastRowLastColumn="0"/>
              <w:rPr>
                <w:rFonts w:cstheme="minorHAnsi"/>
              </w:rPr>
            </w:pPr>
            <w:r w:rsidRPr="0082475C">
              <w:rPr>
                <w:rFonts w:cstheme="minorHAnsi"/>
              </w:rPr>
              <w:t>OmniDocs -Newgen Enterprise wide Electronic Document Management Solution.</w:t>
            </w:r>
          </w:p>
        </w:tc>
      </w:tr>
      <w:tr w:rsidR="0097477E" w:rsidRPr="0082475C" w14:paraId="290F1E80" w14:textId="77777777" w:rsidTr="00B574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9" w:type="pct"/>
            <w:tcBorders>
              <w:top w:val="single" w:sz="4" w:space="0" w:color="auto"/>
              <w:left w:val="single" w:sz="4" w:space="0" w:color="auto"/>
              <w:bottom w:val="single" w:sz="4" w:space="0" w:color="auto"/>
              <w:right w:val="single" w:sz="4" w:space="0" w:color="auto"/>
            </w:tcBorders>
            <w:shd w:val="clear" w:color="auto" w:fill="FFFFFF" w:themeFill="background1"/>
          </w:tcPr>
          <w:p w14:paraId="18BC1CFB" w14:textId="77777777" w:rsidR="0097477E" w:rsidRPr="0082475C" w:rsidRDefault="0097477E" w:rsidP="00B574FD">
            <w:pPr>
              <w:spacing w:line="276" w:lineRule="auto"/>
              <w:jc w:val="both"/>
              <w:rPr>
                <w:rFonts w:cstheme="minorHAnsi"/>
                <w:b w:val="0"/>
                <w:bCs w:val="0"/>
              </w:rPr>
            </w:pPr>
            <w:r w:rsidRPr="0082475C">
              <w:rPr>
                <w:rFonts w:cstheme="minorHAnsi"/>
                <w:b w:val="0"/>
              </w:rPr>
              <w:t>BAM</w:t>
            </w:r>
          </w:p>
        </w:tc>
        <w:tc>
          <w:tcPr>
            <w:tcW w:w="3331" w:type="pct"/>
            <w:tcBorders>
              <w:top w:val="single" w:sz="4" w:space="0" w:color="auto"/>
              <w:left w:val="single" w:sz="4" w:space="0" w:color="auto"/>
              <w:bottom w:val="single" w:sz="4" w:space="0" w:color="auto"/>
              <w:right w:val="single" w:sz="4" w:space="0" w:color="auto"/>
            </w:tcBorders>
            <w:shd w:val="clear" w:color="auto" w:fill="FFFFFF" w:themeFill="background1"/>
          </w:tcPr>
          <w:p w14:paraId="03B099F6" w14:textId="77777777" w:rsidR="0097477E" w:rsidRPr="0082475C" w:rsidRDefault="0097477E" w:rsidP="00B574FD">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82475C">
              <w:rPr>
                <w:rFonts w:cstheme="minorHAnsi"/>
              </w:rPr>
              <w:t>Business Activity Monitoring- Newgen Reporting solution</w:t>
            </w:r>
          </w:p>
        </w:tc>
      </w:tr>
      <w:tr w:rsidR="0097477E" w:rsidRPr="0082475C" w14:paraId="06DB04F4" w14:textId="77777777" w:rsidTr="00B574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9" w:type="pct"/>
            <w:tcBorders>
              <w:top w:val="single" w:sz="4" w:space="0" w:color="auto"/>
              <w:left w:val="single" w:sz="4" w:space="0" w:color="auto"/>
              <w:bottom w:val="single" w:sz="4" w:space="0" w:color="auto"/>
              <w:right w:val="single" w:sz="4" w:space="0" w:color="auto"/>
            </w:tcBorders>
            <w:shd w:val="clear" w:color="auto" w:fill="FFFFFF" w:themeFill="background1"/>
          </w:tcPr>
          <w:p w14:paraId="4411EDD1" w14:textId="77777777" w:rsidR="0097477E" w:rsidRPr="0082475C" w:rsidRDefault="0097477E" w:rsidP="00B574FD">
            <w:pPr>
              <w:spacing w:line="276" w:lineRule="auto"/>
              <w:jc w:val="both"/>
              <w:rPr>
                <w:rFonts w:cstheme="minorHAnsi"/>
                <w:b w:val="0"/>
                <w:bCs w:val="0"/>
              </w:rPr>
            </w:pPr>
            <w:r w:rsidRPr="0082475C">
              <w:rPr>
                <w:rFonts w:cstheme="minorHAnsi"/>
                <w:b w:val="0"/>
              </w:rPr>
              <w:t>MDM</w:t>
            </w:r>
          </w:p>
        </w:tc>
        <w:tc>
          <w:tcPr>
            <w:tcW w:w="3331" w:type="pct"/>
            <w:tcBorders>
              <w:top w:val="single" w:sz="4" w:space="0" w:color="auto"/>
              <w:left w:val="single" w:sz="4" w:space="0" w:color="auto"/>
              <w:bottom w:val="single" w:sz="4" w:space="0" w:color="auto"/>
              <w:right w:val="single" w:sz="4" w:space="0" w:color="auto"/>
            </w:tcBorders>
            <w:shd w:val="clear" w:color="auto" w:fill="FFFFFF" w:themeFill="background1"/>
          </w:tcPr>
          <w:p w14:paraId="7EDD322E" w14:textId="77777777" w:rsidR="0097477E" w:rsidRPr="0082475C" w:rsidRDefault="0097477E" w:rsidP="00B574FD">
            <w:pPr>
              <w:spacing w:line="276" w:lineRule="auto"/>
              <w:jc w:val="both"/>
              <w:cnfStyle w:val="000000010000" w:firstRow="0" w:lastRow="0" w:firstColumn="0" w:lastColumn="0" w:oddVBand="0" w:evenVBand="0" w:oddHBand="0" w:evenHBand="1" w:firstRowFirstColumn="0" w:firstRowLastColumn="0" w:lastRowFirstColumn="0" w:lastRowLastColumn="0"/>
              <w:rPr>
                <w:rFonts w:cstheme="minorHAnsi"/>
              </w:rPr>
            </w:pPr>
            <w:r w:rsidRPr="0082475C">
              <w:rPr>
                <w:rFonts w:cstheme="minorHAnsi"/>
              </w:rPr>
              <w:t>Newgen Master Data Management System</w:t>
            </w:r>
          </w:p>
        </w:tc>
      </w:tr>
      <w:tr w:rsidR="0097477E" w:rsidRPr="0082475C" w14:paraId="04E07EFD" w14:textId="77777777" w:rsidTr="00B574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9" w:type="pct"/>
            <w:tcBorders>
              <w:top w:val="single" w:sz="4" w:space="0" w:color="auto"/>
              <w:left w:val="single" w:sz="4" w:space="0" w:color="auto"/>
              <w:bottom w:val="single" w:sz="4" w:space="0" w:color="auto"/>
              <w:right w:val="single" w:sz="4" w:space="0" w:color="auto"/>
            </w:tcBorders>
            <w:shd w:val="clear" w:color="auto" w:fill="FFFFFF" w:themeFill="background1"/>
          </w:tcPr>
          <w:p w14:paraId="1B59AA08" w14:textId="77777777" w:rsidR="0097477E" w:rsidRPr="0082475C" w:rsidRDefault="0097477E" w:rsidP="00B574FD">
            <w:pPr>
              <w:spacing w:line="276" w:lineRule="auto"/>
              <w:jc w:val="both"/>
              <w:rPr>
                <w:rFonts w:cstheme="minorHAnsi"/>
                <w:b w:val="0"/>
                <w:bCs w:val="0"/>
              </w:rPr>
            </w:pPr>
            <w:r w:rsidRPr="0082475C">
              <w:rPr>
                <w:rFonts w:cstheme="minorHAnsi"/>
                <w:b w:val="0"/>
              </w:rPr>
              <w:t>WI</w:t>
            </w:r>
          </w:p>
        </w:tc>
        <w:tc>
          <w:tcPr>
            <w:tcW w:w="3331" w:type="pct"/>
            <w:tcBorders>
              <w:top w:val="single" w:sz="4" w:space="0" w:color="auto"/>
              <w:left w:val="single" w:sz="4" w:space="0" w:color="auto"/>
              <w:bottom w:val="single" w:sz="4" w:space="0" w:color="auto"/>
              <w:right w:val="single" w:sz="4" w:space="0" w:color="auto"/>
            </w:tcBorders>
            <w:shd w:val="clear" w:color="auto" w:fill="FFFFFF" w:themeFill="background1"/>
          </w:tcPr>
          <w:p w14:paraId="59DCC0E2" w14:textId="77777777" w:rsidR="0097477E" w:rsidRPr="0082475C" w:rsidRDefault="0097477E" w:rsidP="00B574FD">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82475C">
              <w:rPr>
                <w:rFonts w:cstheme="minorHAnsi"/>
              </w:rPr>
              <w:t>WorkItem: A logical unit corresponding to request.</w:t>
            </w:r>
          </w:p>
        </w:tc>
      </w:tr>
      <w:tr w:rsidR="0097477E" w:rsidRPr="0082475C" w14:paraId="29EC4E5E" w14:textId="77777777" w:rsidTr="00B574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9" w:type="pct"/>
            <w:tcBorders>
              <w:top w:val="single" w:sz="4" w:space="0" w:color="auto"/>
              <w:left w:val="single" w:sz="4" w:space="0" w:color="auto"/>
              <w:bottom w:val="single" w:sz="4" w:space="0" w:color="auto"/>
              <w:right w:val="single" w:sz="4" w:space="0" w:color="auto"/>
            </w:tcBorders>
            <w:shd w:val="clear" w:color="auto" w:fill="FFFFFF" w:themeFill="background1"/>
          </w:tcPr>
          <w:p w14:paraId="33745E11" w14:textId="77777777" w:rsidR="0097477E" w:rsidRPr="0082475C" w:rsidRDefault="0097477E" w:rsidP="00B574FD">
            <w:pPr>
              <w:spacing w:line="276" w:lineRule="auto"/>
              <w:jc w:val="both"/>
              <w:rPr>
                <w:rFonts w:cstheme="minorHAnsi"/>
                <w:b w:val="0"/>
                <w:bCs w:val="0"/>
              </w:rPr>
            </w:pPr>
            <w:r w:rsidRPr="0082475C">
              <w:rPr>
                <w:rFonts w:cstheme="minorHAnsi"/>
                <w:b w:val="0"/>
              </w:rPr>
              <w:t>WS</w:t>
            </w:r>
          </w:p>
        </w:tc>
        <w:tc>
          <w:tcPr>
            <w:tcW w:w="3331" w:type="pct"/>
            <w:tcBorders>
              <w:top w:val="single" w:sz="4" w:space="0" w:color="auto"/>
              <w:left w:val="single" w:sz="4" w:space="0" w:color="auto"/>
              <w:bottom w:val="single" w:sz="4" w:space="0" w:color="auto"/>
              <w:right w:val="single" w:sz="4" w:space="0" w:color="auto"/>
            </w:tcBorders>
            <w:shd w:val="clear" w:color="auto" w:fill="FFFFFF" w:themeFill="background1"/>
          </w:tcPr>
          <w:p w14:paraId="124987D2" w14:textId="77777777" w:rsidR="0097477E" w:rsidRPr="0082475C" w:rsidRDefault="0097477E" w:rsidP="00B574FD">
            <w:pPr>
              <w:spacing w:line="276" w:lineRule="auto"/>
              <w:jc w:val="both"/>
              <w:cnfStyle w:val="000000010000" w:firstRow="0" w:lastRow="0" w:firstColumn="0" w:lastColumn="0" w:oddVBand="0" w:evenVBand="0" w:oddHBand="0" w:evenHBand="1" w:firstRowFirstColumn="0" w:firstRowLastColumn="0" w:lastRowFirstColumn="0" w:lastRowLastColumn="0"/>
              <w:rPr>
                <w:rFonts w:cstheme="minorHAnsi"/>
              </w:rPr>
            </w:pPr>
            <w:r w:rsidRPr="0082475C">
              <w:rPr>
                <w:rFonts w:cstheme="minorHAnsi"/>
              </w:rPr>
              <w:t>Work Step: A logical unit for an activity in the business workflow.</w:t>
            </w:r>
          </w:p>
        </w:tc>
      </w:tr>
      <w:tr w:rsidR="0097477E" w:rsidRPr="0082475C" w14:paraId="15061D4D" w14:textId="77777777" w:rsidTr="00B574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9" w:type="pct"/>
            <w:tcBorders>
              <w:top w:val="single" w:sz="4" w:space="0" w:color="auto"/>
              <w:left w:val="single" w:sz="4" w:space="0" w:color="auto"/>
              <w:bottom w:val="single" w:sz="4" w:space="0" w:color="auto"/>
              <w:right w:val="single" w:sz="4" w:space="0" w:color="auto"/>
            </w:tcBorders>
            <w:shd w:val="clear" w:color="auto" w:fill="FFFFFF" w:themeFill="background1"/>
          </w:tcPr>
          <w:p w14:paraId="69874623" w14:textId="77777777" w:rsidR="0097477E" w:rsidRPr="0082475C" w:rsidRDefault="0097477E" w:rsidP="00B574FD">
            <w:pPr>
              <w:spacing w:line="276" w:lineRule="auto"/>
              <w:jc w:val="both"/>
              <w:rPr>
                <w:rFonts w:cstheme="minorHAnsi"/>
                <w:b w:val="0"/>
                <w:bCs w:val="0"/>
              </w:rPr>
            </w:pPr>
            <w:r w:rsidRPr="0082475C">
              <w:rPr>
                <w:rFonts w:cstheme="minorHAnsi"/>
                <w:b w:val="0"/>
              </w:rPr>
              <w:t>RM</w:t>
            </w:r>
          </w:p>
        </w:tc>
        <w:tc>
          <w:tcPr>
            <w:tcW w:w="3331" w:type="pct"/>
            <w:tcBorders>
              <w:top w:val="single" w:sz="4" w:space="0" w:color="auto"/>
              <w:left w:val="single" w:sz="4" w:space="0" w:color="auto"/>
              <w:bottom w:val="single" w:sz="4" w:space="0" w:color="auto"/>
              <w:right w:val="single" w:sz="4" w:space="0" w:color="auto"/>
            </w:tcBorders>
            <w:shd w:val="clear" w:color="auto" w:fill="FFFFFF" w:themeFill="background1"/>
          </w:tcPr>
          <w:p w14:paraId="059A8C54" w14:textId="77777777" w:rsidR="0097477E" w:rsidRPr="0082475C" w:rsidRDefault="0097477E" w:rsidP="00B574FD">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82475C">
              <w:rPr>
                <w:rFonts w:cstheme="minorHAnsi"/>
              </w:rPr>
              <w:t>Relationship Manager</w:t>
            </w:r>
          </w:p>
        </w:tc>
      </w:tr>
      <w:tr w:rsidR="0097477E" w:rsidRPr="0082475C" w14:paraId="46C0120A" w14:textId="77777777" w:rsidTr="00B574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69EE1F3" w14:textId="77777777" w:rsidR="0097477E" w:rsidRPr="0082475C" w:rsidRDefault="0097477E" w:rsidP="00B574FD">
            <w:pPr>
              <w:spacing w:line="276" w:lineRule="auto"/>
              <w:jc w:val="both"/>
              <w:rPr>
                <w:rFonts w:cstheme="minorHAnsi"/>
                <w:b w:val="0"/>
              </w:rPr>
            </w:pPr>
            <w:r w:rsidRPr="0082475C">
              <w:rPr>
                <w:rFonts w:cstheme="minorHAnsi"/>
                <w:b w:val="0"/>
              </w:rPr>
              <w:t>CM</w:t>
            </w:r>
          </w:p>
        </w:tc>
        <w:tc>
          <w:tcPr>
            <w:tcW w:w="3331" w:type="pct"/>
            <w:tcBorders>
              <w:top w:val="single" w:sz="4" w:space="0" w:color="auto"/>
              <w:left w:val="single" w:sz="4" w:space="0" w:color="auto"/>
              <w:bottom w:val="single" w:sz="4" w:space="0" w:color="auto"/>
              <w:right w:val="single" w:sz="4" w:space="0" w:color="auto"/>
            </w:tcBorders>
            <w:shd w:val="clear" w:color="auto" w:fill="FFFFFF" w:themeFill="background1"/>
          </w:tcPr>
          <w:p w14:paraId="384EEBFD" w14:textId="5870381D" w:rsidR="0097477E" w:rsidRPr="0082475C" w:rsidRDefault="0097477E" w:rsidP="00B574FD">
            <w:pPr>
              <w:spacing w:line="276" w:lineRule="auto"/>
              <w:jc w:val="both"/>
              <w:cnfStyle w:val="000000010000" w:firstRow="0" w:lastRow="0" w:firstColumn="0" w:lastColumn="0" w:oddVBand="0" w:evenVBand="0" w:oddHBand="0" w:evenHBand="1" w:firstRowFirstColumn="0" w:firstRowLastColumn="0" w:lastRowFirstColumn="0" w:lastRowLastColumn="0"/>
              <w:rPr>
                <w:rFonts w:cstheme="minorHAnsi"/>
              </w:rPr>
            </w:pPr>
            <w:r w:rsidRPr="0082475C">
              <w:rPr>
                <w:rFonts w:cstheme="minorHAnsi"/>
              </w:rPr>
              <w:t>Credit Manager</w:t>
            </w:r>
            <w:r w:rsidR="00F70C1D">
              <w:rPr>
                <w:rFonts w:cstheme="minorHAnsi"/>
              </w:rPr>
              <w:t xml:space="preserve"> (Level 1 Approver, Level 2 </w:t>
            </w:r>
            <w:r w:rsidR="00667665">
              <w:rPr>
                <w:rFonts w:cstheme="minorHAnsi"/>
              </w:rPr>
              <w:t>Approver)</w:t>
            </w:r>
          </w:p>
        </w:tc>
      </w:tr>
      <w:tr w:rsidR="0097477E" w:rsidRPr="0082475C" w14:paraId="17DA0C23" w14:textId="77777777" w:rsidTr="00B574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9" w:type="pct"/>
            <w:tcBorders>
              <w:top w:val="single" w:sz="4" w:space="0" w:color="auto"/>
              <w:left w:val="single" w:sz="4" w:space="0" w:color="auto"/>
              <w:bottom w:val="single" w:sz="4" w:space="0" w:color="auto"/>
              <w:right w:val="single" w:sz="4" w:space="0" w:color="auto"/>
            </w:tcBorders>
            <w:shd w:val="clear" w:color="auto" w:fill="FFFFFF" w:themeFill="background1"/>
          </w:tcPr>
          <w:p w14:paraId="5180EE43" w14:textId="77777777" w:rsidR="0097477E" w:rsidRPr="0082475C" w:rsidRDefault="0097477E" w:rsidP="00B574FD">
            <w:pPr>
              <w:spacing w:line="276" w:lineRule="auto"/>
              <w:jc w:val="both"/>
              <w:rPr>
                <w:rFonts w:cstheme="minorHAnsi"/>
                <w:b w:val="0"/>
              </w:rPr>
            </w:pPr>
            <w:r w:rsidRPr="0082475C">
              <w:rPr>
                <w:rFonts w:cstheme="minorHAnsi"/>
                <w:b w:val="0"/>
              </w:rPr>
              <w:t>DMS</w:t>
            </w:r>
          </w:p>
        </w:tc>
        <w:tc>
          <w:tcPr>
            <w:tcW w:w="3331" w:type="pct"/>
            <w:tcBorders>
              <w:top w:val="single" w:sz="4" w:space="0" w:color="auto"/>
              <w:left w:val="single" w:sz="4" w:space="0" w:color="auto"/>
              <w:bottom w:val="single" w:sz="4" w:space="0" w:color="auto"/>
              <w:right w:val="single" w:sz="4" w:space="0" w:color="auto"/>
            </w:tcBorders>
            <w:shd w:val="clear" w:color="auto" w:fill="FFFFFF" w:themeFill="background1"/>
          </w:tcPr>
          <w:p w14:paraId="5A415801" w14:textId="77777777" w:rsidR="0097477E" w:rsidRPr="0082475C" w:rsidRDefault="0097477E" w:rsidP="00B574FD">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82475C">
              <w:rPr>
                <w:rFonts w:cstheme="minorHAnsi"/>
              </w:rPr>
              <w:t>Document Management System</w:t>
            </w:r>
          </w:p>
        </w:tc>
      </w:tr>
      <w:tr w:rsidR="0097477E" w:rsidRPr="0082475C" w14:paraId="077F0A8E" w14:textId="77777777" w:rsidTr="00B574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9" w:type="pct"/>
            <w:tcBorders>
              <w:top w:val="single" w:sz="4" w:space="0" w:color="auto"/>
              <w:left w:val="single" w:sz="4" w:space="0" w:color="auto"/>
              <w:bottom w:val="single" w:sz="4" w:space="0" w:color="auto"/>
              <w:right w:val="single" w:sz="4" w:space="0" w:color="auto"/>
            </w:tcBorders>
            <w:shd w:val="clear" w:color="auto" w:fill="FFFFFF" w:themeFill="background1"/>
          </w:tcPr>
          <w:p w14:paraId="2310522A" w14:textId="77777777" w:rsidR="0097477E" w:rsidRPr="0082475C" w:rsidRDefault="0097477E" w:rsidP="00B574FD">
            <w:pPr>
              <w:spacing w:line="276" w:lineRule="auto"/>
              <w:jc w:val="both"/>
              <w:rPr>
                <w:rFonts w:cstheme="minorHAnsi"/>
                <w:b w:val="0"/>
              </w:rPr>
            </w:pPr>
            <w:r w:rsidRPr="0082475C">
              <w:rPr>
                <w:rFonts w:cstheme="minorHAnsi"/>
                <w:b w:val="0"/>
              </w:rPr>
              <w:lastRenderedPageBreak/>
              <w:t>Queue</w:t>
            </w:r>
          </w:p>
        </w:tc>
        <w:tc>
          <w:tcPr>
            <w:tcW w:w="3331" w:type="pct"/>
            <w:tcBorders>
              <w:top w:val="single" w:sz="4" w:space="0" w:color="auto"/>
              <w:left w:val="single" w:sz="4" w:space="0" w:color="auto"/>
              <w:bottom w:val="single" w:sz="4" w:space="0" w:color="auto"/>
              <w:right w:val="single" w:sz="4" w:space="0" w:color="auto"/>
            </w:tcBorders>
            <w:shd w:val="clear" w:color="auto" w:fill="FFFFFF" w:themeFill="background1"/>
          </w:tcPr>
          <w:p w14:paraId="442CD89E" w14:textId="77777777" w:rsidR="0097477E" w:rsidRPr="0082475C" w:rsidRDefault="0097477E" w:rsidP="00B574FD">
            <w:pPr>
              <w:spacing w:line="276" w:lineRule="auto"/>
              <w:jc w:val="both"/>
              <w:cnfStyle w:val="000000010000" w:firstRow="0" w:lastRow="0" w:firstColumn="0" w:lastColumn="0" w:oddVBand="0" w:evenVBand="0" w:oddHBand="0" w:evenHBand="1" w:firstRowFirstColumn="0" w:firstRowLastColumn="0" w:lastRowFirstColumn="0" w:lastRowLastColumn="0"/>
              <w:rPr>
                <w:rFonts w:cstheme="minorHAnsi"/>
              </w:rPr>
            </w:pPr>
            <w:r w:rsidRPr="0082475C">
              <w:rPr>
                <w:rFonts w:cstheme="minorHAnsi"/>
              </w:rPr>
              <w:t>BPM is a Queue based Workflow System i.e Work item flow from one Queue to another in a Process. A ‘Queue’ can be defined as a shared workbench of users performing similar operations</w:t>
            </w:r>
          </w:p>
        </w:tc>
      </w:tr>
      <w:tr w:rsidR="0097477E" w:rsidRPr="0082475C" w14:paraId="605A2E68" w14:textId="77777777" w:rsidTr="00B574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9" w:type="pct"/>
            <w:tcBorders>
              <w:top w:val="single" w:sz="4" w:space="0" w:color="auto"/>
              <w:left w:val="single" w:sz="4" w:space="0" w:color="auto"/>
              <w:bottom w:val="single" w:sz="4" w:space="0" w:color="auto"/>
              <w:right w:val="single" w:sz="4" w:space="0" w:color="auto"/>
            </w:tcBorders>
            <w:shd w:val="clear" w:color="auto" w:fill="FFFFFF" w:themeFill="background1"/>
          </w:tcPr>
          <w:p w14:paraId="2FC4A54E" w14:textId="77777777" w:rsidR="0097477E" w:rsidRPr="0082475C" w:rsidRDefault="0097477E" w:rsidP="00B574FD">
            <w:pPr>
              <w:spacing w:line="276" w:lineRule="auto"/>
              <w:jc w:val="both"/>
              <w:rPr>
                <w:rFonts w:cstheme="minorHAnsi"/>
                <w:b w:val="0"/>
              </w:rPr>
            </w:pPr>
            <w:r w:rsidRPr="0082475C">
              <w:rPr>
                <w:rFonts w:cstheme="minorHAnsi"/>
                <w:b w:val="0"/>
              </w:rPr>
              <w:t>Indexing</w:t>
            </w:r>
          </w:p>
        </w:tc>
        <w:tc>
          <w:tcPr>
            <w:tcW w:w="3331" w:type="pct"/>
            <w:tcBorders>
              <w:top w:val="single" w:sz="4" w:space="0" w:color="auto"/>
              <w:left w:val="single" w:sz="4" w:space="0" w:color="auto"/>
              <w:bottom w:val="single" w:sz="4" w:space="0" w:color="auto"/>
              <w:right w:val="single" w:sz="4" w:space="0" w:color="auto"/>
            </w:tcBorders>
            <w:shd w:val="clear" w:color="auto" w:fill="FFFFFF" w:themeFill="background1"/>
          </w:tcPr>
          <w:p w14:paraId="26067243" w14:textId="77777777" w:rsidR="0097477E" w:rsidRPr="0082475C" w:rsidRDefault="0097477E" w:rsidP="00B574FD">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82475C">
              <w:rPr>
                <w:rFonts w:cstheme="minorHAnsi"/>
              </w:rPr>
              <w:t>The process of associating or tagging documents/folders with appropriate keywords/values/terms to allow for correct storage and quick retrieval</w:t>
            </w:r>
            <w:r w:rsidRPr="0082475C">
              <w:rPr>
                <w:rFonts w:cstheme="minorHAnsi"/>
              </w:rPr>
              <w:tab/>
            </w:r>
          </w:p>
        </w:tc>
      </w:tr>
      <w:tr w:rsidR="0097477E" w:rsidRPr="0082475C" w14:paraId="6689DC99" w14:textId="77777777" w:rsidTr="00B574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9" w:type="pct"/>
            <w:tcBorders>
              <w:top w:val="single" w:sz="4" w:space="0" w:color="auto"/>
              <w:left w:val="single" w:sz="4" w:space="0" w:color="auto"/>
              <w:bottom w:val="single" w:sz="4" w:space="0" w:color="auto"/>
              <w:right w:val="single" w:sz="4" w:space="0" w:color="auto"/>
            </w:tcBorders>
            <w:shd w:val="clear" w:color="auto" w:fill="FFFFFF" w:themeFill="background1"/>
          </w:tcPr>
          <w:p w14:paraId="7EB34337" w14:textId="77777777" w:rsidR="0097477E" w:rsidRPr="0082475C" w:rsidRDefault="0097477E" w:rsidP="00B574FD">
            <w:pPr>
              <w:spacing w:line="276" w:lineRule="auto"/>
              <w:jc w:val="both"/>
              <w:rPr>
                <w:rFonts w:cstheme="minorHAnsi"/>
                <w:b w:val="0"/>
              </w:rPr>
            </w:pPr>
            <w:r w:rsidRPr="0082475C">
              <w:rPr>
                <w:rFonts w:cstheme="minorHAnsi"/>
                <w:b w:val="0"/>
              </w:rPr>
              <w:t>Index Parameter</w:t>
            </w:r>
          </w:p>
        </w:tc>
        <w:tc>
          <w:tcPr>
            <w:tcW w:w="3331" w:type="pct"/>
            <w:tcBorders>
              <w:top w:val="single" w:sz="4" w:space="0" w:color="auto"/>
              <w:left w:val="single" w:sz="4" w:space="0" w:color="auto"/>
              <w:bottom w:val="single" w:sz="4" w:space="0" w:color="auto"/>
              <w:right w:val="single" w:sz="4" w:space="0" w:color="auto"/>
            </w:tcBorders>
            <w:shd w:val="clear" w:color="auto" w:fill="FFFFFF" w:themeFill="background1"/>
          </w:tcPr>
          <w:p w14:paraId="3E26835A" w14:textId="77777777" w:rsidR="0097477E" w:rsidRPr="0082475C" w:rsidRDefault="0097477E" w:rsidP="00B574FD">
            <w:pPr>
              <w:spacing w:line="276" w:lineRule="auto"/>
              <w:jc w:val="both"/>
              <w:cnfStyle w:val="000000010000" w:firstRow="0" w:lastRow="0" w:firstColumn="0" w:lastColumn="0" w:oddVBand="0" w:evenVBand="0" w:oddHBand="0" w:evenHBand="1" w:firstRowFirstColumn="0" w:firstRowLastColumn="0" w:lastRowFirstColumn="0" w:lastRowLastColumn="0"/>
              <w:rPr>
                <w:rFonts w:cstheme="minorHAnsi"/>
              </w:rPr>
            </w:pPr>
            <w:r w:rsidRPr="0082475C">
              <w:rPr>
                <w:rFonts w:cstheme="minorHAnsi"/>
              </w:rPr>
              <w:t>Specific tag/field associated with a folder or document</w:t>
            </w:r>
          </w:p>
        </w:tc>
      </w:tr>
      <w:tr w:rsidR="0097477E" w:rsidRPr="0082475C" w14:paraId="62FE1973" w14:textId="77777777" w:rsidTr="00B574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9" w:type="pct"/>
            <w:tcBorders>
              <w:top w:val="single" w:sz="4" w:space="0" w:color="auto"/>
              <w:left w:val="single" w:sz="4" w:space="0" w:color="auto"/>
              <w:bottom w:val="single" w:sz="4" w:space="0" w:color="auto"/>
              <w:right w:val="single" w:sz="4" w:space="0" w:color="auto"/>
            </w:tcBorders>
            <w:shd w:val="clear" w:color="auto" w:fill="FFFFFF" w:themeFill="background1"/>
          </w:tcPr>
          <w:p w14:paraId="51E0CFAB" w14:textId="77777777" w:rsidR="0097477E" w:rsidRPr="0082475C" w:rsidRDefault="0097477E" w:rsidP="00B574FD">
            <w:pPr>
              <w:spacing w:line="276" w:lineRule="auto"/>
              <w:jc w:val="both"/>
              <w:rPr>
                <w:rFonts w:cstheme="minorHAnsi"/>
                <w:b w:val="0"/>
              </w:rPr>
            </w:pPr>
            <w:r w:rsidRPr="0082475C">
              <w:rPr>
                <w:rFonts w:cstheme="minorHAnsi"/>
                <w:b w:val="0"/>
              </w:rPr>
              <w:t>Document Types</w:t>
            </w:r>
          </w:p>
        </w:tc>
        <w:tc>
          <w:tcPr>
            <w:tcW w:w="3331" w:type="pct"/>
            <w:tcBorders>
              <w:top w:val="single" w:sz="4" w:space="0" w:color="auto"/>
              <w:left w:val="single" w:sz="4" w:space="0" w:color="auto"/>
              <w:bottom w:val="single" w:sz="4" w:space="0" w:color="auto"/>
              <w:right w:val="single" w:sz="4" w:space="0" w:color="auto"/>
            </w:tcBorders>
            <w:shd w:val="clear" w:color="auto" w:fill="FFFFFF" w:themeFill="background1"/>
          </w:tcPr>
          <w:p w14:paraId="388BB727" w14:textId="77777777" w:rsidR="0097477E" w:rsidRPr="0082475C" w:rsidRDefault="0097477E" w:rsidP="00B574FD">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82475C">
              <w:rPr>
                <w:rFonts w:cstheme="minorHAnsi"/>
              </w:rPr>
              <w:t xml:space="preserve">Categorization of documents by type as per business requirements </w:t>
            </w:r>
          </w:p>
        </w:tc>
      </w:tr>
    </w:tbl>
    <w:p w14:paraId="49233927" w14:textId="77777777" w:rsidR="0097477E" w:rsidRDefault="0097477E" w:rsidP="0097477E">
      <w:pPr>
        <w:pStyle w:val="template"/>
        <w:ind w:left="720"/>
        <w:jc w:val="both"/>
        <w:rPr>
          <w:rFonts w:asciiTheme="minorHAnsi" w:hAnsiTheme="minorHAnsi" w:cstheme="minorHAnsi"/>
          <w:sz w:val="20"/>
        </w:rPr>
      </w:pPr>
    </w:p>
    <w:p w14:paraId="5C07BA9A" w14:textId="77777777" w:rsidR="00CA6DBA" w:rsidRPr="0082475C" w:rsidRDefault="00CA6DBA" w:rsidP="0097477E">
      <w:pPr>
        <w:pStyle w:val="template"/>
        <w:ind w:left="720"/>
        <w:jc w:val="both"/>
        <w:rPr>
          <w:rFonts w:asciiTheme="minorHAnsi" w:hAnsiTheme="minorHAnsi" w:cstheme="minorHAnsi"/>
          <w:sz w:val="20"/>
        </w:rPr>
      </w:pPr>
    </w:p>
    <w:p w14:paraId="675467FB" w14:textId="77777777" w:rsidR="0097477E" w:rsidRPr="0082475C" w:rsidRDefault="0097477E" w:rsidP="0097477E">
      <w:pPr>
        <w:pStyle w:val="Heading2"/>
        <w:tabs>
          <w:tab w:val="left" w:pos="0"/>
        </w:tabs>
        <w:rPr>
          <w:rFonts w:cstheme="minorHAnsi"/>
        </w:rPr>
      </w:pPr>
      <w:bookmarkStart w:id="10" w:name="_Intended_Audience"/>
      <w:bookmarkStart w:id="11" w:name="_Toc105461567"/>
      <w:bookmarkStart w:id="12" w:name="_Toc174309687"/>
      <w:bookmarkEnd w:id="10"/>
      <w:r w:rsidRPr="0082475C">
        <w:rPr>
          <w:rFonts w:cstheme="minorHAnsi"/>
        </w:rPr>
        <w:t>Intended Audience</w:t>
      </w:r>
      <w:bookmarkEnd w:id="11"/>
      <w:bookmarkEnd w:id="12"/>
    </w:p>
    <w:p w14:paraId="2C25E7B8" w14:textId="77777777" w:rsidR="0097477E" w:rsidRPr="0082475C" w:rsidRDefault="0097477E" w:rsidP="0097477E">
      <w:pPr>
        <w:rPr>
          <w:rFonts w:cstheme="minorHAnsi"/>
          <w:b/>
        </w:rPr>
      </w:pPr>
      <w:bookmarkStart w:id="13" w:name="_References"/>
      <w:bookmarkEnd w:id="13"/>
      <w:r w:rsidRPr="0082475C">
        <w:rPr>
          <w:rFonts w:cstheme="minorHAnsi"/>
          <w:b/>
        </w:rPr>
        <w:t>RACI Chart</w:t>
      </w:r>
    </w:p>
    <w:p w14:paraId="45374806" w14:textId="77777777" w:rsidR="0097477E" w:rsidRPr="0082475C" w:rsidRDefault="0097477E" w:rsidP="0097477E">
      <w:pPr>
        <w:snapToGrid w:val="0"/>
        <w:spacing w:line="276" w:lineRule="auto"/>
        <w:ind w:left="72"/>
        <w:rPr>
          <w:rFonts w:cstheme="minorHAnsi"/>
          <w:sz w:val="20"/>
        </w:rPr>
      </w:pPr>
    </w:p>
    <w:tbl>
      <w:tblPr>
        <w:tblW w:w="9270" w:type="dxa"/>
        <w:tblInd w:w="19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374"/>
        <w:gridCol w:w="1776"/>
        <w:gridCol w:w="6120"/>
      </w:tblGrid>
      <w:tr w:rsidR="0097477E" w:rsidRPr="0082475C" w14:paraId="32DA7973" w14:textId="77777777" w:rsidTr="00B574FD">
        <w:trPr>
          <w:cantSplit/>
          <w:trHeight w:val="362"/>
        </w:trPr>
        <w:tc>
          <w:tcPr>
            <w:tcW w:w="1374" w:type="dxa"/>
            <w:shd w:val="clear" w:color="auto" w:fill="auto"/>
          </w:tcPr>
          <w:p w14:paraId="74D2E146" w14:textId="77777777" w:rsidR="0097477E" w:rsidRPr="0082475C" w:rsidRDefault="0097477E" w:rsidP="00B574FD">
            <w:pPr>
              <w:spacing w:line="276" w:lineRule="auto"/>
              <w:jc w:val="center"/>
              <w:rPr>
                <w:rFonts w:cstheme="minorHAnsi"/>
                <w:b/>
                <w:i/>
                <w:iCs/>
              </w:rPr>
            </w:pPr>
            <w:r w:rsidRPr="0082475C">
              <w:rPr>
                <w:rFonts w:cstheme="minorHAnsi"/>
                <w:b/>
              </w:rPr>
              <w:t>*</w:t>
            </w:r>
          </w:p>
        </w:tc>
        <w:tc>
          <w:tcPr>
            <w:tcW w:w="1776" w:type="dxa"/>
            <w:shd w:val="clear" w:color="auto" w:fill="auto"/>
          </w:tcPr>
          <w:p w14:paraId="59192520" w14:textId="77777777" w:rsidR="0097477E" w:rsidRPr="0082475C" w:rsidRDefault="0097477E" w:rsidP="00B574FD">
            <w:pPr>
              <w:spacing w:line="276" w:lineRule="auto"/>
              <w:ind w:left="72"/>
              <w:jc w:val="center"/>
              <w:rPr>
                <w:rFonts w:cstheme="minorHAnsi"/>
                <w:i/>
                <w:iCs/>
              </w:rPr>
            </w:pPr>
            <w:r w:rsidRPr="0082475C">
              <w:rPr>
                <w:rFonts w:cstheme="minorHAnsi"/>
              </w:rPr>
              <w:t>Authorize</w:t>
            </w:r>
          </w:p>
        </w:tc>
        <w:tc>
          <w:tcPr>
            <w:tcW w:w="6120" w:type="dxa"/>
            <w:shd w:val="clear" w:color="auto" w:fill="auto"/>
          </w:tcPr>
          <w:p w14:paraId="34B22FA4" w14:textId="77777777" w:rsidR="0097477E" w:rsidRPr="0082475C" w:rsidRDefault="0097477E" w:rsidP="00B574FD">
            <w:pPr>
              <w:spacing w:line="276" w:lineRule="auto"/>
              <w:rPr>
                <w:rFonts w:cstheme="minorHAnsi"/>
                <w:i/>
                <w:iCs/>
              </w:rPr>
            </w:pPr>
            <w:r w:rsidRPr="0082475C">
              <w:rPr>
                <w:rFonts w:cstheme="minorHAnsi"/>
              </w:rPr>
              <w:t>This individual has ultimate signing authority for any changes to the document</w:t>
            </w:r>
          </w:p>
        </w:tc>
      </w:tr>
      <w:tr w:rsidR="0097477E" w:rsidRPr="0082475C" w14:paraId="70D40CBD" w14:textId="77777777" w:rsidTr="00B574FD">
        <w:trPr>
          <w:cantSplit/>
          <w:trHeight w:val="362"/>
        </w:trPr>
        <w:tc>
          <w:tcPr>
            <w:tcW w:w="1374" w:type="dxa"/>
            <w:shd w:val="clear" w:color="auto" w:fill="auto"/>
          </w:tcPr>
          <w:p w14:paraId="02720693" w14:textId="77777777" w:rsidR="0097477E" w:rsidRPr="0082475C" w:rsidRDefault="0097477E" w:rsidP="00B574FD">
            <w:pPr>
              <w:snapToGrid w:val="0"/>
              <w:spacing w:line="276" w:lineRule="auto"/>
              <w:jc w:val="center"/>
              <w:rPr>
                <w:rFonts w:cstheme="minorHAnsi"/>
                <w:b/>
                <w:bCs/>
              </w:rPr>
            </w:pPr>
            <w:r w:rsidRPr="0082475C">
              <w:rPr>
                <w:rFonts w:cstheme="minorHAnsi"/>
                <w:b/>
              </w:rPr>
              <w:t>R</w:t>
            </w:r>
          </w:p>
        </w:tc>
        <w:tc>
          <w:tcPr>
            <w:tcW w:w="1776" w:type="dxa"/>
            <w:shd w:val="clear" w:color="auto" w:fill="auto"/>
          </w:tcPr>
          <w:p w14:paraId="6B72E80D" w14:textId="77777777" w:rsidR="0097477E" w:rsidRPr="0082475C" w:rsidRDefault="0097477E" w:rsidP="00B574FD">
            <w:pPr>
              <w:snapToGrid w:val="0"/>
              <w:spacing w:line="276" w:lineRule="auto"/>
              <w:ind w:left="72"/>
              <w:jc w:val="center"/>
              <w:rPr>
                <w:rFonts w:cstheme="minorHAnsi"/>
              </w:rPr>
            </w:pPr>
            <w:r w:rsidRPr="0082475C">
              <w:rPr>
                <w:rFonts w:cstheme="minorHAnsi"/>
              </w:rPr>
              <w:t>Responsible</w:t>
            </w:r>
          </w:p>
        </w:tc>
        <w:tc>
          <w:tcPr>
            <w:tcW w:w="6120" w:type="dxa"/>
            <w:shd w:val="clear" w:color="auto" w:fill="auto"/>
          </w:tcPr>
          <w:p w14:paraId="323D32D6" w14:textId="77777777" w:rsidR="0097477E" w:rsidRPr="0082475C" w:rsidRDefault="0097477E" w:rsidP="00B574FD">
            <w:pPr>
              <w:spacing w:line="276" w:lineRule="auto"/>
              <w:rPr>
                <w:rFonts w:cstheme="minorHAnsi"/>
              </w:rPr>
            </w:pPr>
            <w:r w:rsidRPr="0082475C">
              <w:rPr>
                <w:rFonts w:cstheme="minorHAnsi"/>
              </w:rPr>
              <w:t>This individual is responsible for creating this document</w:t>
            </w:r>
          </w:p>
        </w:tc>
      </w:tr>
      <w:tr w:rsidR="0097477E" w:rsidRPr="0082475C" w14:paraId="79259ACC" w14:textId="77777777" w:rsidTr="00B574FD">
        <w:trPr>
          <w:cantSplit/>
          <w:trHeight w:val="362"/>
        </w:trPr>
        <w:tc>
          <w:tcPr>
            <w:tcW w:w="1374" w:type="dxa"/>
            <w:shd w:val="clear" w:color="auto" w:fill="auto"/>
          </w:tcPr>
          <w:p w14:paraId="11F99610" w14:textId="77777777" w:rsidR="0097477E" w:rsidRPr="0082475C" w:rsidRDefault="0097477E" w:rsidP="00B574FD">
            <w:pPr>
              <w:snapToGrid w:val="0"/>
              <w:spacing w:line="276" w:lineRule="auto"/>
              <w:jc w:val="center"/>
              <w:rPr>
                <w:rFonts w:cstheme="minorHAnsi"/>
                <w:b/>
                <w:bCs/>
              </w:rPr>
            </w:pPr>
            <w:r w:rsidRPr="0082475C">
              <w:rPr>
                <w:rFonts w:cstheme="minorHAnsi"/>
                <w:b/>
              </w:rPr>
              <w:t>A</w:t>
            </w:r>
          </w:p>
        </w:tc>
        <w:tc>
          <w:tcPr>
            <w:tcW w:w="1776" w:type="dxa"/>
            <w:shd w:val="clear" w:color="auto" w:fill="auto"/>
          </w:tcPr>
          <w:p w14:paraId="2EFEB0C4" w14:textId="77777777" w:rsidR="0097477E" w:rsidRPr="0082475C" w:rsidRDefault="0097477E" w:rsidP="00B574FD">
            <w:pPr>
              <w:snapToGrid w:val="0"/>
              <w:spacing w:line="276" w:lineRule="auto"/>
              <w:ind w:left="72"/>
              <w:jc w:val="center"/>
              <w:rPr>
                <w:rFonts w:cstheme="minorHAnsi"/>
              </w:rPr>
            </w:pPr>
            <w:r w:rsidRPr="0082475C">
              <w:rPr>
                <w:rFonts w:cstheme="minorHAnsi"/>
              </w:rPr>
              <w:t>Accountable</w:t>
            </w:r>
          </w:p>
        </w:tc>
        <w:tc>
          <w:tcPr>
            <w:tcW w:w="6120" w:type="dxa"/>
            <w:shd w:val="clear" w:color="auto" w:fill="auto"/>
          </w:tcPr>
          <w:p w14:paraId="7BD01795" w14:textId="77777777" w:rsidR="0097477E" w:rsidRPr="0082475C" w:rsidRDefault="0097477E" w:rsidP="00B574FD">
            <w:pPr>
              <w:spacing w:line="276" w:lineRule="auto"/>
              <w:rPr>
                <w:rFonts w:cstheme="minorHAnsi"/>
              </w:rPr>
            </w:pPr>
            <w:r w:rsidRPr="0082475C">
              <w:rPr>
                <w:rFonts w:cstheme="minorHAnsi"/>
              </w:rPr>
              <w:t>This individual is accountable for the accuracy of this document</w:t>
            </w:r>
          </w:p>
        </w:tc>
      </w:tr>
      <w:tr w:rsidR="0097477E" w:rsidRPr="0082475C" w14:paraId="182FDD15" w14:textId="77777777" w:rsidTr="00B574FD">
        <w:trPr>
          <w:cantSplit/>
          <w:trHeight w:val="362"/>
        </w:trPr>
        <w:tc>
          <w:tcPr>
            <w:tcW w:w="1374" w:type="dxa"/>
            <w:shd w:val="clear" w:color="auto" w:fill="auto"/>
          </w:tcPr>
          <w:p w14:paraId="32B08510" w14:textId="77777777" w:rsidR="0097477E" w:rsidRPr="0082475C" w:rsidRDefault="0097477E" w:rsidP="00B574FD">
            <w:pPr>
              <w:snapToGrid w:val="0"/>
              <w:spacing w:line="276" w:lineRule="auto"/>
              <w:jc w:val="center"/>
              <w:rPr>
                <w:rFonts w:cstheme="minorHAnsi"/>
                <w:b/>
                <w:bCs/>
              </w:rPr>
            </w:pPr>
            <w:r w:rsidRPr="0082475C">
              <w:rPr>
                <w:rFonts w:cstheme="minorHAnsi"/>
                <w:b/>
              </w:rPr>
              <w:t>C</w:t>
            </w:r>
          </w:p>
        </w:tc>
        <w:tc>
          <w:tcPr>
            <w:tcW w:w="1776" w:type="dxa"/>
            <w:shd w:val="clear" w:color="auto" w:fill="auto"/>
          </w:tcPr>
          <w:p w14:paraId="38ED8184" w14:textId="77777777" w:rsidR="0097477E" w:rsidRPr="0082475C" w:rsidRDefault="0097477E" w:rsidP="00B574FD">
            <w:pPr>
              <w:snapToGrid w:val="0"/>
              <w:spacing w:line="276" w:lineRule="auto"/>
              <w:ind w:left="72"/>
              <w:jc w:val="center"/>
              <w:rPr>
                <w:rFonts w:cstheme="minorHAnsi"/>
              </w:rPr>
            </w:pPr>
            <w:r w:rsidRPr="0082475C">
              <w:rPr>
                <w:rFonts w:cstheme="minorHAnsi"/>
              </w:rPr>
              <w:t>Consulted</w:t>
            </w:r>
          </w:p>
        </w:tc>
        <w:tc>
          <w:tcPr>
            <w:tcW w:w="6120" w:type="dxa"/>
            <w:shd w:val="clear" w:color="auto" w:fill="auto"/>
          </w:tcPr>
          <w:p w14:paraId="0A8E8278" w14:textId="77777777" w:rsidR="0097477E" w:rsidRPr="0082475C" w:rsidRDefault="0097477E" w:rsidP="00B574FD">
            <w:pPr>
              <w:spacing w:line="276" w:lineRule="auto"/>
              <w:rPr>
                <w:rFonts w:cstheme="minorHAnsi"/>
              </w:rPr>
            </w:pPr>
            <w:r w:rsidRPr="0082475C">
              <w:rPr>
                <w:rFonts w:cstheme="minorHAnsi"/>
              </w:rPr>
              <w:t>Consulted This individual provides input (interviewee, etc.)</w:t>
            </w:r>
          </w:p>
        </w:tc>
      </w:tr>
      <w:tr w:rsidR="0097477E" w:rsidRPr="0082475C" w14:paraId="5CF41939" w14:textId="77777777" w:rsidTr="00B574FD">
        <w:trPr>
          <w:cantSplit/>
          <w:trHeight w:val="362"/>
        </w:trPr>
        <w:tc>
          <w:tcPr>
            <w:tcW w:w="1374" w:type="dxa"/>
            <w:shd w:val="clear" w:color="auto" w:fill="auto"/>
          </w:tcPr>
          <w:p w14:paraId="7F413DE6" w14:textId="77777777" w:rsidR="0097477E" w:rsidRPr="0082475C" w:rsidRDefault="0097477E" w:rsidP="00B574FD">
            <w:pPr>
              <w:snapToGrid w:val="0"/>
              <w:spacing w:line="276" w:lineRule="auto"/>
              <w:jc w:val="center"/>
              <w:rPr>
                <w:rFonts w:cstheme="minorHAnsi"/>
                <w:b/>
              </w:rPr>
            </w:pPr>
            <w:r w:rsidRPr="0082475C">
              <w:rPr>
                <w:rFonts w:cstheme="minorHAnsi"/>
                <w:b/>
              </w:rPr>
              <w:t>I</w:t>
            </w:r>
          </w:p>
        </w:tc>
        <w:tc>
          <w:tcPr>
            <w:tcW w:w="1776" w:type="dxa"/>
            <w:shd w:val="clear" w:color="auto" w:fill="auto"/>
          </w:tcPr>
          <w:p w14:paraId="04F0A781" w14:textId="77777777" w:rsidR="0097477E" w:rsidRPr="0082475C" w:rsidRDefault="0097477E" w:rsidP="00B574FD">
            <w:pPr>
              <w:snapToGrid w:val="0"/>
              <w:spacing w:line="276" w:lineRule="auto"/>
              <w:ind w:left="72"/>
              <w:jc w:val="center"/>
              <w:rPr>
                <w:rFonts w:cstheme="minorHAnsi"/>
              </w:rPr>
            </w:pPr>
            <w:r w:rsidRPr="0082475C">
              <w:rPr>
                <w:rFonts w:cstheme="minorHAnsi"/>
              </w:rPr>
              <w:t>Informed</w:t>
            </w:r>
          </w:p>
        </w:tc>
        <w:tc>
          <w:tcPr>
            <w:tcW w:w="6120" w:type="dxa"/>
            <w:shd w:val="clear" w:color="auto" w:fill="auto"/>
          </w:tcPr>
          <w:p w14:paraId="1F56B896" w14:textId="77777777" w:rsidR="0097477E" w:rsidRPr="0082475C" w:rsidRDefault="0097477E" w:rsidP="00B574FD">
            <w:pPr>
              <w:spacing w:line="276" w:lineRule="auto"/>
              <w:rPr>
                <w:rFonts w:cstheme="minorHAnsi"/>
              </w:rPr>
            </w:pPr>
            <w:r w:rsidRPr="0082475C">
              <w:rPr>
                <w:rFonts w:cstheme="minorHAnsi"/>
              </w:rPr>
              <w:t>This individual must be informed of any changes</w:t>
            </w:r>
          </w:p>
        </w:tc>
      </w:tr>
    </w:tbl>
    <w:p w14:paraId="1B788B88" w14:textId="77777777" w:rsidR="0097477E" w:rsidRDefault="0097477E" w:rsidP="0097477E">
      <w:pPr>
        <w:snapToGrid w:val="0"/>
        <w:spacing w:line="276" w:lineRule="auto"/>
        <w:rPr>
          <w:rFonts w:cstheme="minorHAnsi"/>
          <w:szCs w:val="24"/>
        </w:rPr>
      </w:pPr>
    </w:p>
    <w:p w14:paraId="48B499F1" w14:textId="77777777" w:rsidR="00051193" w:rsidRDefault="00051193" w:rsidP="0097477E">
      <w:pPr>
        <w:snapToGrid w:val="0"/>
        <w:spacing w:line="276" w:lineRule="auto"/>
        <w:rPr>
          <w:rFonts w:cstheme="minorHAnsi"/>
          <w:szCs w:val="24"/>
        </w:rPr>
      </w:pPr>
    </w:p>
    <w:p w14:paraId="5C745176" w14:textId="77777777" w:rsidR="00051193" w:rsidRPr="0082475C" w:rsidRDefault="00051193" w:rsidP="0097477E">
      <w:pPr>
        <w:snapToGrid w:val="0"/>
        <w:spacing w:line="276" w:lineRule="auto"/>
        <w:rPr>
          <w:rFonts w:cstheme="minorHAnsi"/>
          <w:szCs w:val="24"/>
        </w:rPr>
      </w:pPr>
    </w:p>
    <w:tbl>
      <w:tblPr>
        <w:tblW w:w="927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2993"/>
        <w:gridCol w:w="900"/>
        <w:gridCol w:w="630"/>
        <w:gridCol w:w="642"/>
        <w:gridCol w:w="618"/>
        <w:gridCol w:w="630"/>
      </w:tblGrid>
      <w:tr w:rsidR="0097477E" w:rsidRPr="0082475C" w14:paraId="308707DC" w14:textId="77777777" w:rsidTr="00B574FD">
        <w:trPr>
          <w:cantSplit/>
          <w:trHeight w:val="423"/>
          <w:tblHeader/>
        </w:trPr>
        <w:tc>
          <w:tcPr>
            <w:tcW w:w="2857" w:type="dxa"/>
            <w:shd w:val="clear" w:color="auto" w:fill="A5A5A5" w:themeFill="accent3"/>
            <w:vAlign w:val="center"/>
          </w:tcPr>
          <w:p w14:paraId="7A8DA27D" w14:textId="77777777" w:rsidR="0097477E" w:rsidRPr="0082475C" w:rsidRDefault="0097477E" w:rsidP="00B574FD">
            <w:pPr>
              <w:spacing w:line="276" w:lineRule="auto"/>
              <w:rPr>
                <w:rFonts w:cstheme="minorHAnsi"/>
                <w:b/>
              </w:rPr>
            </w:pPr>
            <w:r w:rsidRPr="0082475C">
              <w:rPr>
                <w:rFonts w:cstheme="minorHAnsi"/>
                <w:b/>
              </w:rPr>
              <w:t>Name</w:t>
            </w:r>
          </w:p>
        </w:tc>
        <w:tc>
          <w:tcPr>
            <w:tcW w:w="2993" w:type="dxa"/>
            <w:shd w:val="clear" w:color="auto" w:fill="A5A5A5" w:themeFill="accent3"/>
            <w:vAlign w:val="center"/>
          </w:tcPr>
          <w:p w14:paraId="269F9D8F" w14:textId="77777777" w:rsidR="0097477E" w:rsidRPr="0082475C" w:rsidRDefault="0097477E" w:rsidP="00B574FD">
            <w:pPr>
              <w:spacing w:line="276" w:lineRule="auto"/>
              <w:ind w:left="72"/>
              <w:rPr>
                <w:rFonts w:cstheme="minorHAnsi"/>
                <w:b/>
              </w:rPr>
            </w:pPr>
            <w:r w:rsidRPr="0082475C">
              <w:rPr>
                <w:rFonts w:cstheme="minorHAnsi"/>
                <w:b/>
              </w:rPr>
              <w:t>Position</w:t>
            </w:r>
            <w:r>
              <w:rPr>
                <w:rFonts w:cstheme="minorHAnsi"/>
                <w:b/>
              </w:rPr>
              <w:t>/Department</w:t>
            </w:r>
          </w:p>
        </w:tc>
        <w:tc>
          <w:tcPr>
            <w:tcW w:w="900" w:type="dxa"/>
            <w:shd w:val="clear" w:color="auto" w:fill="A5A5A5" w:themeFill="accent3"/>
            <w:vAlign w:val="center"/>
          </w:tcPr>
          <w:p w14:paraId="546C2C13" w14:textId="77777777" w:rsidR="0097477E" w:rsidRPr="0082475C" w:rsidRDefault="0097477E" w:rsidP="00B574FD">
            <w:pPr>
              <w:spacing w:line="276" w:lineRule="auto"/>
              <w:jc w:val="center"/>
              <w:rPr>
                <w:rFonts w:cstheme="minorHAnsi"/>
                <w:b/>
              </w:rPr>
            </w:pPr>
            <w:r w:rsidRPr="0082475C">
              <w:rPr>
                <w:rFonts w:cstheme="minorHAnsi"/>
                <w:b/>
              </w:rPr>
              <w:t>*</w:t>
            </w:r>
          </w:p>
        </w:tc>
        <w:tc>
          <w:tcPr>
            <w:tcW w:w="630" w:type="dxa"/>
            <w:shd w:val="clear" w:color="auto" w:fill="A5A5A5" w:themeFill="accent3"/>
            <w:vAlign w:val="center"/>
          </w:tcPr>
          <w:p w14:paraId="54E3A66C" w14:textId="77777777" w:rsidR="0097477E" w:rsidRPr="0082475C" w:rsidRDefault="0097477E" w:rsidP="00B574FD">
            <w:pPr>
              <w:spacing w:line="276" w:lineRule="auto"/>
              <w:jc w:val="center"/>
              <w:rPr>
                <w:rFonts w:cstheme="minorHAnsi"/>
                <w:b/>
              </w:rPr>
            </w:pPr>
            <w:r w:rsidRPr="0082475C">
              <w:rPr>
                <w:rFonts w:cstheme="minorHAnsi"/>
                <w:b/>
              </w:rPr>
              <w:t>R</w:t>
            </w:r>
          </w:p>
        </w:tc>
        <w:tc>
          <w:tcPr>
            <w:tcW w:w="642" w:type="dxa"/>
            <w:shd w:val="clear" w:color="auto" w:fill="A5A5A5" w:themeFill="accent3"/>
            <w:vAlign w:val="center"/>
          </w:tcPr>
          <w:p w14:paraId="3C746F0D" w14:textId="77777777" w:rsidR="0097477E" w:rsidRPr="0082475C" w:rsidRDefault="0097477E" w:rsidP="00B574FD">
            <w:pPr>
              <w:spacing w:line="276" w:lineRule="auto"/>
              <w:jc w:val="center"/>
              <w:rPr>
                <w:rFonts w:cstheme="minorHAnsi"/>
                <w:b/>
              </w:rPr>
            </w:pPr>
            <w:r w:rsidRPr="0082475C">
              <w:rPr>
                <w:rFonts w:cstheme="minorHAnsi"/>
                <w:b/>
              </w:rPr>
              <w:t>A</w:t>
            </w:r>
          </w:p>
        </w:tc>
        <w:tc>
          <w:tcPr>
            <w:tcW w:w="618" w:type="dxa"/>
            <w:shd w:val="clear" w:color="auto" w:fill="A5A5A5" w:themeFill="accent3"/>
            <w:vAlign w:val="center"/>
          </w:tcPr>
          <w:p w14:paraId="59D51C30" w14:textId="77777777" w:rsidR="0097477E" w:rsidRPr="0082475C" w:rsidRDefault="0097477E" w:rsidP="00B574FD">
            <w:pPr>
              <w:spacing w:line="276" w:lineRule="auto"/>
              <w:jc w:val="center"/>
              <w:rPr>
                <w:rFonts w:cstheme="minorHAnsi"/>
                <w:b/>
              </w:rPr>
            </w:pPr>
            <w:r w:rsidRPr="0082475C">
              <w:rPr>
                <w:rFonts w:cstheme="minorHAnsi"/>
                <w:b/>
              </w:rPr>
              <w:t>C</w:t>
            </w:r>
          </w:p>
        </w:tc>
        <w:tc>
          <w:tcPr>
            <w:tcW w:w="630" w:type="dxa"/>
            <w:shd w:val="clear" w:color="auto" w:fill="A5A5A5" w:themeFill="accent3"/>
            <w:vAlign w:val="center"/>
          </w:tcPr>
          <w:p w14:paraId="5FA74ECD" w14:textId="77777777" w:rsidR="0097477E" w:rsidRPr="0082475C" w:rsidRDefault="0097477E" w:rsidP="00B574FD">
            <w:pPr>
              <w:spacing w:line="276" w:lineRule="auto"/>
              <w:jc w:val="center"/>
              <w:rPr>
                <w:rFonts w:cstheme="minorHAnsi"/>
                <w:b/>
              </w:rPr>
            </w:pPr>
            <w:r w:rsidRPr="0082475C">
              <w:rPr>
                <w:rFonts w:cstheme="minorHAnsi"/>
                <w:b/>
              </w:rPr>
              <w:t>I</w:t>
            </w:r>
          </w:p>
        </w:tc>
      </w:tr>
      <w:tr w:rsidR="0097477E" w:rsidRPr="0082475C" w14:paraId="46C027A8" w14:textId="77777777" w:rsidTr="00B574FD">
        <w:trPr>
          <w:cantSplit/>
          <w:trHeight w:val="432"/>
        </w:trPr>
        <w:tc>
          <w:tcPr>
            <w:tcW w:w="9270" w:type="dxa"/>
            <w:gridSpan w:val="7"/>
          </w:tcPr>
          <w:p w14:paraId="4745404A" w14:textId="36C45BE5" w:rsidR="0097477E" w:rsidRPr="0082475C" w:rsidRDefault="006152AC" w:rsidP="00B574FD">
            <w:pPr>
              <w:snapToGrid w:val="0"/>
              <w:spacing w:line="276" w:lineRule="auto"/>
              <w:ind w:left="72"/>
              <w:jc w:val="center"/>
              <w:rPr>
                <w:rFonts w:cstheme="minorHAnsi"/>
                <w:b/>
                <w:bCs/>
              </w:rPr>
            </w:pPr>
            <w:r>
              <w:rPr>
                <w:rFonts w:cstheme="minorHAnsi"/>
                <w:b/>
                <w:bCs/>
              </w:rPr>
              <w:t>Ejada</w:t>
            </w:r>
          </w:p>
        </w:tc>
      </w:tr>
      <w:tr w:rsidR="0097477E" w:rsidRPr="0082475C" w14:paraId="696DE33C" w14:textId="77777777" w:rsidTr="00B574FD">
        <w:trPr>
          <w:cantSplit/>
          <w:trHeight w:val="432"/>
        </w:trPr>
        <w:tc>
          <w:tcPr>
            <w:tcW w:w="2857" w:type="dxa"/>
          </w:tcPr>
          <w:p w14:paraId="54BE2A87" w14:textId="704A5B8C" w:rsidR="0097477E" w:rsidRPr="00D2759F" w:rsidRDefault="00EE72F8" w:rsidP="00B574FD">
            <w:pPr>
              <w:spacing w:before="100" w:beforeAutospacing="1" w:after="100" w:afterAutospacing="1"/>
              <w:rPr>
                <w:rFonts w:ascii="Calibri" w:hAnsi="Calibri"/>
                <w:lang w:eastAsia="en-IN"/>
              </w:rPr>
            </w:pPr>
            <w:r>
              <w:rPr>
                <w:rFonts w:ascii="Calibri" w:hAnsi="Calibri"/>
                <w:lang w:eastAsia="en-IN"/>
              </w:rPr>
              <w:t>Mohammed Moharram</w:t>
            </w:r>
          </w:p>
        </w:tc>
        <w:tc>
          <w:tcPr>
            <w:tcW w:w="2993" w:type="dxa"/>
          </w:tcPr>
          <w:p w14:paraId="1E72565C" w14:textId="007F4ECD" w:rsidR="0097477E" w:rsidRPr="00D2759F" w:rsidRDefault="00EE72F8" w:rsidP="00B574FD">
            <w:pPr>
              <w:spacing w:before="100" w:beforeAutospacing="1" w:after="100" w:afterAutospacing="1"/>
              <w:rPr>
                <w:rFonts w:ascii="Calibri" w:hAnsi="Calibri"/>
                <w:lang w:eastAsia="en-IN"/>
              </w:rPr>
            </w:pPr>
            <w:r>
              <w:rPr>
                <w:rFonts w:ascii="Calibri" w:hAnsi="Calibri"/>
                <w:lang w:eastAsia="en-IN"/>
              </w:rPr>
              <w:t>Program Manager</w:t>
            </w:r>
          </w:p>
        </w:tc>
        <w:tc>
          <w:tcPr>
            <w:tcW w:w="900" w:type="dxa"/>
          </w:tcPr>
          <w:p w14:paraId="2367CEAE" w14:textId="4BE6090D" w:rsidR="0097477E" w:rsidRPr="0082475C" w:rsidRDefault="006152AC" w:rsidP="00B574FD">
            <w:pPr>
              <w:snapToGrid w:val="0"/>
              <w:spacing w:line="276" w:lineRule="auto"/>
              <w:ind w:left="72"/>
              <w:jc w:val="center"/>
              <w:rPr>
                <w:rFonts w:cstheme="minorHAnsi"/>
              </w:rPr>
            </w:pPr>
            <w:r w:rsidRPr="0082475C">
              <w:rPr>
                <w:rFonts w:cstheme="minorHAnsi"/>
              </w:rPr>
              <w:t>X</w:t>
            </w:r>
          </w:p>
        </w:tc>
        <w:tc>
          <w:tcPr>
            <w:tcW w:w="630" w:type="dxa"/>
          </w:tcPr>
          <w:p w14:paraId="6070B915" w14:textId="77777777" w:rsidR="0097477E" w:rsidRPr="0082475C" w:rsidRDefault="0097477E" w:rsidP="00B574FD">
            <w:pPr>
              <w:snapToGrid w:val="0"/>
              <w:spacing w:line="276" w:lineRule="auto"/>
              <w:ind w:left="72"/>
              <w:jc w:val="center"/>
              <w:rPr>
                <w:rFonts w:cstheme="minorHAnsi"/>
              </w:rPr>
            </w:pPr>
          </w:p>
        </w:tc>
        <w:tc>
          <w:tcPr>
            <w:tcW w:w="642" w:type="dxa"/>
          </w:tcPr>
          <w:p w14:paraId="5F794C98" w14:textId="77777777" w:rsidR="0097477E" w:rsidRPr="0082475C" w:rsidRDefault="0097477E" w:rsidP="00B574FD">
            <w:pPr>
              <w:snapToGrid w:val="0"/>
              <w:spacing w:line="276" w:lineRule="auto"/>
              <w:ind w:left="72"/>
              <w:jc w:val="center"/>
              <w:rPr>
                <w:rFonts w:cstheme="minorHAnsi"/>
              </w:rPr>
            </w:pPr>
          </w:p>
        </w:tc>
        <w:tc>
          <w:tcPr>
            <w:tcW w:w="618" w:type="dxa"/>
          </w:tcPr>
          <w:p w14:paraId="4B7C479F" w14:textId="76343519" w:rsidR="0097477E" w:rsidRPr="0082475C" w:rsidRDefault="0097477E" w:rsidP="00B574FD">
            <w:pPr>
              <w:snapToGrid w:val="0"/>
              <w:spacing w:line="276" w:lineRule="auto"/>
              <w:ind w:left="72"/>
              <w:jc w:val="center"/>
              <w:rPr>
                <w:rFonts w:cstheme="minorHAnsi"/>
              </w:rPr>
            </w:pPr>
          </w:p>
        </w:tc>
        <w:tc>
          <w:tcPr>
            <w:tcW w:w="630" w:type="dxa"/>
          </w:tcPr>
          <w:p w14:paraId="79D487E2" w14:textId="77777777" w:rsidR="0097477E" w:rsidRPr="0082475C" w:rsidRDefault="0097477E" w:rsidP="00B574FD">
            <w:pPr>
              <w:snapToGrid w:val="0"/>
              <w:spacing w:line="276" w:lineRule="auto"/>
              <w:ind w:left="72"/>
              <w:jc w:val="center"/>
              <w:rPr>
                <w:rFonts w:cstheme="minorHAnsi"/>
              </w:rPr>
            </w:pPr>
          </w:p>
        </w:tc>
      </w:tr>
      <w:tr w:rsidR="0097477E" w:rsidRPr="0082475C" w14:paraId="6E7DCA11" w14:textId="77777777" w:rsidTr="00B574FD">
        <w:trPr>
          <w:cantSplit/>
          <w:trHeight w:val="432"/>
        </w:trPr>
        <w:tc>
          <w:tcPr>
            <w:tcW w:w="2857" w:type="dxa"/>
          </w:tcPr>
          <w:p w14:paraId="37B351A2" w14:textId="0275A908" w:rsidR="0097477E" w:rsidRPr="00D2759F" w:rsidRDefault="006152AC" w:rsidP="00B574FD">
            <w:pPr>
              <w:spacing w:before="100" w:beforeAutospacing="1" w:after="100" w:afterAutospacing="1"/>
              <w:rPr>
                <w:rFonts w:ascii="Calibri" w:hAnsi="Calibri"/>
                <w:lang w:eastAsia="en-IN"/>
              </w:rPr>
            </w:pPr>
            <w:r>
              <w:rPr>
                <w:rFonts w:ascii="Calibri" w:hAnsi="Calibri"/>
                <w:lang w:eastAsia="en-IN"/>
              </w:rPr>
              <w:t>Basem Zidan</w:t>
            </w:r>
          </w:p>
        </w:tc>
        <w:tc>
          <w:tcPr>
            <w:tcW w:w="2993" w:type="dxa"/>
          </w:tcPr>
          <w:p w14:paraId="754F8FB6" w14:textId="466D6BC6" w:rsidR="0097477E" w:rsidRPr="00D2759F" w:rsidRDefault="006152AC" w:rsidP="00B574FD">
            <w:pPr>
              <w:spacing w:before="100" w:beforeAutospacing="1" w:after="100" w:afterAutospacing="1"/>
              <w:rPr>
                <w:rFonts w:ascii="Calibri" w:hAnsi="Calibri"/>
                <w:lang w:eastAsia="en-IN"/>
              </w:rPr>
            </w:pPr>
            <w:r>
              <w:rPr>
                <w:rFonts w:cstheme="minorHAnsi"/>
              </w:rPr>
              <w:t>Technical Program Manager</w:t>
            </w:r>
          </w:p>
        </w:tc>
        <w:tc>
          <w:tcPr>
            <w:tcW w:w="900" w:type="dxa"/>
          </w:tcPr>
          <w:p w14:paraId="08492D7C" w14:textId="071B574D" w:rsidR="0097477E" w:rsidRPr="0082475C" w:rsidRDefault="0097477E" w:rsidP="00B574FD">
            <w:pPr>
              <w:snapToGrid w:val="0"/>
              <w:spacing w:line="276" w:lineRule="auto"/>
              <w:ind w:left="72"/>
              <w:jc w:val="center"/>
              <w:rPr>
                <w:rFonts w:cstheme="minorHAnsi"/>
              </w:rPr>
            </w:pPr>
          </w:p>
        </w:tc>
        <w:tc>
          <w:tcPr>
            <w:tcW w:w="630" w:type="dxa"/>
          </w:tcPr>
          <w:p w14:paraId="7A62A4F7" w14:textId="4CDA89EE" w:rsidR="0097477E" w:rsidRPr="0082475C" w:rsidRDefault="004112B8" w:rsidP="00B574FD">
            <w:pPr>
              <w:snapToGrid w:val="0"/>
              <w:spacing w:line="276" w:lineRule="auto"/>
              <w:ind w:left="72"/>
              <w:jc w:val="center"/>
              <w:rPr>
                <w:rFonts w:cstheme="minorHAnsi"/>
              </w:rPr>
            </w:pPr>
            <w:r>
              <w:rPr>
                <w:rFonts w:cstheme="minorHAnsi"/>
              </w:rPr>
              <w:t>X</w:t>
            </w:r>
          </w:p>
        </w:tc>
        <w:tc>
          <w:tcPr>
            <w:tcW w:w="642" w:type="dxa"/>
          </w:tcPr>
          <w:p w14:paraId="355F9D67" w14:textId="77777777" w:rsidR="0097477E" w:rsidRPr="0082475C" w:rsidRDefault="0097477E" w:rsidP="00B574FD">
            <w:pPr>
              <w:snapToGrid w:val="0"/>
              <w:spacing w:line="276" w:lineRule="auto"/>
              <w:ind w:left="72"/>
              <w:jc w:val="center"/>
              <w:rPr>
                <w:rFonts w:cstheme="minorHAnsi"/>
              </w:rPr>
            </w:pPr>
          </w:p>
        </w:tc>
        <w:tc>
          <w:tcPr>
            <w:tcW w:w="618" w:type="dxa"/>
          </w:tcPr>
          <w:p w14:paraId="3026540E" w14:textId="77777777" w:rsidR="0097477E" w:rsidRPr="0082475C" w:rsidRDefault="0097477E" w:rsidP="00B574FD">
            <w:pPr>
              <w:snapToGrid w:val="0"/>
              <w:spacing w:line="276" w:lineRule="auto"/>
              <w:ind w:left="72"/>
              <w:jc w:val="center"/>
              <w:rPr>
                <w:rFonts w:cstheme="minorHAnsi"/>
              </w:rPr>
            </w:pPr>
            <w:r w:rsidRPr="0082475C">
              <w:rPr>
                <w:rFonts w:cstheme="minorHAnsi"/>
              </w:rPr>
              <w:t>X</w:t>
            </w:r>
          </w:p>
        </w:tc>
        <w:tc>
          <w:tcPr>
            <w:tcW w:w="630" w:type="dxa"/>
          </w:tcPr>
          <w:p w14:paraId="49737C8B" w14:textId="77777777" w:rsidR="0097477E" w:rsidRPr="0082475C" w:rsidRDefault="0097477E" w:rsidP="00B574FD">
            <w:pPr>
              <w:snapToGrid w:val="0"/>
              <w:spacing w:line="276" w:lineRule="auto"/>
              <w:ind w:left="72"/>
              <w:jc w:val="center"/>
              <w:rPr>
                <w:rFonts w:cstheme="minorHAnsi"/>
              </w:rPr>
            </w:pPr>
            <w:r w:rsidRPr="0082475C">
              <w:rPr>
                <w:rFonts w:cstheme="minorHAnsi"/>
              </w:rPr>
              <w:t>X</w:t>
            </w:r>
          </w:p>
        </w:tc>
      </w:tr>
      <w:tr w:rsidR="0097477E" w:rsidRPr="0082475C" w14:paraId="2E700635" w14:textId="77777777" w:rsidTr="00B574FD">
        <w:trPr>
          <w:cantSplit/>
          <w:trHeight w:val="432"/>
        </w:trPr>
        <w:tc>
          <w:tcPr>
            <w:tcW w:w="2857" w:type="dxa"/>
          </w:tcPr>
          <w:p w14:paraId="6ABDEBC1" w14:textId="7C5CD352" w:rsidR="0097477E" w:rsidRPr="0082475C" w:rsidRDefault="006152AC" w:rsidP="00B574FD">
            <w:pPr>
              <w:snapToGrid w:val="0"/>
              <w:spacing w:line="276" w:lineRule="auto"/>
              <w:rPr>
                <w:rFonts w:cstheme="minorHAnsi"/>
                <w:bCs/>
              </w:rPr>
            </w:pPr>
            <w:r>
              <w:rPr>
                <w:rFonts w:cstheme="minorHAnsi"/>
                <w:bCs/>
              </w:rPr>
              <w:t>Mohammed Omar Eid</w:t>
            </w:r>
          </w:p>
        </w:tc>
        <w:tc>
          <w:tcPr>
            <w:tcW w:w="2993" w:type="dxa"/>
          </w:tcPr>
          <w:p w14:paraId="130A3571" w14:textId="1BDBBE39" w:rsidR="0097477E" w:rsidRPr="0082475C" w:rsidRDefault="006152AC" w:rsidP="00B574FD">
            <w:pPr>
              <w:snapToGrid w:val="0"/>
              <w:spacing w:line="276" w:lineRule="auto"/>
              <w:rPr>
                <w:rFonts w:cstheme="minorHAnsi"/>
              </w:rPr>
            </w:pPr>
            <w:r>
              <w:rPr>
                <w:rFonts w:ascii="Arial" w:hAnsi="Arial" w:cs="Arial"/>
                <w:sz w:val="20"/>
              </w:rPr>
              <w:t>Design Authority Lead</w:t>
            </w:r>
          </w:p>
        </w:tc>
        <w:tc>
          <w:tcPr>
            <w:tcW w:w="900" w:type="dxa"/>
          </w:tcPr>
          <w:p w14:paraId="09B0D9DD" w14:textId="38509971" w:rsidR="0097477E" w:rsidRPr="0082475C" w:rsidRDefault="0097477E" w:rsidP="00B574FD">
            <w:pPr>
              <w:snapToGrid w:val="0"/>
              <w:spacing w:line="276" w:lineRule="auto"/>
              <w:ind w:left="72"/>
              <w:jc w:val="center"/>
              <w:rPr>
                <w:rFonts w:cstheme="minorHAnsi"/>
              </w:rPr>
            </w:pPr>
          </w:p>
        </w:tc>
        <w:tc>
          <w:tcPr>
            <w:tcW w:w="630" w:type="dxa"/>
          </w:tcPr>
          <w:p w14:paraId="60A2B465" w14:textId="76EA57D5" w:rsidR="0097477E" w:rsidRPr="0082475C" w:rsidRDefault="004112B8" w:rsidP="00B574FD">
            <w:pPr>
              <w:snapToGrid w:val="0"/>
              <w:spacing w:line="276" w:lineRule="auto"/>
              <w:ind w:left="72"/>
              <w:jc w:val="center"/>
              <w:rPr>
                <w:rFonts w:cstheme="minorHAnsi"/>
              </w:rPr>
            </w:pPr>
            <w:r>
              <w:rPr>
                <w:rFonts w:cstheme="minorHAnsi"/>
              </w:rPr>
              <w:t>X</w:t>
            </w:r>
          </w:p>
        </w:tc>
        <w:tc>
          <w:tcPr>
            <w:tcW w:w="642" w:type="dxa"/>
          </w:tcPr>
          <w:p w14:paraId="5CEF80F9" w14:textId="77777777" w:rsidR="0097477E" w:rsidRPr="0082475C" w:rsidRDefault="0097477E" w:rsidP="00B574FD">
            <w:pPr>
              <w:snapToGrid w:val="0"/>
              <w:spacing w:line="276" w:lineRule="auto"/>
              <w:ind w:left="72"/>
              <w:jc w:val="center"/>
              <w:rPr>
                <w:rFonts w:cstheme="minorHAnsi"/>
              </w:rPr>
            </w:pPr>
          </w:p>
        </w:tc>
        <w:tc>
          <w:tcPr>
            <w:tcW w:w="618" w:type="dxa"/>
          </w:tcPr>
          <w:p w14:paraId="6B33BB14" w14:textId="11117CE5" w:rsidR="0097477E" w:rsidRPr="0082475C" w:rsidRDefault="006152AC" w:rsidP="00B574FD">
            <w:pPr>
              <w:snapToGrid w:val="0"/>
              <w:spacing w:line="276" w:lineRule="auto"/>
              <w:ind w:left="72"/>
              <w:jc w:val="center"/>
              <w:rPr>
                <w:rFonts w:cstheme="minorHAnsi"/>
              </w:rPr>
            </w:pPr>
            <w:r w:rsidRPr="0082475C">
              <w:rPr>
                <w:rFonts w:cstheme="minorHAnsi"/>
              </w:rPr>
              <w:t>X</w:t>
            </w:r>
          </w:p>
        </w:tc>
        <w:tc>
          <w:tcPr>
            <w:tcW w:w="630" w:type="dxa"/>
          </w:tcPr>
          <w:p w14:paraId="3A9CDA50" w14:textId="77777777" w:rsidR="0097477E" w:rsidRPr="0082475C" w:rsidRDefault="0097477E" w:rsidP="00B574FD">
            <w:pPr>
              <w:snapToGrid w:val="0"/>
              <w:spacing w:line="276" w:lineRule="auto"/>
              <w:ind w:left="72"/>
              <w:jc w:val="center"/>
              <w:rPr>
                <w:rFonts w:cstheme="minorHAnsi"/>
              </w:rPr>
            </w:pPr>
            <w:r w:rsidRPr="0082475C">
              <w:rPr>
                <w:rFonts w:cstheme="minorHAnsi"/>
              </w:rPr>
              <w:t>X</w:t>
            </w:r>
          </w:p>
        </w:tc>
      </w:tr>
      <w:tr w:rsidR="00412E5D" w:rsidRPr="0082475C" w14:paraId="734002AE" w14:textId="77777777" w:rsidTr="00B574FD">
        <w:trPr>
          <w:cantSplit/>
          <w:trHeight w:val="432"/>
        </w:trPr>
        <w:tc>
          <w:tcPr>
            <w:tcW w:w="2857" w:type="dxa"/>
          </w:tcPr>
          <w:p w14:paraId="06AD9C97" w14:textId="3C8B785A" w:rsidR="00412E5D" w:rsidRDefault="00412E5D" w:rsidP="00B574FD">
            <w:pPr>
              <w:snapToGrid w:val="0"/>
              <w:spacing w:line="276" w:lineRule="auto"/>
              <w:rPr>
                <w:rFonts w:cstheme="minorHAnsi"/>
                <w:bCs/>
              </w:rPr>
            </w:pPr>
            <w:r>
              <w:rPr>
                <w:rFonts w:cstheme="minorHAnsi"/>
                <w:bCs/>
              </w:rPr>
              <w:t>Islam Ali</w:t>
            </w:r>
          </w:p>
        </w:tc>
        <w:tc>
          <w:tcPr>
            <w:tcW w:w="2993" w:type="dxa"/>
          </w:tcPr>
          <w:p w14:paraId="4D5D10E4" w14:textId="16C8AFB3" w:rsidR="00412E5D" w:rsidRDefault="00412E5D" w:rsidP="00B574FD">
            <w:pPr>
              <w:snapToGrid w:val="0"/>
              <w:spacing w:line="276" w:lineRule="auto"/>
              <w:rPr>
                <w:rFonts w:ascii="Arial" w:hAnsi="Arial" w:cs="Arial"/>
                <w:sz w:val="20"/>
              </w:rPr>
            </w:pPr>
            <w:r>
              <w:rPr>
                <w:rFonts w:ascii="Arial" w:hAnsi="Arial" w:cs="Arial"/>
                <w:sz w:val="20"/>
              </w:rPr>
              <w:t>Service Delivery Manager</w:t>
            </w:r>
          </w:p>
        </w:tc>
        <w:tc>
          <w:tcPr>
            <w:tcW w:w="900" w:type="dxa"/>
          </w:tcPr>
          <w:p w14:paraId="065DD1F9" w14:textId="6EB5321E" w:rsidR="00412E5D" w:rsidRPr="0082475C" w:rsidRDefault="00412E5D" w:rsidP="00B574FD">
            <w:pPr>
              <w:snapToGrid w:val="0"/>
              <w:spacing w:line="276" w:lineRule="auto"/>
              <w:ind w:left="72"/>
              <w:jc w:val="center"/>
              <w:rPr>
                <w:rFonts w:cstheme="minorHAnsi"/>
              </w:rPr>
            </w:pPr>
          </w:p>
        </w:tc>
        <w:tc>
          <w:tcPr>
            <w:tcW w:w="630" w:type="dxa"/>
          </w:tcPr>
          <w:p w14:paraId="584CFA73" w14:textId="1738878F" w:rsidR="00412E5D" w:rsidRPr="0082475C" w:rsidRDefault="004112B8" w:rsidP="00B574FD">
            <w:pPr>
              <w:snapToGrid w:val="0"/>
              <w:spacing w:line="276" w:lineRule="auto"/>
              <w:ind w:left="72"/>
              <w:jc w:val="center"/>
              <w:rPr>
                <w:rFonts w:cstheme="minorHAnsi"/>
              </w:rPr>
            </w:pPr>
            <w:r>
              <w:rPr>
                <w:rFonts w:cstheme="minorHAnsi"/>
              </w:rPr>
              <w:t>X</w:t>
            </w:r>
          </w:p>
        </w:tc>
        <w:tc>
          <w:tcPr>
            <w:tcW w:w="642" w:type="dxa"/>
          </w:tcPr>
          <w:p w14:paraId="1C30E213" w14:textId="77777777" w:rsidR="00412E5D" w:rsidRPr="0082475C" w:rsidRDefault="00412E5D" w:rsidP="00B574FD">
            <w:pPr>
              <w:snapToGrid w:val="0"/>
              <w:spacing w:line="276" w:lineRule="auto"/>
              <w:ind w:left="72"/>
              <w:jc w:val="center"/>
              <w:rPr>
                <w:rFonts w:cstheme="minorHAnsi"/>
              </w:rPr>
            </w:pPr>
          </w:p>
        </w:tc>
        <w:tc>
          <w:tcPr>
            <w:tcW w:w="618" w:type="dxa"/>
          </w:tcPr>
          <w:p w14:paraId="1A5DB3A5" w14:textId="11B1A8A0" w:rsidR="00412E5D" w:rsidRPr="0082475C" w:rsidRDefault="00412E5D" w:rsidP="00B574FD">
            <w:pPr>
              <w:snapToGrid w:val="0"/>
              <w:spacing w:line="276" w:lineRule="auto"/>
              <w:ind w:left="72"/>
              <w:jc w:val="center"/>
              <w:rPr>
                <w:rFonts w:cstheme="minorHAnsi"/>
              </w:rPr>
            </w:pPr>
            <w:r>
              <w:rPr>
                <w:rFonts w:cstheme="minorHAnsi"/>
              </w:rPr>
              <w:t>X</w:t>
            </w:r>
          </w:p>
        </w:tc>
        <w:tc>
          <w:tcPr>
            <w:tcW w:w="630" w:type="dxa"/>
          </w:tcPr>
          <w:p w14:paraId="17C17206" w14:textId="72DC8A47" w:rsidR="00412E5D" w:rsidRPr="0082475C" w:rsidRDefault="00412E5D" w:rsidP="00B574FD">
            <w:pPr>
              <w:snapToGrid w:val="0"/>
              <w:spacing w:line="276" w:lineRule="auto"/>
              <w:ind w:left="72"/>
              <w:jc w:val="center"/>
              <w:rPr>
                <w:rFonts w:cstheme="minorHAnsi"/>
              </w:rPr>
            </w:pPr>
            <w:r>
              <w:rPr>
                <w:rFonts w:cstheme="minorHAnsi"/>
              </w:rPr>
              <w:t>X</w:t>
            </w:r>
          </w:p>
        </w:tc>
      </w:tr>
      <w:tr w:rsidR="0097477E" w:rsidRPr="0082475C" w14:paraId="13605FEE" w14:textId="77777777" w:rsidTr="00B574FD">
        <w:trPr>
          <w:cantSplit/>
          <w:trHeight w:val="432"/>
        </w:trPr>
        <w:tc>
          <w:tcPr>
            <w:tcW w:w="9270" w:type="dxa"/>
            <w:gridSpan w:val="7"/>
          </w:tcPr>
          <w:p w14:paraId="6F044F3A" w14:textId="77777777" w:rsidR="0097477E" w:rsidRPr="0082475C" w:rsidRDefault="0097477E" w:rsidP="003054B1">
            <w:pPr>
              <w:snapToGrid w:val="0"/>
              <w:spacing w:line="276" w:lineRule="auto"/>
              <w:jc w:val="center"/>
              <w:rPr>
                <w:rFonts w:cstheme="minorHAnsi"/>
                <w:b/>
                <w:bCs/>
              </w:rPr>
            </w:pPr>
            <w:r w:rsidRPr="0082475C">
              <w:rPr>
                <w:rFonts w:cstheme="minorHAnsi"/>
                <w:b/>
                <w:bCs/>
              </w:rPr>
              <w:t>Newgen</w:t>
            </w:r>
          </w:p>
        </w:tc>
      </w:tr>
      <w:tr w:rsidR="0097477E" w:rsidRPr="0082475C" w14:paraId="7CE4EAFC" w14:textId="77777777" w:rsidTr="00B574FD">
        <w:trPr>
          <w:cantSplit/>
          <w:trHeight w:val="432"/>
        </w:trPr>
        <w:tc>
          <w:tcPr>
            <w:tcW w:w="2857" w:type="dxa"/>
          </w:tcPr>
          <w:p w14:paraId="734CEAAD" w14:textId="05DCC098" w:rsidR="0097477E" w:rsidRPr="0082475C" w:rsidRDefault="0097477E" w:rsidP="00B574FD">
            <w:pPr>
              <w:snapToGrid w:val="0"/>
              <w:spacing w:line="276" w:lineRule="auto"/>
              <w:rPr>
                <w:rFonts w:cstheme="minorHAnsi"/>
                <w:bCs/>
              </w:rPr>
            </w:pPr>
            <w:r w:rsidRPr="0082475C">
              <w:rPr>
                <w:rFonts w:cstheme="minorHAnsi"/>
                <w:bCs/>
              </w:rPr>
              <w:t xml:space="preserve">Mr. </w:t>
            </w:r>
            <w:r w:rsidR="005D3292">
              <w:rPr>
                <w:rFonts w:cstheme="minorHAnsi"/>
                <w:bCs/>
              </w:rPr>
              <w:t>Harjan Singh Cheema</w:t>
            </w:r>
          </w:p>
        </w:tc>
        <w:tc>
          <w:tcPr>
            <w:tcW w:w="2993" w:type="dxa"/>
          </w:tcPr>
          <w:p w14:paraId="68D3D80B" w14:textId="77777777" w:rsidR="0097477E" w:rsidRPr="0082475C" w:rsidRDefault="0097477E" w:rsidP="00B574FD">
            <w:pPr>
              <w:snapToGrid w:val="0"/>
              <w:spacing w:line="276" w:lineRule="auto"/>
              <w:ind w:left="72"/>
              <w:rPr>
                <w:rFonts w:cstheme="minorHAnsi"/>
              </w:rPr>
            </w:pPr>
            <w:r w:rsidRPr="0082475C">
              <w:rPr>
                <w:rFonts w:cstheme="minorHAnsi"/>
              </w:rPr>
              <w:t>Delivery Head – EMEA</w:t>
            </w:r>
          </w:p>
        </w:tc>
        <w:tc>
          <w:tcPr>
            <w:tcW w:w="900" w:type="dxa"/>
          </w:tcPr>
          <w:p w14:paraId="22141F1A" w14:textId="77777777" w:rsidR="0097477E" w:rsidRPr="0082475C" w:rsidRDefault="0097477E" w:rsidP="00B574FD">
            <w:pPr>
              <w:snapToGrid w:val="0"/>
              <w:spacing w:line="276" w:lineRule="auto"/>
              <w:ind w:left="72"/>
              <w:jc w:val="center"/>
              <w:rPr>
                <w:rFonts w:cstheme="minorHAnsi"/>
              </w:rPr>
            </w:pPr>
          </w:p>
        </w:tc>
        <w:tc>
          <w:tcPr>
            <w:tcW w:w="630" w:type="dxa"/>
          </w:tcPr>
          <w:p w14:paraId="78F9DAA5" w14:textId="77777777" w:rsidR="0097477E" w:rsidRPr="0082475C" w:rsidRDefault="0097477E" w:rsidP="00B574FD">
            <w:pPr>
              <w:snapToGrid w:val="0"/>
              <w:spacing w:line="276" w:lineRule="auto"/>
              <w:ind w:left="72"/>
              <w:jc w:val="center"/>
              <w:rPr>
                <w:rFonts w:cstheme="minorHAnsi"/>
              </w:rPr>
            </w:pPr>
          </w:p>
        </w:tc>
        <w:tc>
          <w:tcPr>
            <w:tcW w:w="642" w:type="dxa"/>
          </w:tcPr>
          <w:p w14:paraId="2445E09B" w14:textId="77777777" w:rsidR="0097477E" w:rsidRPr="0082475C" w:rsidRDefault="0097477E" w:rsidP="00B574FD">
            <w:pPr>
              <w:snapToGrid w:val="0"/>
              <w:spacing w:line="276" w:lineRule="auto"/>
              <w:ind w:left="72"/>
              <w:jc w:val="center"/>
              <w:rPr>
                <w:rFonts w:cstheme="minorHAnsi"/>
              </w:rPr>
            </w:pPr>
          </w:p>
        </w:tc>
        <w:tc>
          <w:tcPr>
            <w:tcW w:w="618" w:type="dxa"/>
          </w:tcPr>
          <w:p w14:paraId="27C66D1B" w14:textId="77777777" w:rsidR="0097477E" w:rsidRPr="0082475C" w:rsidRDefault="0097477E" w:rsidP="00B574FD">
            <w:pPr>
              <w:snapToGrid w:val="0"/>
              <w:spacing w:line="276" w:lineRule="auto"/>
              <w:ind w:left="72"/>
              <w:jc w:val="center"/>
              <w:rPr>
                <w:rFonts w:cstheme="minorHAnsi"/>
              </w:rPr>
            </w:pPr>
          </w:p>
        </w:tc>
        <w:tc>
          <w:tcPr>
            <w:tcW w:w="630" w:type="dxa"/>
          </w:tcPr>
          <w:p w14:paraId="025473A3" w14:textId="77777777" w:rsidR="0097477E" w:rsidRPr="0082475C" w:rsidRDefault="0097477E" w:rsidP="00B574FD">
            <w:pPr>
              <w:snapToGrid w:val="0"/>
              <w:spacing w:line="276" w:lineRule="auto"/>
              <w:ind w:left="72"/>
              <w:jc w:val="center"/>
              <w:rPr>
                <w:rFonts w:cstheme="minorHAnsi"/>
              </w:rPr>
            </w:pPr>
            <w:r w:rsidRPr="0082475C">
              <w:rPr>
                <w:rFonts w:cstheme="minorHAnsi"/>
              </w:rPr>
              <w:t>X</w:t>
            </w:r>
          </w:p>
        </w:tc>
      </w:tr>
      <w:tr w:rsidR="0097477E" w:rsidRPr="0082475C" w14:paraId="265BC454" w14:textId="77777777" w:rsidTr="00B574FD">
        <w:trPr>
          <w:cantSplit/>
          <w:trHeight w:val="432"/>
        </w:trPr>
        <w:tc>
          <w:tcPr>
            <w:tcW w:w="2857" w:type="dxa"/>
          </w:tcPr>
          <w:p w14:paraId="7517BD48" w14:textId="0E09F7C9" w:rsidR="0097477E" w:rsidRPr="0082475C" w:rsidRDefault="0097477E" w:rsidP="00B574FD">
            <w:pPr>
              <w:snapToGrid w:val="0"/>
              <w:spacing w:line="276" w:lineRule="auto"/>
              <w:rPr>
                <w:rFonts w:cstheme="minorHAnsi"/>
                <w:bCs/>
              </w:rPr>
            </w:pPr>
            <w:r w:rsidRPr="0082475C">
              <w:rPr>
                <w:rFonts w:cstheme="minorHAnsi"/>
                <w:bCs/>
              </w:rPr>
              <w:t xml:space="preserve">Mr. </w:t>
            </w:r>
            <w:r w:rsidR="005D3292">
              <w:rPr>
                <w:rFonts w:cstheme="minorHAnsi"/>
                <w:bCs/>
              </w:rPr>
              <w:t>Ravi Prakash Pandey</w:t>
            </w:r>
          </w:p>
        </w:tc>
        <w:tc>
          <w:tcPr>
            <w:tcW w:w="2993" w:type="dxa"/>
          </w:tcPr>
          <w:p w14:paraId="2AC56E1D" w14:textId="504E9D8F" w:rsidR="0097477E" w:rsidRPr="0082475C" w:rsidRDefault="0097477E" w:rsidP="00B574FD">
            <w:pPr>
              <w:snapToGrid w:val="0"/>
              <w:spacing w:line="276" w:lineRule="auto"/>
              <w:ind w:left="72"/>
              <w:rPr>
                <w:rFonts w:cstheme="minorHAnsi"/>
              </w:rPr>
            </w:pPr>
            <w:r>
              <w:rPr>
                <w:rFonts w:cstheme="minorHAnsi"/>
              </w:rPr>
              <w:t>Project Manager</w:t>
            </w:r>
            <w:r w:rsidRPr="0082475C">
              <w:rPr>
                <w:rFonts w:cstheme="minorHAnsi"/>
              </w:rPr>
              <w:t xml:space="preserve"> - Newgen</w:t>
            </w:r>
          </w:p>
        </w:tc>
        <w:tc>
          <w:tcPr>
            <w:tcW w:w="900" w:type="dxa"/>
          </w:tcPr>
          <w:p w14:paraId="731E2B38" w14:textId="77777777" w:rsidR="0097477E" w:rsidRPr="0082475C" w:rsidRDefault="0097477E" w:rsidP="00B574FD">
            <w:pPr>
              <w:snapToGrid w:val="0"/>
              <w:spacing w:line="276" w:lineRule="auto"/>
              <w:ind w:left="72"/>
              <w:jc w:val="center"/>
              <w:rPr>
                <w:rFonts w:cstheme="minorHAnsi"/>
              </w:rPr>
            </w:pPr>
          </w:p>
        </w:tc>
        <w:tc>
          <w:tcPr>
            <w:tcW w:w="630" w:type="dxa"/>
          </w:tcPr>
          <w:p w14:paraId="676CF7A1" w14:textId="77777777" w:rsidR="0097477E" w:rsidRPr="0082475C" w:rsidRDefault="0097477E" w:rsidP="00B574FD">
            <w:pPr>
              <w:snapToGrid w:val="0"/>
              <w:spacing w:line="276" w:lineRule="auto"/>
              <w:ind w:left="72"/>
              <w:jc w:val="center"/>
              <w:rPr>
                <w:rFonts w:cstheme="minorHAnsi"/>
              </w:rPr>
            </w:pPr>
            <w:r w:rsidRPr="0082475C">
              <w:rPr>
                <w:rFonts w:cstheme="minorHAnsi"/>
              </w:rPr>
              <w:t>X</w:t>
            </w:r>
          </w:p>
        </w:tc>
        <w:tc>
          <w:tcPr>
            <w:tcW w:w="642" w:type="dxa"/>
          </w:tcPr>
          <w:p w14:paraId="5A64D818" w14:textId="77777777" w:rsidR="0097477E" w:rsidRPr="0082475C" w:rsidRDefault="0097477E" w:rsidP="00B574FD">
            <w:pPr>
              <w:snapToGrid w:val="0"/>
              <w:spacing w:line="276" w:lineRule="auto"/>
              <w:ind w:left="72"/>
              <w:jc w:val="center"/>
              <w:rPr>
                <w:rFonts w:cstheme="minorHAnsi"/>
              </w:rPr>
            </w:pPr>
          </w:p>
        </w:tc>
        <w:tc>
          <w:tcPr>
            <w:tcW w:w="618" w:type="dxa"/>
          </w:tcPr>
          <w:p w14:paraId="69C2ED2E" w14:textId="77777777" w:rsidR="0097477E" w:rsidRPr="0082475C" w:rsidRDefault="0097477E" w:rsidP="00B574FD">
            <w:pPr>
              <w:snapToGrid w:val="0"/>
              <w:spacing w:line="276" w:lineRule="auto"/>
              <w:ind w:left="72"/>
              <w:jc w:val="center"/>
              <w:rPr>
                <w:rFonts w:cstheme="minorHAnsi"/>
              </w:rPr>
            </w:pPr>
          </w:p>
        </w:tc>
        <w:tc>
          <w:tcPr>
            <w:tcW w:w="630" w:type="dxa"/>
          </w:tcPr>
          <w:p w14:paraId="7611DD17" w14:textId="77777777" w:rsidR="0097477E" w:rsidRPr="0082475C" w:rsidRDefault="0097477E" w:rsidP="00B574FD">
            <w:pPr>
              <w:snapToGrid w:val="0"/>
              <w:spacing w:line="276" w:lineRule="auto"/>
              <w:ind w:left="72"/>
              <w:jc w:val="center"/>
              <w:rPr>
                <w:rFonts w:cstheme="minorHAnsi"/>
              </w:rPr>
            </w:pPr>
            <w:r>
              <w:rPr>
                <w:rFonts w:cstheme="minorHAnsi"/>
              </w:rPr>
              <w:t>X</w:t>
            </w:r>
          </w:p>
        </w:tc>
      </w:tr>
      <w:tr w:rsidR="0097477E" w:rsidRPr="0082475C" w14:paraId="1F9AE001" w14:textId="77777777" w:rsidTr="00B574FD">
        <w:trPr>
          <w:cantSplit/>
          <w:trHeight w:val="432"/>
        </w:trPr>
        <w:tc>
          <w:tcPr>
            <w:tcW w:w="2857" w:type="dxa"/>
          </w:tcPr>
          <w:p w14:paraId="29877F7E" w14:textId="4A2A3561" w:rsidR="0097477E" w:rsidRPr="0082475C" w:rsidRDefault="0097477E" w:rsidP="00B574FD">
            <w:pPr>
              <w:snapToGrid w:val="0"/>
              <w:spacing w:line="276" w:lineRule="auto"/>
              <w:rPr>
                <w:rFonts w:cstheme="minorHAnsi"/>
                <w:bCs/>
              </w:rPr>
            </w:pPr>
            <w:r w:rsidRPr="0082475C">
              <w:rPr>
                <w:rFonts w:cstheme="minorHAnsi"/>
                <w:bCs/>
              </w:rPr>
              <w:lastRenderedPageBreak/>
              <w:t xml:space="preserve">Mr. </w:t>
            </w:r>
            <w:r w:rsidR="005D3292">
              <w:rPr>
                <w:rFonts w:cstheme="minorHAnsi"/>
                <w:bCs/>
              </w:rPr>
              <w:t>Sri Prakash Rai</w:t>
            </w:r>
          </w:p>
        </w:tc>
        <w:tc>
          <w:tcPr>
            <w:tcW w:w="2993" w:type="dxa"/>
          </w:tcPr>
          <w:p w14:paraId="4E32C85C" w14:textId="77777777" w:rsidR="0097477E" w:rsidRPr="0082475C" w:rsidRDefault="0097477E" w:rsidP="00B574FD">
            <w:pPr>
              <w:snapToGrid w:val="0"/>
              <w:spacing w:line="276" w:lineRule="auto"/>
              <w:ind w:left="72"/>
              <w:rPr>
                <w:rFonts w:cstheme="minorHAnsi"/>
              </w:rPr>
            </w:pPr>
            <w:r w:rsidRPr="0082475C">
              <w:rPr>
                <w:rFonts w:cstheme="minorHAnsi"/>
              </w:rPr>
              <w:t xml:space="preserve">Technical Project </w:t>
            </w:r>
            <w:r>
              <w:rPr>
                <w:rFonts w:cstheme="minorHAnsi"/>
              </w:rPr>
              <w:t>Leader</w:t>
            </w:r>
          </w:p>
        </w:tc>
        <w:tc>
          <w:tcPr>
            <w:tcW w:w="900" w:type="dxa"/>
          </w:tcPr>
          <w:p w14:paraId="0D3D451F" w14:textId="77777777" w:rsidR="0097477E" w:rsidRPr="0082475C" w:rsidRDefault="0097477E" w:rsidP="00B574FD">
            <w:pPr>
              <w:snapToGrid w:val="0"/>
              <w:spacing w:line="276" w:lineRule="auto"/>
              <w:ind w:left="72"/>
              <w:jc w:val="center"/>
              <w:rPr>
                <w:rFonts w:cstheme="minorHAnsi"/>
              </w:rPr>
            </w:pPr>
          </w:p>
        </w:tc>
        <w:tc>
          <w:tcPr>
            <w:tcW w:w="630" w:type="dxa"/>
          </w:tcPr>
          <w:p w14:paraId="0291659F" w14:textId="77777777" w:rsidR="0097477E" w:rsidRPr="0082475C" w:rsidRDefault="0097477E" w:rsidP="00B574FD">
            <w:pPr>
              <w:snapToGrid w:val="0"/>
              <w:spacing w:line="276" w:lineRule="auto"/>
              <w:ind w:left="72"/>
              <w:jc w:val="center"/>
              <w:rPr>
                <w:rFonts w:cstheme="minorHAnsi"/>
              </w:rPr>
            </w:pPr>
            <w:r w:rsidRPr="0082475C">
              <w:rPr>
                <w:rFonts w:cstheme="minorHAnsi"/>
              </w:rPr>
              <w:t>X</w:t>
            </w:r>
          </w:p>
        </w:tc>
        <w:tc>
          <w:tcPr>
            <w:tcW w:w="642" w:type="dxa"/>
          </w:tcPr>
          <w:p w14:paraId="1EF43072" w14:textId="77777777" w:rsidR="0097477E" w:rsidRPr="0082475C" w:rsidRDefault="0097477E" w:rsidP="00B574FD">
            <w:pPr>
              <w:snapToGrid w:val="0"/>
              <w:spacing w:line="276" w:lineRule="auto"/>
              <w:ind w:left="72"/>
              <w:jc w:val="center"/>
              <w:rPr>
                <w:rFonts w:cstheme="minorHAnsi"/>
              </w:rPr>
            </w:pPr>
            <w:r w:rsidRPr="0082475C">
              <w:rPr>
                <w:rFonts w:cstheme="minorHAnsi"/>
              </w:rPr>
              <w:t>X</w:t>
            </w:r>
          </w:p>
        </w:tc>
        <w:tc>
          <w:tcPr>
            <w:tcW w:w="618" w:type="dxa"/>
          </w:tcPr>
          <w:p w14:paraId="18F35B49" w14:textId="77777777" w:rsidR="0097477E" w:rsidRPr="0082475C" w:rsidRDefault="0097477E" w:rsidP="00B574FD">
            <w:pPr>
              <w:snapToGrid w:val="0"/>
              <w:spacing w:line="276" w:lineRule="auto"/>
              <w:ind w:left="72"/>
              <w:jc w:val="center"/>
              <w:rPr>
                <w:rFonts w:cstheme="minorHAnsi"/>
              </w:rPr>
            </w:pPr>
            <w:r w:rsidRPr="0082475C">
              <w:rPr>
                <w:rFonts w:cstheme="minorHAnsi"/>
              </w:rPr>
              <w:t>X</w:t>
            </w:r>
          </w:p>
        </w:tc>
        <w:tc>
          <w:tcPr>
            <w:tcW w:w="630" w:type="dxa"/>
          </w:tcPr>
          <w:p w14:paraId="4B01D024" w14:textId="77777777" w:rsidR="0097477E" w:rsidRPr="0082475C" w:rsidRDefault="0097477E" w:rsidP="00B574FD">
            <w:pPr>
              <w:snapToGrid w:val="0"/>
              <w:spacing w:line="276" w:lineRule="auto"/>
              <w:ind w:left="72"/>
              <w:jc w:val="center"/>
              <w:rPr>
                <w:rFonts w:cstheme="minorHAnsi"/>
              </w:rPr>
            </w:pPr>
          </w:p>
        </w:tc>
      </w:tr>
      <w:tr w:rsidR="0097477E" w:rsidRPr="0082475C" w14:paraId="60F9AC0D" w14:textId="77777777" w:rsidTr="00B574FD">
        <w:trPr>
          <w:cantSplit/>
          <w:trHeight w:val="432"/>
        </w:trPr>
        <w:tc>
          <w:tcPr>
            <w:tcW w:w="2857" w:type="dxa"/>
          </w:tcPr>
          <w:p w14:paraId="1390418F" w14:textId="77777777" w:rsidR="0097477E" w:rsidRPr="0082475C" w:rsidRDefault="0097477E" w:rsidP="005D3292">
            <w:pPr>
              <w:snapToGrid w:val="0"/>
              <w:spacing w:line="276" w:lineRule="auto"/>
              <w:rPr>
                <w:rFonts w:cstheme="minorHAnsi"/>
                <w:bCs/>
              </w:rPr>
            </w:pPr>
            <w:r w:rsidRPr="0082475C">
              <w:rPr>
                <w:rFonts w:cstheme="minorHAnsi"/>
                <w:bCs/>
              </w:rPr>
              <w:t xml:space="preserve">Mr. </w:t>
            </w:r>
            <w:r>
              <w:rPr>
                <w:rFonts w:cstheme="minorHAnsi"/>
                <w:bCs/>
              </w:rPr>
              <w:t>Varun Arora</w:t>
            </w:r>
          </w:p>
        </w:tc>
        <w:tc>
          <w:tcPr>
            <w:tcW w:w="2993" w:type="dxa"/>
          </w:tcPr>
          <w:p w14:paraId="202FD176" w14:textId="77777777" w:rsidR="0097477E" w:rsidRPr="0082475C" w:rsidRDefault="0097477E" w:rsidP="00B574FD">
            <w:pPr>
              <w:snapToGrid w:val="0"/>
              <w:spacing w:line="276" w:lineRule="auto"/>
              <w:ind w:left="72"/>
              <w:rPr>
                <w:rFonts w:cstheme="minorHAnsi"/>
              </w:rPr>
            </w:pPr>
            <w:r>
              <w:rPr>
                <w:rFonts w:cstheme="minorHAnsi"/>
              </w:rPr>
              <w:t>Senior Business Analyst (</w:t>
            </w:r>
            <w:r w:rsidRPr="0082475C">
              <w:rPr>
                <w:rFonts w:cstheme="minorHAnsi"/>
              </w:rPr>
              <w:t>Functional</w:t>
            </w:r>
            <w:r>
              <w:rPr>
                <w:rFonts w:cstheme="minorHAnsi"/>
              </w:rPr>
              <w:t>)</w:t>
            </w:r>
          </w:p>
        </w:tc>
        <w:tc>
          <w:tcPr>
            <w:tcW w:w="900" w:type="dxa"/>
          </w:tcPr>
          <w:p w14:paraId="65834C6B" w14:textId="77777777" w:rsidR="0097477E" w:rsidRPr="0082475C" w:rsidRDefault="0097477E" w:rsidP="00B574FD">
            <w:pPr>
              <w:snapToGrid w:val="0"/>
              <w:spacing w:line="276" w:lineRule="auto"/>
              <w:ind w:left="72"/>
              <w:jc w:val="center"/>
              <w:rPr>
                <w:rFonts w:cstheme="minorHAnsi"/>
              </w:rPr>
            </w:pPr>
          </w:p>
        </w:tc>
        <w:tc>
          <w:tcPr>
            <w:tcW w:w="630" w:type="dxa"/>
          </w:tcPr>
          <w:p w14:paraId="791799AE" w14:textId="77777777" w:rsidR="0097477E" w:rsidRPr="0082475C" w:rsidRDefault="0097477E" w:rsidP="00B574FD">
            <w:pPr>
              <w:snapToGrid w:val="0"/>
              <w:spacing w:line="276" w:lineRule="auto"/>
              <w:ind w:left="72"/>
              <w:jc w:val="center"/>
              <w:rPr>
                <w:rFonts w:cstheme="minorHAnsi"/>
              </w:rPr>
            </w:pPr>
            <w:r w:rsidRPr="0082475C">
              <w:rPr>
                <w:rFonts w:cstheme="minorHAnsi"/>
              </w:rPr>
              <w:t>X</w:t>
            </w:r>
          </w:p>
        </w:tc>
        <w:tc>
          <w:tcPr>
            <w:tcW w:w="642" w:type="dxa"/>
          </w:tcPr>
          <w:p w14:paraId="196FAF3C" w14:textId="77777777" w:rsidR="0097477E" w:rsidRPr="0082475C" w:rsidRDefault="0097477E" w:rsidP="00B574FD">
            <w:pPr>
              <w:snapToGrid w:val="0"/>
              <w:spacing w:line="276" w:lineRule="auto"/>
              <w:ind w:left="72"/>
              <w:jc w:val="center"/>
              <w:rPr>
                <w:rFonts w:cstheme="minorHAnsi"/>
              </w:rPr>
            </w:pPr>
            <w:r w:rsidRPr="0082475C">
              <w:rPr>
                <w:rFonts w:cstheme="minorHAnsi"/>
              </w:rPr>
              <w:t>X</w:t>
            </w:r>
          </w:p>
        </w:tc>
        <w:tc>
          <w:tcPr>
            <w:tcW w:w="618" w:type="dxa"/>
          </w:tcPr>
          <w:p w14:paraId="6CA2508F" w14:textId="77777777" w:rsidR="0097477E" w:rsidRPr="0082475C" w:rsidRDefault="0097477E" w:rsidP="00B574FD">
            <w:pPr>
              <w:snapToGrid w:val="0"/>
              <w:spacing w:line="276" w:lineRule="auto"/>
              <w:ind w:left="72"/>
              <w:jc w:val="center"/>
              <w:rPr>
                <w:rFonts w:cstheme="minorHAnsi"/>
              </w:rPr>
            </w:pPr>
            <w:r w:rsidRPr="0082475C">
              <w:rPr>
                <w:rFonts w:cstheme="minorHAnsi"/>
              </w:rPr>
              <w:t>X</w:t>
            </w:r>
          </w:p>
        </w:tc>
        <w:tc>
          <w:tcPr>
            <w:tcW w:w="630" w:type="dxa"/>
          </w:tcPr>
          <w:p w14:paraId="29F96DE5" w14:textId="77777777" w:rsidR="0097477E" w:rsidRPr="0082475C" w:rsidRDefault="0097477E" w:rsidP="00B574FD">
            <w:pPr>
              <w:snapToGrid w:val="0"/>
              <w:spacing w:line="276" w:lineRule="auto"/>
              <w:ind w:left="72"/>
              <w:jc w:val="center"/>
              <w:rPr>
                <w:rFonts w:cstheme="minorHAnsi"/>
              </w:rPr>
            </w:pPr>
          </w:p>
        </w:tc>
      </w:tr>
      <w:tr w:rsidR="00656038" w:rsidRPr="0082475C" w14:paraId="04941DEE" w14:textId="77777777" w:rsidTr="00B574FD">
        <w:trPr>
          <w:cantSplit/>
          <w:trHeight w:val="432"/>
        </w:trPr>
        <w:tc>
          <w:tcPr>
            <w:tcW w:w="2857" w:type="dxa"/>
          </w:tcPr>
          <w:p w14:paraId="3B28FC0F" w14:textId="382EFACF" w:rsidR="00656038" w:rsidRPr="0082475C" w:rsidRDefault="00656038" w:rsidP="00656038">
            <w:pPr>
              <w:snapToGrid w:val="0"/>
              <w:spacing w:line="276" w:lineRule="auto"/>
              <w:rPr>
                <w:rFonts w:cstheme="minorHAnsi"/>
                <w:bCs/>
              </w:rPr>
            </w:pPr>
            <w:r w:rsidRPr="0082475C">
              <w:rPr>
                <w:rFonts w:cstheme="minorHAnsi"/>
                <w:bCs/>
              </w:rPr>
              <w:t xml:space="preserve">Mr. </w:t>
            </w:r>
            <w:r>
              <w:rPr>
                <w:rFonts w:cstheme="minorHAnsi"/>
                <w:bCs/>
              </w:rPr>
              <w:t>Simranjeet Singh</w:t>
            </w:r>
          </w:p>
        </w:tc>
        <w:tc>
          <w:tcPr>
            <w:tcW w:w="2993" w:type="dxa"/>
          </w:tcPr>
          <w:p w14:paraId="2E5AADC2" w14:textId="4321760B" w:rsidR="00656038" w:rsidRDefault="00656038" w:rsidP="00656038">
            <w:pPr>
              <w:snapToGrid w:val="0"/>
              <w:spacing w:line="276" w:lineRule="auto"/>
              <w:ind w:left="72"/>
              <w:rPr>
                <w:rFonts w:cstheme="minorHAnsi"/>
              </w:rPr>
            </w:pPr>
            <w:r>
              <w:rPr>
                <w:rFonts w:cstheme="minorHAnsi"/>
              </w:rPr>
              <w:t xml:space="preserve">Senior Business Analyst </w:t>
            </w:r>
          </w:p>
        </w:tc>
        <w:tc>
          <w:tcPr>
            <w:tcW w:w="900" w:type="dxa"/>
          </w:tcPr>
          <w:p w14:paraId="67C8AAF0" w14:textId="77777777" w:rsidR="00656038" w:rsidRPr="0082475C" w:rsidRDefault="00656038" w:rsidP="00656038">
            <w:pPr>
              <w:snapToGrid w:val="0"/>
              <w:spacing w:line="276" w:lineRule="auto"/>
              <w:ind w:left="72"/>
              <w:jc w:val="center"/>
              <w:rPr>
                <w:rFonts w:cstheme="minorHAnsi"/>
              </w:rPr>
            </w:pPr>
          </w:p>
        </w:tc>
        <w:tc>
          <w:tcPr>
            <w:tcW w:w="630" w:type="dxa"/>
          </w:tcPr>
          <w:p w14:paraId="1852B3A0" w14:textId="62BB27FD" w:rsidR="00656038" w:rsidRPr="0082475C" w:rsidRDefault="00656038" w:rsidP="00656038">
            <w:pPr>
              <w:snapToGrid w:val="0"/>
              <w:spacing w:line="276" w:lineRule="auto"/>
              <w:ind w:left="72"/>
              <w:jc w:val="center"/>
              <w:rPr>
                <w:rFonts w:cstheme="minorHAnsi"/>
              </w:rPr>
            </w:pPr>
            <w:r w:rsidRPr="0082475C">
              <w:rPr>
                <w:rFonts w:cstheme="minorHAnsi"/>
              </w:rPr>
              <w:t>X</w:t>
            </w:r>
          </w:p>
        </w:tc>
        <w:tc>
          <w:tcPr>
            <w:tcW w:w="642" w:type="dxa"/>
          </w:tcPr>
          <w:p w14:paraId="37C1ACF5" w14:textId="40F9F51E" w:rsidR="00656038" w:rsidRPr="0082475C" w:rsidRDefault="00656038" w:rsidP="00656038">
            <w:pPr>
              <w:snapToGrid w:val="0"/>
              <w:spacing w:line="276" w:lineRule="auto"/>
              <w:ind w:left="72"/>
              <w:jc w:val="center"/>
              <w:rPr>
                <w:rFonts w:cstheme="minorHAnsi"/>
              </w:rPr>
            </w:pPr>
            <w:r w:rsidRPr="0082475C">
              <w:rPr>
                <w:rFonts w:cstheme="minorHAnsi"/>
              </w:rPr>
              <w:t>X</w:t>
            </w:r>
          </w:p>
        </w:tc>
        <w:tc>
          <w:tcPr>
            <w:tcW w:w="618" w:type="dxa"/>
          </w:tcPr>
          <w:p w14:paraId="1C1516D0" w14:textId="503D626E" w:rsidR="00656038" w:rsidRPr="0082475C" w:rsidRDefault="00656038" w:rsidP="00656038">
            <w:pPr>
              <w:snapToGrid w:val="0"/>
              <w:spacing w:line="276" w:lineRule="auto"/>
              <w:ind w:left="72"/>
              <w:jc w:val="center"/>
              <w:rPr>
                <w:rFonts w:cstheme="minorHAnsi"/>
              </w:rPr>
            </w:pPr>
            <w:r w:rsidRPr="0082475C">
              <w:rPr>
                <w:rFonts w:cstheme="minorHAnsi"/>
              </w:rPr>
              <w:t>X</w:t>
            </w:r>
          </w:p>
        </w:tc>
        <w:tc>
          <w:tcPr>
            <w:tcW w:w="630" w:type="dxa"/>
          </w:tcPr>
          <w:p w14:paraId="7018DAF0" w14:textId="77777777" w:rsidR="00656038" w:rsidRPr="0082475C" w:rsidRDefault="00656038" w:rsidP="00656038">
            <w:pPr>
              <w:snapToGrid w:val="0"/>
              <w:spacing w:line="276" w:lineRule="auto"/>
              <w:ind w:left="72"/>
              <w:jc w:val="center"/>
              <w:rPr>
                <w:rFonts w:cstheme="minorHAnsi"/>
              </w:rPr>
            </w:pPr>
          </w:p>
        </w:tc>
      </w:tr>
    </w:tbl>
    <w:p w14:paraId="654A61F6" w14:textId="77777777" w:rsidR="0097477E" w:rsidRPr="0082475C" w:rsidRDefault="0097477E" w:rsidP="0097477E">
      <w:pPr>
        <w:rPr>
          <w:rFonts w:cstheme="minorHAnsi"/>
          <w:sz w:val="28"/>
        </w:rPr>
      </w:pPr>
    </w:p>
    <w:p w14:paraId="719D0224" w14:textId="77777777" w:rsidR="0097477E" w:rsidRPr="0082475C" w:rsidRDefault="0097477E" w:rsidP="0097477E">
      <w:pPr>
        <w:pStyle w:val="Heading2"/>
        <w:tabs>
          <w:tab w:val="left" w:pos="0"/>
        </w:tabs>
        <w:rPr>
          <w:rFonts w:cstheme="minorHAnsi"/>
        </w:rPr>
      </w:pPr>
      <w:bookmarkStart w:id="14" w:name="_Toc105461568"/>
      <w:bookmarkStart w:id="15" w:name="_Toc174309688"/>
      <w:r w:rsidRPr="0082475C">
        <w:rPr>
          <w:rFonts w:cstheme="minorHAnsi"/>
        </w:rPr>
        <w:t>References</w:t>
      </w:r>
      <w:bookmarkEnd w:id="14"/>
      <w:bookmarkEnd w:id="15"/>
    </w:p>
    <w:tbl>
      <w:tblPr>
        <w:tblW w:w="94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54"/>
        <w:gridCol w:w="1684"/>
        <w:gridCol w:w="1830"/>
      </w:tblGrid>
      <w:tr w:rsidR="0097477E" w:rsidRPr="0082475C" w14:paraId="71B57B99" w14:textId="77777777" w:rsidTr="00B574FD">
        <w:trPr>
          <w:cantSplit/>
          <w:trHeight w:val="423"/>
          <w:tblHeader/>
        </w:trPr>
        <w:tc>
          <w:tcPr>
            <w:tcW w:w="5954" w:type="dxa"/>
            <w:shd w:val="clear" w:color="auto" w:fill="A5A5A5" w:themeFill="accent3"/>
            <w:vAlign w:val="center"/>
          </w:tcPr>
          <w:p w14:paraId="2F680EDF" w14:textId="77777777" w:rsidR="0097477E" w:rsidRPr="0082475C" w:rsidRDefault="0097477E" w:rsidP="00B574FD">
            <w:pPr>
              <w:spacing w:line="276" w:lineRule="auto"/>
              <w:rPr>
                <w:rFonts w:cstheme="minorHAnsi"/>
                <w:b/>
                <w:szCs w:val="24"/>
              </w:rPr>
            </w:pPr>
            <w:r w:rsidRPr="0082475C">
              <w:rPr>
                <w:rFonts w:cstheme="minorHAnsi"/>
                <w:b/>
                <w:szCs w:val="24"/>
              </w:rPr>
              <w:t>Name of the document</w:t>
            </w:r>
          </w:p>
        </w:tc>
        <w:tc>
          <w:tcPr>
            <w:tcW w:w="1684" w:type="dxa"/>
            <w:shd w:val="clear" w:color="auto" w:fill="A5A5A5" w:themeFill="accent3"/>
          </w:tcPr>
          <w:p w14:paraId="460F5B27" w14:textId="77777777" w:rsidR="0097477E" w:rsidRPr="0082475C" w:rsidRDefault="0097477E" w:rsidP="00B574FD">
            <w:pPr>
              <w:spacing w:line="276" w:lineRule="auto"/>
              <w:jc w:val="center"/>
              <w:rPr>
                <w:rFonts w:cstheme="minorHAnsi"/>
                <w:b/>
                <w:szCs w:val="24"/>
              </w:rPr>
            </w:pPr>
            <w:r w:rsidRPr="0082475C">
              <w:rPr>
                <w:rFonts w:cstheme="minorHAnsi"/>
                <w:b/>
                <w:szCs w:val="24"/>
              </w:rPr>
              <w:t>Version No.</w:t>
            </w:r>
          </w:p>
        </w:tc>
        <w:tc>
          <w:tcPr>
            <w:tcW w:w="1830" w:type="dxa"/>
            <w:shd w:val="clear" w:color="auto" w:fill="A5A5A5" w:themeFill="accent3"/>
            <w:vAlign w:val="center"/>
          </w:tcPr>
          <w:p w14:paraId="5628AE59" w14:textId="77777777" w:rsidR="0097477E" w:rsidRPr="0082475C" w:rsidRDefault="0097477E" w:rsidP="00B574FD">
            <w:pPr>
              <w:spacing w:line="276" w:lineRule="auto"/>
              <w:jc w:val="center"/>
              <w:rPr>
                <w:rFonts w:cstheme="minorHAnsi"/>
                <w:b/>
                <w:szCs w:val="24"/>
              </w:rPr>
            </w:pPr>
            <w:r w:rsidRPr="0082475C">
              <w:rPr>
                <w:rFonts w:cstheme="minorHAnsi"/>
                <w:b/>
                <w:szCs w:val="24"/>
              </w:rPr>
              <w:t>Source from</w:t>
            </w:r>
          </w:p>
        </w:tc>
      </w:tr>
      <w:tr w:rsidR="0097477E" w:rsidRPr="0082475C" w14:paraId="54B90827" w14:textId="77777777" w:rsidTr="00B574FD">
        <w:trPr>
          <w:cantSplit/>
          <w:trHeight w:val="432"/>
        </w:trPr>
        <w:tc>
          <w:tcPr>
            <w:tcW w:w="5954" w:type="dxa"/>
            <w:vAlign w:val="center"/>
          </w:tcPr>
          <w:p w14:paraId="5A5392AB" w14:textId="61C23334" w:rsidR="0097477E" w:rsidRPr="0082475C" w:rsidRDefault="00CE54B4" w:rsidP="00CE54B4">
            <w:pPr>
              <w:spacing w:line="276" w:lineRule="auto"/>
              <w:rPr>
                <w:rFonts w:cstheme="minorHAnsi"/>
                <w:szCs w:val="24"/>
              </w:rPr>
            </w:pPr>
            <w:r w:rsidRPr="00CE54B4">
              <w:rPr>
                <w:rFonts w:cstheme="minorHAnsi"/>
                <w:szCs w:val="24"/>
              </w:rPr>
              <w:t>BSDD LOS Drop1_v0.</w:t>
            </w:r>
            <w:r w:rsidR="00980EA5">
              <w:rPr>
                <w:rFonts w:cstheme="minorHAnsi"/>
                <w:szCs w:val="24"/>
              </w:rPr>
              <w:t>5</w:t>
            </w:r>
            <w:r w:rsidR="0097477E">
              <w:rPr>
                <w:rFonts w:cstheme="minorHAnsi"/>
                <w:szCs w:val="24"/>
              </w:rPr>
              <w:t>.</w:t>
            </w:r>
            <w:r>
              <w:rPr>
                <w:rFonts w:cstheme="minorHAnsi"/>
                <w:szCs w:val="24"/>
              </w:rPr>
              <w:t>docx</w:t>
            </w:r>
          </w:p>
        </w:tc>
        <w:tc>
          <w:tcPr>
            <w:tcW w:w="1684" w:type="dxa"/>
            <w:vAlign w:val="center"/>
          </w:tcPr>
          <w:p w14:paraId="532E8E26" w14:textId="7AB79A60" w:rsidR="0097477E" w:rsidRPr="0082475C" w:rsidRDefault="00555565" w:rsidP="00B574FD">
            <w:pPr>
              <w:spacing w:line="276" w:lineRule="auto"/>
              <w:jc w:val="center"/>
              <w:rPr>
                <w:rFonts w:cstheme="minorHAnsi"/>
                <w:szCs w:val="24"/>
              </w:rPr>
            </w:pPr>
            <w:r>
              <w:rPr>
                <w:rFonts w:cstheme="minorHAnsi"/>
                <w:szCs w:val="24"/>
              </w:rPr>
              <w:t>0.5</w:t>
            </w:r>
          </w:p>
        </w:tc>
        <w:tc>
          <w:tcPr>
            <w:tcW w:w="1830" w:type="dxa"/>
            <w:vAlign w:val="center"/>
          </w:tcPr>
          <w:p w14:paraId="3C103474" w14:textId="150D6D83" w:rsidR="0097477E" w:rsidRPr="0082475C" w:rsidRDefault="00DF2C8A" w:rsidP="00B574FD">
            <w:pPr>
              <w:spacing w:line="276" w:lineRule="auto"/>
              <w:jc w:val="center"/>
              <w:rPr>
                <w:rFonts w:cstheme="minorHAnsi"/>
                <w:szCs w:val="24"/>
              </w:rPr>
            </w:pPr>
            <w:r>
              <w:rPr>
                <w:rFonts w:cstheme="minorHAnsi"/>
                <w:szCs w:val="24"/>
              </w:rPr>
              <w:t>Accenture</w:t>
            </w:r>
          </w:p>
        </w:tc>
      </w:tr>
      <w:tr w:rsidR="00667C48" w:rsidRPr="0082475C" w14:paraId="29513592" w14:textId="77777777" w:rsidTr="00B574FD">
        <w:trPr>
          <w:cantSplit/>
          <w:trHeight w:val="432"/>
        </w:trPr>
        <w:tc>
          <w:tcPr>
            <w:tcW w:w="5954" w:type="dxa"/>
            <w:vAlign w:val="center"/>
          </w:tcPr>
          <w:p w14:paraId="48CDC821" w14:textId="3FB91BD1" w:rsidR="00667C48" w:rsidRPr="00E071C1" w:rsidRDefault="00667C48" w:rsidP="00667C48">
            <w:pPr>
              <w:spacing w:line="276" w:lineRule="auto"/>
              <w:rPr>
                <w:rFonts w:cstheme="minorHAnsi"/>
                <w:szCs w:val="24"/>
              </w:rPr>
            </w:pPr>
            <w:r w:rsidRPr="008D789D">
              <w:rPr>
                <w:rFonts w:cstheme="minorHAnsi"/>
                <w:szCs w:val="24"/>
              </w:rPr>
              <w:t>Business Requirement _LOS BRD01_New Application Screen_v0.3</w:t>
            </w:r>
          </w:p>
        </w:tc>
        <w:tc>
          <w:tcPr>
            <w:tcW w:w="1684" w:type="dxa"/>
            <w:vAlign w:val="center"/>
          </w:tcPr>
          <w:p w14:paraId="198366A5" w14:textId="09D92462" w:rsidR="00667C48" w:rsidRPr="0082475C" w:rsidRDefault="00555565" w:rsidP="00667C48">
            <w:pPr>
              <w:spacing w:line="276" w:lineRule="auto"/>
              <w:jc w:val="center"/>
              <w:rPr>
                <w:rFonts w:cstheme="minorHAnsi"/>
                <w:szCs w:val="24"/>
              </w:rPr>
            </w:pPr>
            <w:r>
              <w:rPr>
                <w:rFonts w:cstheme="minorHAnsi"/>
                <w:szCs w:val="24"/>
              </w:rPr>
              <w:t>0.3</w:t>
            </w:r>
          </w:p>
        </w:tc>
        <w:tc>
          <w:tcPr>
            <w:tcW w:w="1830" w:type="dxa"/>
          </w:tcPr>
          <w:p w14:paraId="61057472" w14:textId="5E416263" w:rsidR="00667C48" w:rsidRDefault="00667C48" w:rsidP="00667C48">
            <w:pPr>
              <w:spacing w:line="276" w:lineRule="auto"/>
              <w:jc w:val="center"/>
              <w:rPr>
                <w:rFonts w:cstheme="minorHAnsi"/>
                <w:szCs w:val="24"/>
              </w:rPr>
            </w:pPr>
            <w:r w:rsidRPr="00E87DD9">
              <w:rPr>
                <w:rFonts w:cstheme="minorHAnsi"/>
                <w:szCs w:val="24"/>
              </w:rPr>
              <w:t>Accenture</w:t>
            </w:r>
          </w:p>
        </w:tc>
      </w:tr>
      <w:tr w:rsidR="00667C48" w:rsidRPr="0082475C" w14:paraId="76A57CC3" w14:textId="77777777" w:rsidTr="00B574FD">
        <w:trPr>
          <w:cantSplit/>
          <w:trHeight w:val="432"/>
        </w:trPr>
        <w:tc>
          <w:tcPr>
            <w:tcW w:w="5954" w:type="dxa"/>
            <w:vAlign w:val="center"/>
          </w:tcPr>
          <w:p w14:paraId="2B80FB0E" w14:textId="3B6D088D" w:rsidR="00667C48" w:rsidRPr="00E071C1" w:rsidRDefault="00667C48" w:rsidP="00667C48">
            <w:pPr>
              <w:spacing w:line="276" w:lineRule="auto"/>
              <w:rPr>
                <w:rFonts w:cstheme="minorHAnsi"/>
                <w:szCs w:val="24"/>
              </w:rPr>
            </w:pPr>
            <w:r w:rsidRPr="00667C48">
              <w:rPr>
                <w:rFonts w:cstheme="minorHAnsi"/>
                <w:szCs w:val="24"/>
              </w:rPr>
              <w:t>Business Requirement _LOS BRD02_Application_data_entry_v0.2</w:t>
            </w:r>
          </w:p>
        </w:tc>
        <w:tc>
          <w:tcPr>
            <w:tcW w:w="1684" w:type="dxa"/>
            <w:vAlign w:val="center"/>
          </w:tcPr>
          <w:p w14:paraId="0E2C19D6" w14:textId="2E150D4E" w:rsidR="00667C48" w:rsidRPr="0082475C" w:rsidRDefault="00555565" w:rsidP="00667C48">
            <w:pPr>
              <w:spacing w:line="276" w:lineRule="auto"/>
              <w:jc w:val="center"/>
              <w:rPr>
                <w:rFonts w:cstheme="minorHAnsi"/>
                <w:szCs w:val="24"/>
              </w:rPr>
            </w:pPr>
            <w:r>
              <w:rPr>
                <w:rFonts w:cstheme="minorHAnsi"/>
                <w:szCs w:val="24"/>
              </w:rPr>
              <w:t>0.2</w:t>
            </w:r>
          </w:p>
        </w:tc>
        <w:tc>
          <w:tcPr>
            <w:tcW w:w="1830" w:type="dxa"/>
          </w:tcPr>
          <w:p w14:paraId="4CE7E0BC" w14:textId="78091CC2" w:rsidR="00667C48" w:rsidRDefault="00667C48" w:rsidP="00667C48">
            <w:pPr>
              <w:spacing w:line="276" w:lineRule="auto"/>
              <w:jc w:val="center"/>
              <w:rPr>
                <w:rFonts w:cstheme="minorHAnsi"/>
                <w:szCs w:val="24"/>
              </w:rPr>
            </w:pPr>
            <w:r w:rsidRPr="00E87DD9">
              <w:rPr>
                <w:rFonts w:cstheme="minorHAnsi"/>
                <w:szCs w:val="24"/>
              </w:rPr>
              <w:t>Accenture</w:t>
            </w:r>
          </w:p>
        </w:tc>
      </w:tr>
      <w:tr w:rsidR="00667C48" w:rsidRPr="0082475C" w14:paraId="164E083F" w14:textId="77777777" w:rsidTr="00B574FD">
        <w:trPr>
          <w:cantSplit/>
          <w:trHeight w:val="432"/>
        </w:trPr>
        <w:tc>
          <w:tcPr>
            <w:tcW w:w="5954" w:type="dxa"/>
            <w:vAlign w:val="center"/>
          </w:tcPr>
          <w:p w14:paraId="6C5A9449" w14:textId="5BA62A5B" w:rsidR="00667C48" w:rsidRPr="008D789D" w:rsidRDefault="00667C48" w:rsidP="00667C48">
            <w:pPr>
              <w:spacing w:line="276" w:lineRule="auto"/>
              <w:rPr>
                <w:rFonts w:cstheme="minorHAnsi"/>
                <w:szCs w:val="24"/>
              </w:rPr>
            </w:pPr>
            <w:r w:rsidRPr="00667C48">
              <w:rPr>
                <w:rFonts w:cstheme="minorHAnsi"/>
                <w:szCs w:val="24"/>
              </w:rPr>
              <w:t>Business Requirement _LOS BRD03_Underwritering Queue_v0.2</w:t>
            </w:r>
          </w:p>
        </w:tc>
        <w:tc>
          <w:tcPr>
            <w:tcW w:w="1684" w:type="dxa"/>
            <w:vAlign w:val="center"/>
          </w:tcPr>
          <w:p w14:paraId="69F799F9" w14:textId="36D72BF9" w:rsidR="00667C48" w:rsidRPr="0082475C" w:rsidRDefault="00555565" w:rsidP="00667C48">
            <w:pPr>
              <w:spacing w:line="276" w:lineRule="auto"/>
              <w:jc w:val="center"/>
              <w:rPr>
                <w:rFonts w:cstheme="minorHAnsi"/>
                <w:szCs w:val="24"/>
              </w:rPr>
            </w:pPr>
            <w:r>
              <w:rPr>
                <w:rFonts w:cstheme="minorHAnsi"/>
                <w:szCs w:val="24"/>
              </w:rPr>
              <w:t>0.2</w:t>
            </w:r>
          </w:p>
        </w:tc>
        <w:tc>
          <w:tcPr>
            <w:tcW w:w="1830" w:type="dxa"/>
          </w:tcPr>
          <w:p w14:paraId="5ADAC896" w14:textId="536BC86B" w:rsidR="00667C48" w:rsidRPr="00E87DD9" w:rsidRDefault="00667C48" w:rsidP="00667C48">
            <w:pPr>
              <w:spacing w:line="276" w:lineRule="auto"/>
              <w:jc w:val="center"/>
              <w:rPr>
                <w:rFonts w:cstheme="minorHAnsi"/>
                <w:szCs w:val="24"/>
              </w:rPr>
            </w:pPr>
            <w:r w:rsidRPr="00E87DD9">
              <w:rPr>
                <w:rFonts w:cstheme="minorHAnsi"/>
                <w:szCs w:val="24"/>
              </w:rPr>
              <w:t>Accenture</w:t>
            </w:r>
          </w:p>
        </w:tc>
      </w:tr>
      <w:tr w:rsidR="00667C48" w:rsidRPr="0082475C" w14:paraId="0CB7DABF" w14:textId="77777777" w:rsidTr="00B574FD">
        <w:trPr>
          <w:cantSplit/>
          <w:trHeight w:val="432"/>
        </w:trPr>
        <w:tc>
          <w:tcPr>
            <w:tcW w:w="5954" w:type="dxa"/>
            <w:vAlign w:val="center"/>
          </w:tcPr>
          <w:p w14:paraId="7084447B" w14:textId="36F20844" w:rsidR="00667C48" w:rsidRPr="008D789D" w:rsidRDefault="00667C48" w:rsidP="00667C48">
            <w:pPr>
              <w:spacing w:line="276" w:lineRule="auto"/>
              <w:rPr>
                <w:rFonts w:cstheme="minorHAnsi"/>
                <w:szCs w:val="24"/>
              </w:rPr>
            </w:pPr>
            <w:r w:rsidRPr="00667C48">
              <w:rPr>
                <w:rFonts w:cstheme="minorHAnsi"/>
                <w:szCs w:val="24"/>
              </w:rPr>
              <w:t>Business Requirement _LOS BRD04_Offering to Disbursement_v0.2</w:t>
            </w:r>
          </w:p>
        </w:tc>
        <w:tc>
          <w:tcPr>
            <w:tcW w:w="1684" w:type="dxa"/>
            <w:vAlign w:val="center"/>
          </w:tcPr>
          <w:p w14:paraId="1D441CF8" w14:textId="1DC92AA5" w:rsidR="00667C48" w:rsidRPr="0082475C" w:rsidRDefault="00555565" w:rsidP="00667C48">
            <w:pPr>
              <w:spacing w:line="276" w:lineRule="auto"/>
              <w:jc w:val="center"/>
              <w:rPr>
                <w:rFonts w:cstheme="minorHAnsi"/>
                <w:szCs w:val="24"/>
              </w:rPr>
            </w:pPr>
            <w:r>
              <w:rPr>
                <w:rFonts w:cstheme="minorHAnsi"/>
                <w:szCs w:val="24"/>
              </w:rPr>
              <w:t>0.2</w:t>
            </w:r>
          </w:p>
        </w:tc>
        <w:tc>
          <w:tcPr>
            <w:tcW w:w="1830" w:type="dxa"/>
          </w:tcPr>
          <w:p w14:paraId="59181A5A" w14:textId="68F4A54F" w:rsidR="00667C48" w:rsidRPr="00E87DD9" w:rsidRDefault="00667C48" w:rsidP="00667C48">
            <w:pPr>
              <w:spacing w:line="276" w:lineRule="auto"/>
              <w:jc w:val="center"/>
              <w:rPr>
                <w:rFonts w:cstheme="minorHAnsi"/>
                <w:szCs w:val="24"/>
              </w:rPr>
            </w:pPr>
            <w:r w:rsidRPr="00E87DD9">
              <w:rPr>
                <w:rFonts w:cstheme="minorHAnsi"/>
                <w:szCs w:val="24"/>
              </w:rPr>
              <w:t>Accenture</w:t>
            </w:r>
          </w:p>
        </w:tc>
      </w:tr>
      <w:tr w:rsidR="008F6111" w:rsidRPr="0082475C" w14:paraId="5A6473F1" w14:textId="77777777" w:rsidTr="00B574FD">
        <w:trPr>
          <w:cantSplit/>
          <w:trHeight w:val="432"/>
        </w:trPr>
        <w:tc>
          <w:tcPr>
            <w:tcW w:w="5954" w:type="dxa"/>
            <w:vAlign w:val="center"/>
          </w:tcPr>
          <w:p w14:paraId="7DA9DA34" w14:textId="6BEC2CFE" w:rsidR="008F6111" w:rsidRPr="00667C48" w:rsidRDefault="008F6111" w:rsidP="00667C48">
            <w:pPr>
              <w:spacing w:line="276" w:lineRule="auto"/>
              <w:rPr>
                <w:rFonts w:cstheme="minorHAnsi"/>
                <w:szCs w:val="24"/>
              </w:rPr>
            </w:pPr>
            <w:r w:rsidRPr="008D789D">
              <w:rPr>
                <w:rFonts w:cstheme="minorHAnsi"/>
                <w:szCs w:val="24"/>
              </w:rPr>
              <w:t>Business Requirement _LOS BRD05_Enquiries_v0.2</w:t>
            </w:r>
          </w:p>
        </w:tc>
        <w:tc>
          <w:tcPr>
            <w:tcW w:w="1684" w:type="dxa"/>
            <w:vAlign w:val="center"/>
          </w:tcPr>
          <w:p w14:paraId="7824FAD8" w14:textId="4B7B5975" w:rsidR="008F6111" w:rsidRPr="0082475C" w:rsidRDefault="00555565" w:rsidP="00667C48">
            <w:pPr>
              <w:spacing w:line="276" w:lineRule="auto"/>
              <w:jc w:val="center"/>
              <w:rPr>
                <w:rFonts w:cstheme="minorHAnsi"/>
                <w:szCs w:val="24"/>
              </w:rPr>
            </w:pPr>
            <w:r>
              <w:rPr>
                <w:rFonts w:cstheme="minorHAnsi"/>
                <w:szCs w:val="24"/>
              </w:rPr>
              <w:t>0.2</w:t>
            </w:r>
          </w:p>
        </w:tc>
        <w:tc>
          <w:tcPr>
            <w:tcW w:w="1830" w:type="dxa"/>
          </w:tcPr>
          <w:p w14:paraId="3DB81759" w14:textId="5122B120" w:rsidR="008F6111" w:rsidRPr="00E87DD9" w:rsidRDefault="0027691C" w:rsidP="00667C48">
            <w:pPr>
              <w:spacing w:line="276" w:lineRule="auto"/>
              <w:jc w:val="center"/>
              <w:rPr>
                <w:rFonts w:cstheme="minorHAnsi"/>
                <w:szCs w:val="24"/>
              </w:rPr>
            </w:pPr>
            <w:r w:rsidRPr="00E87DD9">
              <w:rPr>
                <w:rFonts w:cstheme="minorHAnsi"/>
                <w:szCs w:val="24"/>
              </w:rPr>
              <w:t>Accenture</w:t>
            </w:r>
          </w:p>
        </w:tc>
      </w:tr>
    </w:tbl>
    <w:p w14:paraId="67923356" w14:textId="77777777" w:rsidR="0097477E" w:rsidRPr="0082475C" w:rsidRDefault="0097477E" w:rsidP="0097477E">
      <w:pPr>
        <w:pStyle w:val="template"/>
        <w:spacing w:line="276" w:lineRule="auto"/>
        <w:jc w:val="both"/>
        <w:rPr>
          <w:rFonts w:asciiTheme="minorHAnsi" w:hAnsiTheme="minorHAnsi" w:cstheme="minorHAnsi"/>
          <w:b/>
          <w:sz w:val="20"/>
        </w:rPr>
      </w:pPr>
    </w:p>
    <w:p w14:paraId="6EC8680B" w14:textId="77777777" w:rsidR="0097477E" w:rsidRPr="0082475C" w:rsidRDefault="0097477E" w:rsidP="0097477E">
      <w:pPr>
        <w:pStyle w:val="template"/>
        <w:spacing w:line="276" w:lineRule="auto"/>
        <w:jc w:val="both"/>
        <w:rPr>
          <w:rFonts w:asciiTheme="minorHAnsi" w:hAnsiTheme="minorHAnsi" w:cstheme="minorHAnsi"/>
          <w:b/>
          <w:sz w:val="20"/>
        </w:rPr>
      </w:pPr>
      <w:r w:rsidRPr="0082475C">
        <w:rPr>
          <w:rFonts w:asciiTheme="minorHAnsi" w:hAnsiTheme="minorHAnsi" w:cstheme="minorHAnsi"/>
          <w:b/>
          <w:sz w:val="20"/>
        </w:rPr>
        <w:t>Notes:-</w:t>
      </w:r>
    </w:p>
    <w:p w14:paraId="194C6D3A" w14:textId="7B1F0F70" w:rsidR="0097477E" w:rsidRPr="0082475C" w:rsidRDefault="0097477E" w:rsidP="0093307E">
      <w:pPr>
        <w:pStyle w:val="template"/>
        <w:numPr>
          <w:ilvl w:val="0"/>
          <w:numId w:val="3"/>
        </w:numPr>
        <w:spacing w:line="276" w:lineRule="auto"/>
        <w:jc w:val="both"/>
        <w:rPr>
          <w:rFonts w:asciiTheme="minorHAnsi" w:hAnsiTheme="minorHAnsi" w:cstheme="minorHAnsi"/>
          <w:i w:val="0"/>
          <w:sz w:val="20"/>
        </w:rPr>
      </w:pPr>
      <w:r w:rsidRPr="0082475C">
        <w:rPr>
          <w:rFonts w:asciiTheme="minorHAnsi" w:hAnsiTheme="minorHAnsi" w:cstheme="minorHAnsi"/>
          <w:i w:val="0"/>
          <w:sz w:val="20"/>
        </w:rPr>
        <w:t xml:space="preserve">All documents mentioned in references (in section 1.4) have been considered and will be referenced as part of the </w:t>
      </w:r>
      <w:r w:rsidR="0032635C">
        <w:rPr>
          <w:rFonts w:asciiTheme="minorHAnsi" w:hAnsiTheme="minorHAnsi" w:cstheme="minorHAnsi"/>
          <w:i w:val="0"/>
          <w:sz w:val="20"/>
        </w:rPr>
        <w:t xml:space="preserve">Requirement </w:t>
      </w:r>
      <w:r w:rsidRPr="0082475C">
        <w:rPr>
          <w:rFonts w:asciiTheme="minorHAnsi" w:hAnsiTheme="minorHAnsi" w:cstheme="minorHAnsi"/>
          <w:i w:val="0"/>
          <w:sz w:val="20"/>
        </w:rPr>
        <w:t>Analysis.</w:t>
      </w:r>
    </w:p>
    <w:p w14:paraId="24070E08" w14:textId="3C3E60CF" w:rsidR="0097477E" w:rsidRPr="0082475C" w:rsidRDefault="0097477E" w:rsidP="0093307E">
      <w:pPr>
        <w:pStyle w:val="template"/>
        <w:numPr>
          <w:ilvl w:val="0"/>
          <w:numId w:val="3"/>
        </w:numPr>
        <w:spacing w:line="276" w:lineRule="auto"/>
        <w:jc w:val="both"/>
        <w:rPr>
          <w:rFonts w:asciiTheme="minorHAnsi" w:hAnsiTheme="minorHAnsi" w:cstheme="minorHAnsi"/>
          <w:sz w:val="20"/>
        </w:rPr>
      </w:pPr>
      <w:r w:rsidRPr="0082475C">
        <w:rPr>
          <w:rFonts w:asciiTheme="minorHAnsi" w:hAnsiTheme="minorHAnsi" w:cstheme="minorHAnsi"/>
          <w:i w:val="0"/>
          <w:sz w:val="20"/>
        </w:rPr>
        <w:t xml:space="preserve">All documents embedded in the </w:t>
      </w:r>
      <w:r w:rsidR="00B9099F">
        <w:rPr>
          <w:rFonts w:asciiTheme="minorHAnsi" w:hAnsiTheme="minorHAnsi" w:cstheme="minorHAnsi"/>
          <w:i w:val="0"/>
          <w:sz w:val="20"/>
        </w:rPr>
        <w:t>Requirement</w:t>
      </w:r>
      <w:r w:rsidRPr="0082475C">
        <w:rPr>
          <w:rFonts w:asciiTheme="minorHAnsi" w:hAnsiTheme="minorHAnsi" w:cstheme="minorHAnsi"/>
          <w:i w:val="0"/>
          <w:sz w:val="20"/>
        </w:rPr>
        <w:t xml:space="preserve"> Analysis are important and will be referenced for the respective applicable sections.</w:t>
      </w:r>
    </w:p>
    <w:p w14:paraId="29352206" w14:textId="77777777" w:rsidR="0032635C" w:rsidRDefault="0032635C" w:rsidP="0097477E">
      <w:pPr>
        <w:spacing w:line="240" w:lineRule="auto"/>
        <w:rPr>
          <w:rFonts w:cstheme="minorHAnsi"/>
          <w:sz w:val="20"/>
        </w:rPr>
      </w:pPr>
    </w:p>
    <w:p w14:paraId="3DB21914" w14:textId="71A02EED" w:rsidR="0097477E" w:rsidRPr="0082475C" w:rsidRDefault="0097477E" w:rsidP="0097477E">
      <w:pPr>
        <w:spacing w:line="240" w:lineRule="auto"/>
        <w:rPr>
          <w:rFonts w:cstheme="minorHAnsi"/>
          <w:i/>
          <w:sz w:val="20"/>
        </w:rPr>
      </w:pPr>
      <w:r w:rsidRPr="0082475C">
        <w:rPr>
          <w:rFonts w:cstheme="minorHAnsi"/>
          <w:sz w:val="20"/>
        </w:rPr>
        <w:br w:type="page"/>
      </w:r>
    </w:p>
    <w:p w14:paraId="7478FBBD" w14:textId="77777777" w:rsidR="0097477E" w:rsidRPr="0082475C" w:rsidRDefault="0097477E" w:rsidP="0097477E">
      <w:pPr>
        <w:pStyle w:val="Heading1"/>
        <w:tabs>
          <w:tab w:val="left" w:pos="0"/>
        </w:tabs>
        <w:rPr>
          <w:rFonts w:cstheme="minorHAnsi"/>
        </w:rPr>
      </w:pPr>
      <w:bookmarkStart w:id="16" w:name="_Overall_Description"/>
      <w:bookmarkStart w:id="17" w:name="_Toc105461569"/>
      <w:bookmarkStart w:id="18" w:name="_Toc174309689"/>
      <w:bookmarkEnd w:id="16"/>
      <w:r w:rsidRPr="0082475C">
        <w:rPr>
          <w:rFonts w:cstheme="minorHAnsi"/>
        </w:rPr>
        <w:lastRenderedPageBreak/>
        <w:t>Overall Description</w:t>
      </w:r>
      <w:bookmarkEnd w:id="17"/>
      <w:bookmarkEnd w:id="18"/>
    </w:p>
    <w:p w14:paraId="605E7BF1" w14:textId="77777777" w:rsidR="0097477E" w:rsidRPr="0082475C" w:rsidRDefault="0097477E" w:rsidP="0097477E">
      <w:pPr>
        <w:pStyle w:val="Heading2"/>
        <w:tabs>
          <w:tab w:val="left" w:pos="0"/>
        </w:tabs>
        <w:rPr>
          <w:rFonts w:cstheme="minorHAnsi"/>
        </w:rPr>
      </w:pPr>
      <w:bookmarkStart w:id="19" w:name="_Solution_Perspective"/>
      <w:bookmarkStart w:id="20" w:name="_Solution_Features"/>
      <w:bookmarkStart w:id="21" w:name="_Toc105461570"/>
      <w:bookmarkStart w:id="22" w:name="_Toc174309690"/>
      <w:bookmarkEnd w:id="19"/>
      <w:bookmarkEnd w:id="20"/>
      <w:r w:rsidRPr="0082475C">
        <w:rPr>
          <w:rFonts w:cstheme="minorHAnsi"/>
        </w:rPr>
        <w:t>Scope of Work</w:t>
      </w:r>
      <w:bookmarkEnd w:id="21"/>
      <w:bookmarkEnd w:id="22"/>
    </w:p>
    <w:p w14:paraId="23C5B72D" w14:textId="77777777" w:rsidR="0097477E" w:rsidRPr="0082475C" w:rsidRDefault="0097477E" w:rsidP="0097477E">
      <w:pPr>
        <w:pStyle w:val="Heading3"/>
        <w:rPr>
          <w:rFonts w:cstheme="minorHAnsi"/>
        </w:rPr>
      </w:pPr>
      <w:bookmarkStart w:id="23" w:name="_Toc105461571"/>
      <w:bookmarkStart w:id="24" w:name="_Toc174309691"/>
      <w:r w:rsidRPr="0082475C">
        <w:rPr>
          <w:rFonts w:cstheme="minorHAnsi"/>
        </w:rPr>
        <w:t>In Scope</w:t>
      </w:r>
      <w:bookmarkEnd w:id="23"/>
      <w:bookmarkEnd w:id="24"/>
    </w:p>
    <w:p w14:paraId="7310FF07" w14:textId="2649B45E" w:rsidR="0097477E" w:rsidRDefault="0097477E" w:rsidP="0093307E">
      <w:pPr>
        <w:pStyle w:val="ListParagraph"/>
        <w:numPr>
          <w:ilvl w:val="0"/>
          <w:numId w:val="7"/>
        </w:numPr>
        <w:spacing w:line="360" w:lineRule="auto"/>
        <w:ind w:left="936"/>
        <w:rPr>
          <w:rFonts w:cstheme="minorHAnsi"/>
        </w:rPr>
      </w:pPr>
      <w:r w:rsidRPr="0082475C">
        <w:rPr>
          <w:rFonts w:cstheme="minorHAnsi"/>
        </w:rPr>
        <w:t xml:space="preserve">Loan Origination System for </w:t>
      </w:r>
      <w:r w:rsidR="00B30FB4">
        <w:rPr>
          <w:rFonts w:cstheme="minorHAnsi"/>
        </w:rPr>
        <w:t xml:space="preserve">Personal Finance </w:t>
      </w:r>
      <w:r w:rsidRPr="0082475C">
        <w:rPr>
          <w:rFonts w:cstheme="minorHAnsi"/>
        </w:rPr>
        <w:t>(</w:t>
      </w:r>
      <w:r w:rsidR="00FD38D0">
        <w:rPr>
          <w:rFonts w:cstheme="minorHAnsi"/>
        </w:rPr>
        <w:t xml:space="preserve">Branch Initiation, </w:t>
      </w:r>
      <w:r>
        <w:rPr>
          <w:rFonts w:cstheme="minorHAnsi"/>
        </w:rPr>
        <w:t>Compliance</w:t>
      </w:r>
      <w:r w:rsidRPr="0082475C">
        <w:rPr>
          <w:rFonts w:cstheme="minorHAnsi"/>
        </w:rPr>
        <w:t xml:space="preserve"> Approval and Credit Approval</w:t>
      </w:r>
      <w:r w:rsidR="00FE7D64">
        <w:rPr>
          <w:rFonts w:cstheme="minorHAnsi"/>
        </w:rPr>
        <w:t>, and If there is any exceptional approval required, application will be routed to their queue</w:t>
      </w:r>
      <w:r w:rsidRPr="0082475C">
        <w:rPr>
          <w:rFonts w:cstheme="minorHAnsi"/>
        </w:rPr>
        <w:t>)</w:t>
      </w:r>
    </w:p>
    <w:p w14:paraId="506CD4C5" w14:textId="1022E9DA" w:rsidR="0075372D" w:rsidRDefault="0075372D" w:rsidP="0093307E">
      <w:pPr>
        <w:pStyle w:val="ListParagraph"/>
        <w:numPr>
          <w:ilvl w:val="0"/>
          <w:numId w:val="7"/>
        </w:numPr>
        <w:spacing w:line="360" w:lineRule="auto"/>
        <w:ind w:left="936"/>
        <w:rPr>
          <w:rFonts w:cstheme="minorHAnsi"/>
        </w:rPr>
      </w:pPr>
      <w:r>
        <w:rPr>
          <w:rFonts w:cstheme="minorHAnsi"/>
        </w:rPr>
        <w:t>Product and Sub Product are mentioned in below table for Drop 1</w:t>
      </w:r>
    </w:p>
    <w:tbl>
      <w:tblPr>
        <w:tblStyle w:val="TableGrid"/>
        <w:tblW w:w="0" w:type="auto"/>
        <w:tblInd w:w="936" w:type="dxa"/>
        <w:tblLook w:val="04A0" w:firstRow="1" w:lastRow="0" w:firstColumn="1" w:lastColumn="0" w:noHBand="0" w:noVBand="1"/>
      </w:tblPr>
      <w:tblGrid>
        <w:gridCol w:w="2320"/>
        <w:gridCol w:w="3098"/>
        <w:gridCol w:w="2662"/>
      </w:tblGrid>
      <w:tr w:rsidR="0075372D" w14:paraId="66ED8C59" w14:textId="77777777" w:rsidTr="0075372D">
        <w:tc>
          <w:tcPr>
            <w:tcW w:w="2320" w:type="dxa"/>
          </w:tcPr>
          <w:p w14:paraId="67FBF3E4" w14:textId="4283F1BC" w:rsidR="0075372D" w:rsidRPr="0075372D" w:rsidRDefault="0075372D" w:rsidP="0075372D">
            <w:pPr>
              <w:pStyle w:val="ListParagraph"/>
              <w:spacing w:line="360" w:lineRule="auto"/>
              <w:ind w:left="0"/>
              <w:jc w:val="center"/>
              <w:rPr>
                <w:rFonts w:cstheme="minorHAnsi"/>
                <w:b/>
                <w:bCs/>
              </w:rPr>
            </w:pPr>
            <w:r w:rsidRPr="0075372D">
              <w:rPr>
                <w:rFonts w:cstheme="minorHAnsi"/>
                <w:b/>
                <w:bCs/>
              </w:rPr>
              <w:t>Product</w:t>
            </w:r>
          </w:p>
        </w:tc>
        <w:tc>
          <w:tcPr>
            <w:tcW w:w="3098" w:type="dxa"/>
          </w:tcPr>
          <w:p w14:paraId="47C85E06" w14:textId="3BC55CA7" w:rsidR="0075372D" w:rsidRPr="0075372D" w:rsidRDefault="0075372D" w:rsidP="0075372D">
            <w:pPr>
              <w:pStyle w:val="ListParagraph"/>
              <w:spacing w:line="360" w:lineRule="auto"/>
              <w:ind w:left="0"/>
              <w:jc w:val="center"/>
              <w:rPr>
                <w:rFonts w:cstheme="minorHAnsi"/>
                <w:b/>
                <w:bCs/>
              </w:rPr>
            </w:pPr>
            <w:r w:rsidRPr="0075372D">
              <w:rPr>
                <w:rFonts w:cstheme="minorHAnsi"/>
                <w:b/>
                <w:bCs/>
              </w:rPr>
              <w:t>Sub Product</w:t>
            </w:r>
          </w:p>
        </w:tc>
        <w:tc>
          <w:tcPr>
            <w:tcW w:w="2662" w:type="dxa"/>
          </w:tcPr>
          <w:p w14:paraId="6CCBF11B" w14:textId="1F0E1F36" w:rsidR="0075372D" w:rsidRPr="0075372D" w:rsidRDefault="0075372D" w:rsidP="0075372D">
            <w:pPr>
              <w:pStyle w:val="ListParagraph"/>
              <w:spacing w:line="360" w:lineRule="auto"/>
              <w:ind w:left="0"/>
              <w:jc w:val="center"/>
              <w:rPr>
                <w:rFonts w:cstheme="minorHAnsi"/>
                <w:b/>
                <w:bCs/>
              </w:rPr>
            </w:pPr>
            <w:r w:rsidRPr="0075372D">
              <w:rPr>
                <w:rFonts w:cstheme="minorHAnsi"/>
                <w:b/>
                <w:bCs/>
              </w:rPr>
              <w:t>Drop</w:t>
            </w:r>
          </w:p>
        </w:tc>
      </w:tr>
      <w:tr w:rsidR="0075372D" w14:paraId="5128E244" w14:textId="77777777" w:rsidTr="0075372D">
        <w:tc>
          <w:tcPr>
            <w:tcW w:w="2320" w:type="dxa"/>
          </w:tcPr>
          <w:p w14:paraId="422E0FC5" w14:textId="78AA0B71" w:rsidR="0075372D" w:rsidRDefault="0075372D" w:rsidP="0075372D">
            <w:pPr>
              <w:pStyle w:val="ListParagraph"/>
              <w:spacing w:line="360" w:lineRule="auto"/>
              <w:ind w:left="0"/>
              <w:rPr>
                <w:rFonts w:cstheme="minorHAnsi"/>
              </w:rPr>
            </w:pPr>
            <w:r>
              <w:rPr>
                <w:rFonts w:cstheme="minorHAnsi"/>
              </w:rPr>
              <w:t>Personal Finance</w:t>
            </w:r>
          </w:p>
        </w:tc>
        <w:tc>
          <w:tcPr>
            <w:tcW w:w="3098" w:type="dxa"/>
          </w:tcPr>
          <w:p w14:paraId="7C1FBF72" w14:textId="021D119F" w:rsidR="0075372D" w:rsidRDefault="0075372D" w:rsidP="0075372D">
            <w:pPr>
              <w:pStyle w:val="ListParagraph"/>
              <w:spacing w:line="360" w:lineRule="auto"/>
              <w:ind w:left="0"/>
              <w:rPr>
                <w:rFonts w:cstheme="minorHAnsi"/>
              </w:rPr>
            </w:pPr>
            <w:r>
              <w:rPr>
                <w:rFonts w:cstheme="minorHAnsi"/>
              </w:rPr>
              <w:t>Micro Finance</w:t>
            </w:r>
          </w:p>
        </w:tc>
        <w:tc>
          <w:tcPr>
            <w:tcW w:w="2662" w:type="dxa"/>
          </w:tcPr>
          <w:p w14:paraId="6900722C" w14:textId="21CDC329" w:rsidR="0075372D" w:rsidRDefault="0075372D" w:rsidP="0075372D">
            <w:pPr>
              <w:pStyle w:val="ListParagraph"/>
              <w:spacing w:line="360" w:lineRule="auto"/>
              <w:ind w:left="0"/>
              <w:rPr>
                <w:rFonts w:cstheme="minorHAnsi"/>
              </w:rPr>
            </w:pPr>
            <w:r>
              <w:rPr>
                <w:rFonts w:cstheme="minorHAnsi"/>
              </w:rPr>
              <w:t>Drop 1</w:t>
            </w:r>
          </w:p>
        </w:tc>
      </w:tr>
      <w:tr w:rsidR="0075372D" w14:paraId="390A04B2" w14:textId="77777777" w:rsidTr="0075372D">
        <w:tc>
          <w:tcPr>
            <w:tcW w:w="2320" w:type="dxa"/>
          </w:tcPr>
          <w:p w14:paraId="287D3434" w14:textId="19566315" w:rsidR="0075372D" w:rsidRDefault="0075372D" w:rsidP="0075372D">
            <w:pPr>
              <w:pStyle w:val="ListParagraph"/>
              <w:spacing w:line="360" w:lineRule="auto"/>
              <w:ind w:left="0"/>
              <w:rPr>
                <w:rFonts w:cstheme="minorHAnsi"/>
              </w:rPr>
            </w:pPr>
            <w:r w:rsidRPr="00681DDD">
              <w:rPr>
                <w:rFonts w:cstheme="minorHAnsi"/>
              </w:rPr>
              <w:t>Personal Finance</w:t>
            </w:r>
          </w:p>
        </w:tc>
        <w:tc>
          <w:tcPr>
            <w:tcW w:w="3098" w:type="dxa"/>
          </w:tcPr>
          <w:p w14:paraId="66487F23" w14:textId="13CB5300" w:rsidR="0075372D" w:rsidRDefault="0075372D" w:rsidP="0075372D">
            <w:pPr>
              <w:pStyle w:val="ListParagraph"/>
              <w:spacing w:line="360" w:lineRule="auto"/>
              <w:ind w:left="0"/>
              <w:rPr>
                <w:rFonts w:cstheme="minorHAnsi"/>
              </w:rPr>
            </w:pPr>
            <w:r>
              <w:rPr>
                <w:rFonts w:cstheme="minorHAnsi"/>
              </w:rPr>
              <w:t>Top-up ARB, Top-up Other</w:t>
            </w:r>
          </w:p>
        </w:tc>
        <w:tc>
          <w:tcPr>
            <w:tcW w:w="2662" w:type="dxa"/>
          </w:tcPr>
          <w:p w14:paraId="0642502A" w14:textId="740CE636" w:rsidR="0075372D" w:rsidRDefault="0075372D" w:rsidP="0075372D">
            <w:pPr>
              <w:pStyle w:val="ListParagraph"/>
              <w:spacing w:line="360" w:lineRule="auto"/>
              <w:ind w:left="0"/>
              <w:rPr>
                <w:rFonts w:cstheme="minorHAnsi"/>
              </w:rPr>
            </w:pPr>
            <w:r w:rsidRPr="007437B5">
              <w:rPr>
                <w:rFonts w:cstheme="minorHAnsi"/>
              </w:rPr>
              <w:t>Drop 1</w:t>
            </w:r>
          </w:p>
        </w:tc>
      </w:tr>
      <w:tr w:rsidR="0075372D" w14:paraId="1AC73EE4" w14:textId="77777777" w:rsidTr="0075372D">
        <w:tc>
          <w:tcPr>
            <w:tcW w:w="2320" w:type="dxa"/>
          </w:tcPr>
          <w:p w14:paraId="5062E54C" w14:textId="2223CAD3" w:rsidR="0075372D" w:rsidRPr="00537731" w:rsidRDefault="0075372D" w:rsidP="0075372D">
            <w:pPr>
              <w:pStyle w:val="ListParagraph"/>
              <w:spacing w:line="360" w:lineRule="auto"/>
              <w:ind w:left="0"/>
              <w:rPr>
                <w:rFonts w:cstheme="minorHAnsi"/>
                <w:strike/>
              </w:rPr>
            </w:pPr>
            <w:commentRangeStart w:id="25"/>
            <w:commentRangeStart w:id="26"/>
            <w:r w:rsidRPr="00537731">
              <w:rPr>
                <w:rFonts w:cstheme="minorHAnsi"/>
                <w:strike/>
              </w:rPr>
              <w:t>Personal Finance</w:t>
            </w:r>
          </w:p>
        </w:tc>
        <w:tc>
          <w:tcPr>
            <w:tcW w:w="3098" w:type="dxa"/>
          </w:tcPr>
          <w:p w14:paraId="7D037D22" w14:textId="28D7FEF0" w:rsidR="0075372D" w:rsidRPr="00537731" w:rsidRDefault="00FD38D0" w:rsidP="0075372D">
            <w:pPr>
              <w:pStyle w:val="ListParagraph"/>
              <w:spacing w:line="360" w:lineRule="auto"/>
              <w:ind w:left="0"/>
              <w:rPr>
                <w:rFonts w:cstheme="minorHAnsi"/>
                <w:strike/>
              </w:rPr>
            </w:pPr>
            <w:r w:rsidRPr="00537731">
              <w:rPr>
                <w:rFonts w:cstheme="minorHAnsi"/>
                <w:strike/>
              </w:rPr>
              <w:t xml:space="preserve">Direct </w:t>
            </w:r>
            <w:r w:rsidR="002F2749" w:rsidRPr="00537731">
              <w:rPr>
                <w:rFonts w:cstheme="minorHAnsi"/>
                <w:strike/>
              </w:rPr>
              <w:t xml:space="preserve">Personal </w:t>
            </w:r>
            <w:r w:rsidRPr="00537731">
              <w:rPr>
                <w:rFonts w:cstheme="minorHAnsi"/>
                <w:strike/>
              </w:rPr>
              <w:t>Finance</w:t>
            </w:r>
          </w:p>
        </w:tc>
        <w:tc>
          <w:tcPr>
            <w:tcW w:w="2662" w:type="dxa"/>
          </w:tcPr>
          <w:p w14:paraId="09E46A1B" w14:textId="70FF7AEE" w:rsidR="0075372D" w:rsidRPr="00537731" w:rsidRDefault="0075372D" w:rsidP="0075372D">
            <w:pPr>
              <w:pStyle w:val="ListParagraph"/>
              <w:spacing w:line="360" w:lineRule="auto"/>
              <w:ind w:left="0"/>
              <w:rPr>
                <w:rFonts w:cstheme="minorHAnsi"/>
                <w:strike/>
              </w:rPr>
            </w:pPr>
            <w:r w:rsidRPr="00537731">
              <w:rPr>
                <w:rFonts w:cstheme="minorHAnsi"/>
                <w:strike/>
              </w:rPr>
              <w:t xml:space="preserve">Drop </w:t>
            </w:r>
            <w:r w:rsidR="00537731" w:rsidRPr="00537731">
              <w:rPr>
                <w:rFonts w:cstheme="minorHAnsi"/>
                <w:strike/>
              </w:rPr>
              <w:t>2</w:t>
            </w:r>
          </w:p>
        </w:tc>
      </w:tr>
      <w:commentRangeEnd w:id="25"/>
      <w:tr w:rsidR="002F2749" w14:paraId="0FC65B9A" w14:textId="77777777" w:rsidTr="0075372D">
        <w:tc>
          <w:tcPr>
            <w:tcW w:w="2320" w:type="dxa"/>
          </w:tcPr>
          <w:p w14:paraId="29AD0333" w14:textId="52D09A28" w:rsidR="002F2749" w:rsidRPr="00681DDD" w:rsidRDefault="002F5F30" w:rsidP="0075372D">
            <w:pPr>
              <w:pStyle w:val="ListParagraph"/>
              <w:spacing w:line="360" w:lineRule="auto"/>
              <w:ind w:left="0"/>
              <w:rPr>
                <w:rFonts w:cstheme="minorHAnsi"/>
              </w:rPr>
            </w:pPr>
            <w:r>
              <w:rPr>
                <w:rStyle w:val="CommentReference"/>
                <w:rFonts w:eastAsiaTheme="minorHAnsi" w:cstheme="minorBidi"/>
                <w:lang w:val="en-IN" w:eastAsia="en-US"/>
              </w:rPr>
              <w:commentReference w:id="25"/>
            </w:r>
            <w:commentRangeEnd w:id="26"/>
            <w:r w:rsidR="00537731">
              <w:rPr>
                <w:rStyle w:val="CommentReference"/>
                <w:rFonts w:eastAsiaTheme="minorHAnsi" w:cstheme="minorBidi"/>
                <w:lang w:val="en-IN" w:eastAsia="en-US"/>
              </w:rPr>
              <w:commentReference w:id="26"/>
            </w:r>
            <w:r w:rsidR="00BD5376">
              <w:rPr>
                <w:rFonts w:cstheme="minorHAnsi"/>
              </w:rPr>
              <w:t>Refinance</w:t>
            </w:r>
          </w:p>
        </w:tc>
        <w:tc>
          <w:tcPr>
            <w:tcW w:w="3098" w:type="dxa"/>
          </w:tcPr>
          <w:p w14:paraId="6D607751" w14:textId="3E5010C4" w:rsidR="002F2749" w:rsidRDefault="00BD5376" w:rsidP="0075372D">
            <w:pPr>
              <w:pStyle w:val="ListParagraph"/>
              <w:spacing w:line="360" w:lineRule="auto"/>
              <w:ind w:left="0"/>
              <w:rPr>
                <w:rFonts w:cstheme="minorHAnsi"/>
              </w:rPr>
            </w:pPr>
            <w:r>
              <w:rPr>
                <w:rFonts w:cstheme="minorHAnsi"/>
              </w:rPr>
              <w:t>Refinance</w:t>
            </w:r>
          </w:p>
        </w:tc>
        <w:tc>
          <w:tcPr>
            <w:tcW w:w="2662" w:type="dxa"/>
          </w:tcPr>
          <w:p w14:paraId="28CE5CAF" w14:textId="1B873160" w:rsidR="002F2749" w:rsidRPr="007437B5" w:rsidRDefault="00BD5376" w:rsidP="0075372D">
            <w:pPr>
              <w:pStyle w:val="ListParagraph"/>
              <w:spacing w:line="360" w:lineRule="auto"/>
              <w:ind w:left="0"/>
              <w:rPr>
                <w:rFonts w:cstheme="minorHAnsi"/>
              </w:rPr>
            </w:pPr>
            <w:r>
              <w:rPr>
                <w:rFonts w:cstheme="minorHAnsi"/>
              </w:rPr>
              <w:t>Drop 1</w:t>
            </w:r>
          </w:p>
        </w:tc>
      </w:tr>
    </w:tbl>
    <w:p w14:paraId="7E7C953B" w14:textId="77777777" w:rsidR="0075372D" w:rsidRPr="0082475C" w:rsidRDefault="0075372D" w:rsidP="0075372D">
      <w:pPr>
        <w:pStyle w:val="ListParagraph"/>
        <w:spacing w:line="360" w:lineRule="auto"/>
        <w:ind w:left="936"/>
        <w:rPr>
          <w:rFonts w:cstheme="minorHAnsi"/>
        </w:rPr>
      </w:pPr>
    </w:p>
    <w:p w14:paraId="6E14ACE5" w14:textId="33E315A3" w:rsidR="0097477E" w:rsidRDefault="0097477E" w:rsidP="0093307E">
      <w:pPr>
        <w:pStyle w:val="ListParagraph"/>
        <w:numPr>
          <w:ilvl w:val="0"/>
          <w:numId w:val="7"/>
        </w:numPr>
        <w:spacing w:line="360" w:lineRule="auto"/>
        <w:ind w:left="936"/>
        <w:rPr>
          <w:rFonts w:cstheme="minorHAnsi"/>
        </w:rPr>
      </w:pPr>
      <w:r w:rsidRPr="0082475C">
        <w:rPr>
          <w:rFonts w:cstheme="minorHAnsi"/>
        </w:rPr>
        <w:t>Loan Fulfillment (Buy Commodity/Contract Generation/Sell Commodity</w:t>
      </w:r>
      <w:r w:rsidR="00B30FB4">
        <w:rPr>
          <w:rFonts w:cstheme="minorHAnsi"/>
        </w:rPr>
        <w:t>/Contract Signing/Sanad Signing</w:t>
      </w:r>
      <w:r w:rsidRPr="0082475C">
        <w:rPr>
          <w:rFonts w:cstheme="minorHAnsi"/>
        </w:rPr>
        <w:t>)</w:t>
      </w:r>
    </w:p>
    <w:p w14:paraId="2A39C90D" w14:textId="77777777" w:rsidR="0097477E" w:rsidRPr="00B30FB4" w:rsidRDefault="0097477E" w:rsidP="0097477E">
      <w:pPr>
        <w:rPr>
          <w:rFonts w:cstheme="minorHAnsi"/>
          <w:lang w:val="en-US"/>
        </w:rPr>
      </w:pPr>
    </w:p>
    <w:p w14:paraId="05E2B4F1" w14:textId="77777777" w:rsidR="0097477E" w:rsidRPr="003E3A2A" w:rsidRDefault="0097477E" w:rsidP="0097477E">
      <w:pPr>
        <w:pStyle w:val="Heading2"/>
        <w:tabs>
          <w:tab w:val="left" w:pos="0"/>
        </w:tabs>
        <w:rPr>
          <w:rFonts w:cstheme="minorHAnsi"/>
        </w:rPr>
      </w:pPr>
      <w:bookmarkStart w:id="27" w:name="_Toc105461572"/>
      <w:bookmarkStart w:id="28" w:name="_Toc174309692"/>
      <w:r w:rsidRPr="003E3A2A">
        <w:rPr>
          <w:rFonts w:cstheme="minorHAnsi"/>
        </w:rPr>
        <w:t>Solution Features</w:t>
      </w:r>
      <w:bookmarkEnd w:id="27"/>
      <w:bookmarkEnd w:id="28"/>
    </w:p>
    <w:p w14:paraId="65444463" w14:textId="77777777" w:rsidR="0097477E" w:rsidRPr="0082475C" w:rsidRDefault="0097477E" w:rsidP="0097477E">
      <w:pPr>
        <w:spacing w:before="240" w:line="276" w:lineRule="auto"/>
        <w:ind w:left="720"/>
        <w:jc w:val="both"/>
        <w:rPr>
          <w:rFonts w:cstheme="minorHAnsi"/>
          <w:b/>
          <w:szCs w:val="24"/>
        </w:rPr>
      </w:pPr>
      <w:bookmarkStart w:id="29" w:name="_User_Classes_and"/>
      <w:bookmarkEnd w:id="29"/>
      <w:r w:rsidRPr="0082475C">
        <w:rPr>
          <w:rFonts w:cstheme="minorHAnsi"/>
          <w:b/>
          <w:szCs w:val="24"/>
        </w:rPr>
        <w:t>Workflow based Movement</w:t>
      </w:r>
      <w:r w:rsidRPr="0082475C">
        <w:rPr>
          <w:rFonts w:cstheme="minorHAnsi"/>
        </w:rPr>
        <w:tab/>
      </w:r>
    </w:p>
    <w:p w14:paraId="070064B5" w14:textId="06D1390A" w:rsidR="0097477E" w:rsidRPr="0082475C" w:rsidRDefault="0097477E" w:rsidP="0097477E">
      <w:pPr>
        <w:spacing w:before="240" w:line="276" w:lineRule="auto"/>
        <w:ind w:left="720"/>
        <w:jc w:val="both"/>
        <w:rPr>
          <w:rFonts w:cstheme="minorHAnsi"/>
          <w:szCs w:val="24"/>
        </w:rPr>
      </w:pPr>
      <w:r w:rsidRPr="0082475C">
        <w:rPr>
          <w:rFonts w:cstheme="minorHAnsi"/>
          <w:szCs w:val="24"/>
        </w:rPr>
        <w:t xml:space="preserve">The solution allows the flow of Credit approval as per the workflow approved by the </w:t>
      </w:r>
      <w:r w:rsidR="007D2504">
        <w:rPr>
          <w:rFonts w:cstheme="minorHAnsi"/>
          <w:szCs w:val="24"/>
        </w:rPr>
        <w:t xml:space="preserve">Product </w:t>
      </w:r>
      <w:r w:rsidRPr="0082475C">
        <w:rPr>
          <w:rFonts w:cstheme="minorHAnsi"/>
          <w:szCs w:val="24"/>
        </w:rPr>
        <w:t>stakeholders</w:t>
      </w:r>
      <w:r w:rsidR="004D3BB6">
        <w:rPr>
          <w:rFonts w:cstheme="minorHAnsi"/>
          <w:szCs w:val="24"/>
        </w:rPr>
        <w:t xml:space="preserve"> of Emkan as well as Ejada</w:t>
      </w:r>
      <w:r w:rsidRPr="0082475C">
        <w:rPr>
          <w:rFonts w:cstheme="minorHAnsi"/>
          <w:szCs w:val="24"/>
        </w:rPr>
        <w:t>. The solution will route the work item (transaction) based on the workflow configured in the system. Small changes in the workflow can be catered later on also and can be introduced into the system with minimal effort.</w:t>
      </w:r>
    </w:p>
    <w:p w14:paraId="352425F5" w14:textId="77777777" w:rsidR="0097477E" w:rsidRPr="0082475C" w:rsidRDefault="0097477E" w:rsidP="0097477E">
      <w:pPr>
        <w:spacing w:before="240" w:line="276" w:lineRule="auto"/>
        <w:ind w:left="720"/>
        <w:jc w:val="both"/>
        <w:rPr>
          <w:rFonts w:cstheme="minorHAnsi"/>
          <w:b/>
          <w:szCs w:val="24"/>
        </w:rPr>
      </w:pPr>
      <w:r w:rsidRPr="0082475C">
        <w:rPr>
          <w:rFonts w:cstheme="minorHAnsi"/>
          <w:b/>
          <w:szCs w:val="24"/>
        </w:rPr>
        <w:t xml:space="preserve">Master </w:t>
      </w:r>
      <w:r>
        <w:rPr>
          <w:rFonts w:cstheme="minorHAnsi"/>
          <w:b/>
          <w:szCs w:val="24"/>
        </w:rPr>
        <w:t>D</w:t>
      </w:r>
      <w:r w:rsidRPr="0082475C">
        <w:rPr>
          <w:rFonts w:cstheme="minorHAnsi"/>
          <w:b/>
          <w:szCs w:val="24"/>
        </w:rPr>
        <w:t>ata Management</w:t>
      </w:r>
    </w:p>
    <w:p w14:paraId="46D0F64E" w14:textId="77777777" w:rsidR="0097477E" w:rsidRPr="0082475C" w:rsidRDefault="0097477E" w:rsidP="0097477E">
      <w:pPr>
        <w:spacing w:before="240" w:line="276" w:lineRule="auto"/>
        <w:ind w:left="720"/>
        <w:jc w:val="both"/>
        <w:rPr>
          <w:rFonts w:cstheme="minorHAnsi"/>
          <w:szCs w:val="24"/>
        </w:rPr>
      </w:pPr>
      <w:r w:rsidRPr="0082475C">
        <w:rPr>
          <w:rFonts w:cstheme="minorHAnsi"/>
          <w:szCs w:val="24"/>
        </w:rPr>
        <w:t>The solution comes with a Master data Management tool wherein the master data of the application can be easily configured. Product types, Sub Product Types, Country, Currency etc tables can easily be created in the master database and can also be altered later on with minimal effort.</w:t>
      </w:r>
    </w:p>
    <w:p w14:paraId="5985E10E" w14:textId="77777777" w:rsidR="0097477E" w:rsidRPr="0082475C" w:rsidRDefault="0097477E" w:rsidP="0097477E">
      <w:pPr>
        <w:spacing w:before="240" w:line="276" w:lineRule="auto"/>
        <w:ind w:left="720"/>
        <w:jc w:val="both"/>
        <w:rPr>
          <w:rFonts w:cstheme="minorHAnsi"/>
          <w:b/>
          <w:szCs w:val="24"/>
        </w:rPr>
      </w:pPr>
      <w:r w:rsidRPr="0082475C">
        <w:rPr>
          <w:rFonts w:cstheme="minorHAnsi"/>
          <w:b/>
          <w:szCs w:val="24"/>
        </w:rPr>
        <w:t xml:space="preserve">Paperless </w:t>
      </w:r>
      <w:r>
        <w:rPr>
          <w:rFonts w:cstheme="minorHAnsi"/>
          <w:b/>
          <w:szCs w:val="24"/>
        </w:rPr>
        <w:t>C</w:t>
      </w:r>
      <w:r w:rsidRPr="0082475C">
        <w:rPr>
          <w:rFonts w:cstheme="minorHAnsi"/>
          <w:b/>
          <w:szCs w:val="24"/>
        </w:rPr>
        <w:t>irculation of Credit Proposal</w:t>
      </w:r>
    </w:p>
    <w:p w14:paraId="0017C44F" w14:textId="77777777" w:rsidR="0097477E" w:rsidRPr="0082475C" w:rsidRDefault="0097477E" w:rsidP="0097477E">
      <w:pPr>
        <w:spacing w:before="240" w:line="276" w:lineRule="auto"/>
        <w:ind w:left="720"/>
        <w:jc w:val="both"/>
        <w:rPr>
          <w:rFonts w:cstheme="minorHAnsi"/>
          <w:szCs w:val="24"/>
        </w:rPr>
      </w:pPr>
      <w:r w:rsidRPr="0082475C">
        <w:rPr>
          <w:rFonts w:cstheme="minorHAnsi"/>
          <w:szCs w:val="24"/>
        </w:rPr>
        <w:t>Credit Proposal will be circulated to all the stakeholders as per the workflow configured into the system in a completely paperless environment. Not only the Credit Proposal but all the relevant documents attached into the system will also flow along with the Credit Proposal.</w:t>
      </w:r>
    </w:p>
    <w:p w14:paraId="75811804" w14:textId="77777777" w:rsidR="0097477E" w:rsidRPr="0082475C" w:rsidRDefault="0097477E" w:rsidP="0097477E">
      <w:pPr>
        <w:spacing w:before="240" w:line="276" w:lineRule="auto"/>
        <w:ind w:left="720"/>
        <w:jc w:val="both"/>
        <w:rPr>
          <w:rFonts w:cstheme="minorHAnsi"/>
          <w:b/>
          <w:szCs w:val="24"/>
        </w:rPr>
      </w:pPr>
      <w:r>
        <w:rPr>
          <w:rFonts w:cstheme="minorHAnsi"/>
          <w:b/>
          <w:szCs w:val="24"/>
        </w:rPr>
        <w:lastRenderedPageBreak/>
        <w:t>Document</w:t>
      </w:r>
      <w:r w:rsidRPr="0082475C">
        <w:rPr>
          <w:rFonts w:cstheme="minorHAnsi"/>
          <w:b/>
          <w:szCs w:val="24"/>
        </w:rPr>
        <w:t xml:space="preserve"> </w:t>
      </w:r>
      <w:r>
        <w:rPr>
          <w:rFonts w:cstheme="minorHAnsi"/>
          <w:b/>
          <w:szCs w:val="24"/>
        </w:rPr>
        <w:t>G</w:t>
      </w:r>
      <w:r w:rsidRPr="0082475C">
        <w:rPr>
          <w:rFonts w:cstheme="minorHAnsi"/>
          <w:b/>
          <w:szCs w:val="24"/>
        </w:rPr>
        <w:t>eneration</w:t>
      </w:r>
    </w:p>
    <w:p w14:paraId="7483472A" w14:textId="2D49AFD8" w:rsidR="0097477E" w:rsidRPr="0082475C" w:rsidRDefault="0097477E" w:rsidP="0097477E">
      <w:pPr>
        <w:spacing w:before="240" w:line="276" w:lineRule="auto"/>
        <w:ind w:left="720"/>
        <w:jc w:val="both"/>
        <w:rPr>
          <w:rFonts w:cstheme="minorHAnsi"/>
          <w:szCs w:val="24"/>
        </w:rPr>
      </w:pPr>
      <w:r>
        <w:rPr>
          <w:rFonts w:cstheme="minorHAnsi"/>
          <w:szCs w:val="24"/>
        </w:rPr>
        <w:t>Document generation</w:t>
      </w:r>
      <w:r w:rsidRPr="0082475C">
        <w:rPr>
          <w:rFonts w:cstheme="minorHAnsi"/>
          <w:szCs w:val="24"/>
        </w:rPr>
        <w:t xml:space="preserve"> based on their purpose can be generated automatically through the system on a single click of a button.</w:t>
      </w:r>
      <w:r w:rsidR="00B72FDD">
        <w:rPr>
          <w:rFonts w:cstheme="minorHAnsi"/>
          <w:szCs w:val="24"/>
        </w:rPr>
        <w:t xml:space="preserve"> Unified </w:t>
      </w:r>
      <w:r w:rsidRPr="0082475C">
        <w:rPr>
          <w:rFonts w:cstheme="minorHAnsi"/>
          <w:szCs w:val="24"/>
        </w:rPr>
        <w:t>Contract Generation</w:t>
      </w:r>
      <w:r w:rsidR="00B72FDD">
        <w:rPr>
          <w:rFonts w:cstheme="minorHAnsi"/>
          <w:szCs w:val="24"/>
        </w:rPr>
        <w:t>, Direct Debit Generation</w:t>
      </w:r>
      <w:r w:rsidRPr="0082475C">
        <w:rPr>
          <w:rFonts w:cstheme="minorHAnsi"/>
          <w:szCs w:val="24"/>
        </w:rPr>
        <w:t xml:space="preserve"> etc. can be generated through the system.</w:t>
      </w:r>
    </w:p>
    <w:p w14:paraId="6B4DFDE2" w14:textId="77777777" w:rsidR="0097477E" w:rsidRPr="0082475C" w:rsidRDefault="0097477E" w:rsidP="0097477E">
      <w:pPr>
        <w:spacing w:before="240" w:line="276" w:lineRule="auto"/>
        <w:ind w:left="720"/>
        <w:jc w:val="both"/>
        <w:rPr>
          <w:rFonts w:cstheme="minorHAnsi"/>
          <w:b/>
          <w:szCs w:val="24"/>
        </w:rPr>
      </w:pPr>
      <w:r w:rsidRPr="0082475C">
        <w:rPr>
          <w:rFonts w:cstheme="minorHAnsi"/>
          <w:b/>
          <w:szCs w:val="24"/>
        </w:rPr>
        <w:t>Decision and Remarks/Comments History</w:t>
      </w:r>
    </w:p>
    <w:p w14:paraId="2A11A909" w14:textId="77777777" w:rsidR="0097477E" w:rsidRPr="0082475C" w:rsidRDefault="0097477E" w:rsidP="0097477E">
      <w:pPr>
        <w:spacing w:before="240" w:line="276" w:lineRule="auto"/>
        <w:ind w:left="720"/>
        <w:jc w:val="both"/>
        <w:rPr>
          <w:rFonts w:cstheme="minorHAnsi"/>
          <w:szCs w:val="24"/>
        </w:rPr>
      </w:pPr>
      <w:r w:rsidRPr="0082475C">
        <w:rPr>
          <w:rFonts w:cstheme="minorHAnsi"/>
          <w:szCs w:val="24"/>
        </w:rPr>
        <w:t>Decision &amp; Remarks/Comments entered by each user of the system will be recorded by the system. Subsequent users in the workflow will be able to see the decision and remarks entered by the previous user of the workflow. This feature helps to achieve the overall transparency in the Credit approval process.</w:t>
      </w:r>
    </w:p>
    <w:p w14:paraId="028E8156" w14:textId="77777777" w:rsidR="0097477E" w:rsidRPr="0082475C" w:rsidRDefault="0097477E" w:rsidP="0097477E">
      <w:pPr>
        <w:spacing w:before="240" w:line="276" w:lineRule="auto"/>
        <w:ind w:left="720"/>
        <w:jc w:val="both"/>
        <w:rPr>
          <w:rFonts w:cstheme="minorHAnsi"/>
          <w:b/>
          <w:szCs w:val="24"/>
        </w:rPr>
      </w:pPr>
      <w:r w:rsidRPr="0082475C">
        <w:rPr>
          <w:rFonts w:cstheme="minorHAnsi"/>
          <w:b/>
          <w:szCs w:val="24"/>
        </w:rPr>
        <w:t>Document Archival</w:t>
      </w:r>
    </w:p>
    <w:p w14:paraId="30046329" w14:textId="77777777" w:rsidR="0097477E" w:rsidRPr="0082475C" w:rsidRDefault="0097477E" w:rsidP="0097477E">
      <w:pPr>
        <w:spacing w:before="240" w:line="276" w:lineRule="auto"/>
        <w:ind w:left="720"/>
        <w:jc w:val="both"/>
        <w:rPr>
          <w:rFonts w:cstheme="minorHAnsi"/>
          <w:szCs w:val="24"/>
        </w:rPr>
      </w:pPr>
      <w:r w:rsidRPr="0082475C">
        <w:rPr>
          <w:rFonts w:cstheme="minorHAnsi"/>
          <w:szCs w:val="24"/>
        </w:rPr>
        <w:t xml:space="preserve">The solution allows the documents collected from the customer to be archived into the system. Document Management System which comes along with the solution will store all the customer documents, Credit Proposal, Memo etc as per the defined folder structure. </w:t>
      </w:r>
    </w:p>
    <w:p w14:paraId="335CE81A" w14:textId="77777777" w:rsidR="0097477E" w:rsidRPr="0082475C" w:rsidRDefault="0097477E" w:rsidP="0097477E">
      <w:pPr>
        <w:spacing w:before="240" w:line="276" w:lineRule="auto"/>
        <w:ind w:left="720"/>
        <w:jc w:val="both"/>
        <w:rPr>
          <w:rFonts w:cstheme="minorHAnsi"/>
          <w:b/>
          <w:szCs w:val="24"/>
        </w:rPr>
      </w:pPr>
      <w:r w:rsidRPr="0082475C">
        <w:rPr>
          <w:rFonts w:cstheme="minorHAnsi"/>
          <w:b/>
          <w:szCs w:val="24"/>
        </w:rPr>
        <w:t>Reporting &amp; Dashboard</w:t>
      </w:r>
    </w:p>
    <w:p w14:paraId="0E40ED83" w14:textId="77777777" w:rsidR="0097477E" w:rsidRPr="0082475C" w:rsidRDefault="0097477E" w:rsidP="0097477E">
      <w:pPr>
        <w:spacing w:before="240" w:line="276" w:lineRule="auto"/>
        <w:ind w:left="720"/>
        <w:jc w:val="both"/>
        <w:rPr>
          <w:rFonts w:cstheme="minorHAnsi"/>
          <w:szCs w:val="24"/>
        </w:rPr>
      </w:pPr>
      <w:r w:rsidRPr="0082475C">
        <w:rPr>
          <w:rFonts w:cstheme="minorHAnsi"/>
          <w:szCs w:val="24"/>
        </w:rPr>
        <w:t xml:space="preserve">The solution comes along with Newgen Business Activity Monitoring tool which is a reporting solution from Newgen. Customized reports can be generated from this tool with minimum effort. Management dashboard can also be created through reporting tool to have a greater visibility of the entire process. </w:t>
      </w:r>
    </w:p>
    <w:p w14:paraId="6BE479AD" w14:textId="77777777" w:rsidR="0097477E" w:rsidRPr="00336DB9" w:rsidRDefault="0097477E" w:rsidP="0097477E">
      <w:pPr>
        <w:pStyle w:val="Heading2"/>
        <w:tabs>
          <w:tab w:val="left" w:pos="0"/>
        </w:tabs>
        <w:rPr>
          <w:rFonts w:cstheme="minorHAnsi"/>
        </w:rPr>
      </w:pPr>
      <w:bookmarkStart w:id="30" w:name="_Toc105461573"/>
      <w:bookmarkStart w:id="31" w:name="_Toc174309693"/>
      <w:r w:rsidRPr="00336DB9">
        <w:rPr>
          <w:rFonts w:cstheme="minorHAnsi"/>
        </w:rPr>
        <w:t>User Classes and Characteristics</w:t>
      </w:r>
      <w:bookmarkEnd w:id="30"/>
      <w:bookmarkEnd w:id="31"/>
    </w:p>
    <w:p w14:paraId="371CDFCE" w14:textId="77777777" w:rsidR="0097477E" w:rsidRDefault="0097477E" w:rsidP="0097477E">
      <w:pPr>
        <w:pStyle w:val="template"/>
        <w:spacing w:line="276" w:lineRule="auto"/>
        <w:ind w:left="720"/>
        <w:jc w:val="both"/>
        <w:rPr>
          <w:rFonts w:asciiTheme="minorHAnsi" w:hAnsiTheme="minorHAnsi" w:cstheme="minorHAnsi"/>
          <w:i w:val="0"/>
          <w:iCs/>
          <w:sz w:val="24"/>
          <w:szCs w:val="24"/>
        </w:rPr>
      </w:pPr>
      <w:r w:rsidRPr="0082475C">
        <w:rPr>
          <w:rFonts w:asciiTheme="minorHAnsi" w:hAnsiTheme="minorHAnsi" w:cstheme="minorHAnsi"/>
          <w:i w:val="0"/>
          <w:iCs/>
          <w:sz w:val="24"/>
          <w:szCs w:val="24"/>
        </w:rPr>
        <w:t>There are following Users who would be using the system</w:t>
      </w:r>
      <w:r>
        <w:rPr>
          <w:rFonts w:asciiTheme="minorHAnsi" w:hAnsiTheme="minorHAnsi" w:cstheme="minorHAnsi"/>
          <w:i w:val="0"/>
          <w:iCs/>
          <w:sz w:val="24"/>
          <w:szCs w:val="24"/>
        </w:rPr>
        <w:t>.</w:t>
      </w:r>
    </w:p>
    <w:p w14:paraId="69C2A259" w14:textId="77777777" w:rsidR="0097477E" w:rsidRDefault="0097477E" w:rsidP="0097477E">
      <w:pPr>
        <w:pStyle w:val="template"/>
        <w:spacing w:line="276" w:lineRule="auto"/>
        <w:ind w:left="720"/>
        <w:jc w:val="both"/>
        <w:rPr>
          <w:rFonts w:asciiTheme="minorHAnsi" w:hAnsiTheme="minorHAnsi" w:cstheme="minorHAnsi"/>
          <w:i w:val="0"/>
          <w:iCs/>
          <w:sz w:val="24"/>
          <w:szCs w:val="24"/>
        </w:rPr>
      </w:pPr>
      <w:r>
        <w:rPr>
          <w:rFonts w:asciiTheme="minorHAnsi" w:hAnsiTheme="minorHAnsi" w:cstheme="minorHAnsi"/>
          <w:i w:val="0"/>
          <w:iCs/>
          <w:sz w:val="24"/>
          <w:szCs w:val="24"/>
        </w:rPr>
        <w:t xml:space="preserve"> </w:t>
      </w:r>
      <w:r w:rsidRPr="006D49FE">
        <w:rPr>
          <w:rFonts w:asciiTheme="minorHAnsi" w:hAnsiTheme="minorHAnsi" w:cstheme="minorHAnsi"/>
          <w:b/>
          <w:bCs/>
          <w:i w:val="0"/>
          <w:iCs/>
          <w:sz w:val="24"/>
          <w:szCs w:val="24"/>
        </w:rPr>
        <w:t>Workstep/Stages</w:t>
      </w:r>
      <w:r>
        <w:rPr>
          <w:rFonts w:asciiTheme="minorHAnsi" w:hAnsiTheme="minorHAnsi" w:cstheme="minorHAnsi"/>
          <w:i w:val="0"/>
          <w:iCs/>
          <w:sz w:val="24"/>
          <w:szCs w:val="24"/>
        </w:rPr>
        <w:t xml:space="preserve"> are the Queues at which the users or user group are given rights in order to perform the activity as listed in acceptance criteria.  </w:t>
      </w:r>
    </w:p>
    <w:p w14:paraId="6ADB193B" w14:textId="77777777" w:rsidR="0097477E" w:rsidRDefault="0097477E" w:rsidP="0097477E">
      <w:pPr>
        <w:pStyle w:val="template"/>
        <w:spacing w:line="276" w:lineRule="auto"/>
        <w:ind w:left="720"/>
        <w:jc w:val="both"/>
        <w:rPr>
          <w:rFonts w:asciiTheme="minorHAnsi" w:hAnsiTheme="minorHAnsi" w:cstheme="minorHAnsi"/>
          <w:b/>
          <w:bCs/>
          <w:i w:val="0"/>
          <w:iCs/>
          <w:sz w:val="24"/>
          <w:szCs w:val="24"/>
        </w:rPr>
      </w:pPr>
    </w:p>
    <w:p w14:paraId="66D879F8" w14:textId="2FC92CF8" w:rsidR="00B934E6" w:rsidRDefault="0097477E" w:rsidP="00487C6C">
      <w:pPr>
        <w:pStyle w:val="template"/>
        <w:spacing w:line="276" w:lineRule="auto"/>
        <w:ind w:left="720"/>
        <w:jc w:val="both"/>
        <w:rPr>
          <w:rFonts w:asciiTheme="minorHAnsi" w:hAnsiTheme="minorHAnsi" w:cstheme="minorHAnsi"/>
          <w:i w:val="0"/>
          <w:iCs/>
          <w:sz w:val="24"/>
          <w:szCs w:val="24"/>
        </w:rPr>
      </w:pPr>
      <w:r w:rsidRPr="006D49FE">
        <w:rPr>
          <w:rFonts w:asciiTheme="minorHAnsi" w:hAnsiTheme="minorHAnsi" w:cstheme="minorHAnsi"/>
          <w:b/>
          <w:bCs/>
          <w:i w:val="0"/>
          <w:iCs/>
          <w:sz w:val="24"/>
          <w:szCs w:val="24"/>
        </w:rPr>
        <w:t>User group</w:t>
      </w:r>
      <w:r>
        <w:rPr>
          <w:rFonts w:asciiTheme="minorHAnsi" w:hAnsiTheme="minorHAnsi" w:cstheme="minorHAnsi"/>
          <w:i w:val="0"/>
          <w:iCs/>
          <w:sz w:val="24"/>
          <w:szCs w:val="24"/>
        </w:rPr>
        <w:t xml:space="preserve"> are the group of users assigned to the queue. If any user </w:t>
      </w:r>
      <w:r w:rsidR="00487C6C">
        <w:rPr>
          <w:rFonts w:asciiTheme="minorHAnsi" w:hAnsiTheme="minorHAnsi" w:cstheme="minorHAnsi"/>
          <w:i w:val="0"/>
          <w:iCs/>
          <w:sz w:val="24"/>
          <w:szCs w:val="24"/>
        </w:rPr>
        <w:t>needs</w:t>
      </w:r>
      <w:r>
        <w:rPr>
          <w:rFonts w:asciiTheme="minorHAnsi" w:hAnsiTheme="minorHAnsi" w:cstheme="minorHAnsi"/>
          <w:i w:val="0"/>
          <w:iCs/>
          <w:sz w:val="24"/>
          <w:szCs w:val="24"/>
        </w:rPr>
        <w:t xml:space="preserve"> to perform the </w:t>
      </w:r>
      <w:r w:rsidR="00487C6C">
        <w:rPr>
          <w:rFonts w:asciiTheme="minorHAnsi" w:hAnsiTheme="minorHAnsi" w:cstheme="minorHAnsi"/>
          <w:i w:val="0"/>
          <w:iCs/>
          <w:sz w:val="24"/>
          <w:szCs w:val="24"/>
        </w:rPr>
        <w:t>activity,</w:t>
      </w:r>
      <w:r>
        <w:rPr>
          <w:rFonts w:asciiTheme="minorHAnsi" w:hAnsiTheme="minorHAnsi" w:cstheme="minorHAnsi"/>
          <w:i w:val="0"/>
          <w:iCs/>
          <w:sz w:val="24"/>
          <w:szCs w:val="24"/>
        </w:rPr>
        <w:t xml:space="preserve"> for example CRO – Chief Risk officer approval then user will be added to the group “Decision management” and the queue is assigned to Decision management. Hence if user login into the </w:t>
      </w:r>
      <w:r w:rsidR="00487C6C">
        <w:rPr>
          <w:rFonts w:asciiTheme="minorHAnsi" w:hAnsiTheme="minorHAnsi" w:cstheme="minorHAnsi"/>
          <w:i w:val="0"/>
          <w:iCs/>
          <w:sz w:val="24"/>
          <w:szCs w:val="24"/>
        </w:rPr>
        <w:t>system,</w:t>
      </w:r>
      <w:r>
        <w:rPr>
          <w:rFonts w:asciiTheme="minorHAnsi" w:hAnsiTheme="minorHAnsi" w:cstheme="minorHAnsi"/>
          <w:i w:val="0"/>
          <w:iCs/>
          <w:sz w:val="24"/>
          <w:szCs w:val="24"/>
        </w:rPr>
        <w:t xml:space="preserve"> user will see the Queue “Decision management” and on click of the queue all the application pending for him will be shown. </w:t>
      </w:r>
    </w:p>
    <w:p w14:paraId="7A6F2984" w14:textId="517FB69D" w:rsidR="0097477E" w:rsidRDefault="0097477E" w:rsidP="0097477E">
      <w:pPr>
        <w:pStyle w:val="template"/>
        <w:spacing w:line="276" w:lineRule="auto"/>
        <w:ind w:left="720"/>
        <w:jc w:val="both"/>
        <w:rPr>
          <w:rFonts w:asciiTheme="minorHAnsi" w:hAnsiTheme="minorHAnsi" w:cstheme="minorHAnsi"/>
          <w:i w:val="0"/>
          <w:iCs/>
          <w:sz w:val="24"/>
          <w:szCs w:val="24"/>
        </w:rPr>
      </w:pPr>
    </w:p>
    <w:p w14:paraId="2B8D90B5" w14:textId="027C1860" w:rsidR="00A92005" w:rsidRDefault="00A92005" w:rsidP="0093307E">
      <w:pPr>
        <w:pStyle w:val="template"/>
        <w:numPr>
          <w:ilvl w:val="0"/>
          <w:numId w:val="12"/>
        </w:numPr>
        <w:spacing w:line="276" w:lineRule="auto"/>
        <w:jc w:val="both"/>
        <w:rPr>
          <w:rFonts w:asciiTheme="minorHAnsi" w:hAnsiTheme="minorHAnsi" w:cstheme="minorHAnsi"/>
          <w:i w:val="0"/>
          <w:iCs/>
          <w:sz w:val="24"/>
          <w:szCs w:val="24"/>
        </w:rPr>
      </w:pPr>
      <w:r>
        <w:rPr>
          <w:rFonts w:asciiTheme="minorHAnsi" w:hAnsiTheme="minorHAnsi" w:cstheme="minorHAnsi"/>
          <w:i w:val="0"/>
          <w:iCs/>
          <w:sz w:val="24"/>
          <w:szCs w:val="24"/>
        </w:rPr>
        <w:t xml:space="preserve">Application ID </w:t>
      </w:r>
    </w:p>
    <w:p w14:paraId="6DBFDE75" w14:textId="389D6884" w:rsidR="00A92005" w:rsidRDefault="00A92005" w:rsidP="0093307E">
      <w:pPr>
        <w:pStyle w:val="template"/>
        <w:numPr>
          <w:ilvl w:val="0"/>
          <w:numId w:val="12"/>
        </w:numPr>
        <w:spacing w:line="276" w:lineRule="auto"/>
        <w:jc w:val="both"/>
        <w:rPr>
          <w:rFonts w:asciiTheme="minorHAnsi" w:hAnsiTheme="minorHAnsi" w:cstheme="minorHAnsi"/>
          <w:i w:val="0"/>
          <w:iCs/>
          <w:sz w:val="24"/>
          <w:szCs w:val="24"/>
        </w:rPr>
      </w:pPr>
      <w:r>
        <w:rPr>
          <w:rFonts w:asciiTheme="minorHAnsi" w:hAnsiTheme="minorHAnsi" w:cstheme="minorHAnsi"/>
          <w:i w:val="0"/>
          <w:iCs/>
          <w:sz w:val="24"/>
          <w:szCs w:val="24"/>
        </w:rPr>
        <w:t xml:space="preserve">Workstep Name </w:t>
      </w:r>
    </w:p>
    <w:p w14:paraId="0C0794C1" w14:textId="65D93170" w:rsidR="001F296B" w:rsidRDefault="001F296B" w:rsidP="0093307E">
      <w:pPr>
        <w:pStyle w:val="template"/>
        <w:numPr>
          <w:ilvl w:val="0"/>
          <w:numId w:val="12"/>
        </w:numPr>
        <w:spacing w:line="276" w:lineRule="auto"/>
        <w:jc w:val="both"/>
        <w:rPr>
          <w:rFonts w:asciiTheme="minorHAnsi" w:hAnsiTheme="minorHAnsi" w:cstheme="minorHAnsi"/>
          <w:i w:val="0"/>
          <w:iCs/>
          <w:sz w:val="24"/>
          <w:szCs w:val="24"/>
        </w:rPr>
      </w:pPr>
      <w:r>
        <w:rPr>
          <w:rFonts w:asciiTheme="minorHAnsi" w:hAnsiTheme="minorHAnsi" w:cstheme="minorHAnsi"/>
          <w:i w:val="0"/>
          <w:iCs/>
          <w:sz w:val="24"/>
          <w:szCs w:val="24"/>
        </w:rPr>
        <w:t>Source</w:t>
      </w:r>
    </w:p>
    <w:p w14:paraId="61B99B17" w14:textId="431B5E90" w:rsidR="00487C6C" w:rsidRDefault="00487C6C" w:rsidP="0093307E">
      <w:pPr>
        <w:pStyle w:val="template"/>
        <w:numPr>
          <w:ilvl w:val="0"/>
          <w:numId w:val="12"/>
        </w:numPr>
        <w:spacing w:line="276" w:lineRule="auto"/>
        <w:jc w:val="both"/>
        <w:rPr>
          <w:rFonts w:asciiTheme="minorHAnsi" w:hAnsiTheme="minorHAnsi" w:cstheme="minorHAnsi"/>
          <w:i w:val="0"/>
          <w:iCs/>
          <w:sz w:val="24"/>
          <w:szCs w:val="24"/>
        </w:rPr>
      </w:pPr>
      <w:r>
        <w:rPr>
          <w:rFonts w:asciiTheme="minorHAnsi" w:hAnsiTheme="minorHAnsi" w:cstheme="minorHAnsi"/>
          <w:i w:val="0"/>
          <w:iCs/>
          <w:sz w:val="24"/>
          <w:szCs w:val="24"/>
        </w:rPr>
        <w:t>ID Type</w:t>
      </w:r>
    </w:p>
    <w:p w14:paraId="3231AC35" w14:textId="4449E3EC" w:rsidR="00A92005" w:rsidRDefault="00487C6C" w:rsidP="0093307E">
      <w:pPr>
        <w:pStyle w:val="template"/>
        <w:numPr>
          <w:ilvl w:val="0"/>
          <w:numId w:val="12"/>
        </w:numPr>
        <w:spacing w:line="276" w:lineRule="auto"/>
        <w:jc w:val="both"/>
        <w:rPr>
          <w:rFonts w:asciiTheme="minorHAnsi" w:hAnsiTheme="minorHAnsi" w:cstheme="minorHAnsi"/>
          <w:i w:val="0"/>
          <w:iCs/>
          <w:sz w:val="24"/>
          <w:szCs w:val="24"/>
        </w:rPr>
      </w:pPr>
      <w:r>
        <w:rPr>
          <w:rFonts w:asciiTheme="minorHAnsi" w:hAnsiTheme="minorHAnsi" w:cstheme="minorHAnsi"/>
          <w:i w:val="0"/>
          <w:iCs/>
          <w:sz w:val="24"/>
          <w:szCs w:val="24"/>
        </w:rPr>
        <w:t>ID</w:t>
      </w:r>
      <w:r w:rsidR="00A92005">
        <w:rPr>
          <w:rFonts w:asciiTheme="minorHAnsi" w:hAnsiTheme="minorHAnsi" w:cstheme="minorHAnsi"/>
          <w:i w:val="0"/>
          <w:iCs/>
          <w:sz w:val="24"/>
          <w:szCs w:val="24"/>
        </w:rPr>
        <w:t xml:space="preserve"> Number</w:t>
      </w:r>
    </w:p>
    <w:p w14:paraId="4929ABA5" w14:textId="01BE4AD1" w:rsidR="00A92005" w:rsidRDefault="00A92005" w:rsidP="0093307E">
      <w:pPr>
        <w:pStyle w:val="template"/>
        <w:numPr>
          <w:ilvl w:val="0"/>
          <w:numId w:val="12"/>
        </w:numPr>
        <w:spacing w:line="276" w:lineRule="auto"/>
        <w:jc w:val="both"/>
        <w:rPr>
          <w:rFonts w:asciiTheme="minorHAnsi" w:hAnsiTheme="minorHAnsi" w:cstheme="minorHAnsi"/>
          <w:i w:val="0"/>
          <w:iCs/>
          <w:sz w:val="24"/>
          <w:szCs w:val="24"/>
        </w:rPr>
      </w:pPr>
      <w:r>
        <w:rPr>
          <w:rFonts w:asciiTheme="minorHAnsi" w:hAnsiTheme="minorHAnsi" w:cstheme="minorHAnsi"/>
          <w:i w:val="0"/>
          <w:iCs/>
          <w:sz w:val="24"/>
          <w:szCs w:val="24"/>
        </w:rPr>
        <w:t xml:space="preserve">Status </w:t>
      </w:r>
    </w:p>
    <w:p w14:paraId="7C48D7D0" w14:textId="37156284" w:rsidR="00A92005" w:rsidRDefault="00A92005" w:rsidP="0093307E">
      <w:pPr>
        <w:pStyle w:val="template"/>
        <w:numPr>
          <w:ilvl w:val="0"/>
          <w:numId w:val="12"/>
        </w:numPr>
        <w:spacing w:line="276" w:lineRule="auto"/>
        <w:jc w:val="both"/>
        <w:rPr>
          <w:rFonts w:asciiTheme="minorHAnsi" w:hAnsiTheme="minorHAnsi" w:cstheme="minorHAnsi"/>
          <w:i w:val="0"/>
          <w:iCs/>
          <w:sz w:val="24"/>
          <w:szCs w:val="24"/>
        </w:rPr>
      </w:pPr>
      <w:r>
        <w:rPr>
          <w:rFonts w:asciiTheme="minorHAnsi" w:hAnsiTheme="minorHAnsi" w:cstheme="minorHAnsi"/>
          <w:i w:val="0"/>
          <w:iCs/>
          <w:sz w:val="24"/>
          <w:szCs w:val="24"/>
        </w:rPr>
        <w:lastRenderedPageBreak/>
        <w:t>Locked by (</w:t>
      </w:r>
      <w:r w:rsidR="00365485">
        <w:rPr>
          <w:rFonts w:asciiTheme="minorHAnsi" w:hAnsiTheme="minorHAnsi" w:cstheme="minorHAnsi"/>
          <w:i w:val="0"/>
          <w:iCs/>
          <w:sz w:val="24"/>
          <w:szCs w:val="24"/>
        </w:rPr>
        <w:t>Username</w:t>
      </w:r>
      <w:r>
        <w:rPr>
          <w:rFonts w:asciiTheme="minorHAnsi" w:hAnsiTheme="minorHAnsi" w:cstheme="minorHAnsi"/>
          <w:i w:val="0"/>
          <w:iCs/>
          <w:sz w:val="24"/>
          <w:szCs w:val="24"/>
        </w:rPr>
        <w:t>)</w:t>
      </w:r>
    </w:p>
    <w:p w14:paraId="1BF8D287" w14:textId="71EDB7B9" w:rsidR="00485426" w:rsidRDefault="00485426" w:rsidP="0093307E">
      <w:pPr>
        <w:pStyle w:val="template"/>
        <w:numPr>
          <w:ilvl w:val="0"/>
          <w:numId w:val="12"/>
        </w:numPr>
        <w:spacing w:line="276" w:lineRule="auto"/>
        <w:jc w:val="both"/>
        <w:rPr>
          <w:rFonts w:asciiTheme="minorHAnsi" w:hAnsiTheme="minorHAnsi" w:cstheme="minorHAnsi"/>
          <w:i w:val="0"/>
          <w:iCs/>
          <w:sz w:val="24"/>
          <w:szCs w:val="24"/>
        </w:rPr>
      </w:pPr>
      <w:r>
        <w:rPr>
          <w:rFonts w:asciiTheme="minorHAnsi" w:hAnsiTheme="minorHAnsi" w:cstheme="minorHAnsi"/>
          <w:i w:val="0"/>
          <w:iCs/>
          <w:sz w:val="24"/>
          <w:szCs w:val="24"/>
        </w:rPr>
        <w:t xml:space="preserve">Entry Date </w:t>
      </w:r>
    </w:p>
    <w:p w14:paraId="47AE2E1D" w14:textId="12F78870" w:rsidR="00485426" w:rsidRDefault="00485426" w:rsidP="0093307E">
      <w:pPr>
        <w:pStyle w:val="template"/>
        <w:numPr>
          <w:ilvl w:val="0"/>
          <w:numId w:val="12"/>
        </w:numPr>
        <w:spacing w:line="276" w:lineRule="auto"/>
        <w:jc w:val="both"/>
        <w:rPr>
          <w:rFonts w:asciiTheme="minorHAnsi" w:hAnsiTheme="minorHAnsi" w:cstheme="minorHAnsi"/>
          <w:i w:val="0"/>
          <w:iCs/>
          <w:sz w:val="24"/>
          <w:szCs w:val="24"/>
        </w:rPr>
      </w:pPr>
      <w:r>
        <w:rPr>
          <w:rFonts w:asciiTheme="minorHAnsi" w:hAnsiTheme="minorHAnsi" w:cstheme="minorHAnsi"/>
          <w:i w:val="0"/>
          <w:iCs/>
          <w:sz w:val="24"/>
          <w:szCs w:val="24"/>
        </w:rPr>
        <w:t xml:space="preserve">Application Initiation Date </w:t>
      </w:r>
    </w:p>
    <w:p w14:paraId="3D39FED7" w14:textId="5F4D08AE" w:rsidR="00485426" w:rsidRDefault="00485426" w:rsidP="0093307E">
      <w:pPr>
        <w:pStyle w:val="template"/>
        <w:numPr>
          <w:ilvl w:val="0"/>
          <w:numId w:val="12"/>
        </w:numPr>
        <w:spacing w:line="276" w:lineRule="auto"/>
        <w:jc w:val="both"/>
        <w:rPr>
          <w:rFonts w:asciiTheme="minorHAnsi" w:hAnsiTheme="minorHAnsi" w:cstheme="minorHAnsi"/>
          <w:i w:val="0"/>
          <w:iCs/>
          <w:sz w:val="24"/>
          <w:szCs w:val="24"/>
        </w:rPr>
      </w:pPr>
      <w:r>
        <w:rPr>
          <w:rFonts w:asciiTheme="minorHAnsi" w:hAnsiTheme="minorHAnsi" w:cstheme="minorHAnsi"/>
          <w:i w:val="0"/>
          <w:iCs/>
          <w:sz w:val="24"/>
          <w:szCs w:val="24"/>
        </w:rPr>
        <w:t>TAT</w:t>
      </w:r>
    </w:p>
    <w:p w14:paraId="7B2A9947" w14:textId="77777777" w:rsidR="0097477E" w:rsidRPr="0082475C" w:rsidRDefault="0097477E" w:rsidP="0097477E">
      <w:pPr>
        <w:pStyle w:val="template"/>
        <w:jc w:val="both"/>
        <w:rPr>
          <w:rFonts w:asciiTheme="minorHAnsi" w:hAnsiTheme="minorHAnsi" w:cstheme="minorHAnsi"/>
          <w:i w:val="0"/>
          <w:iCs/>
          <w:sz w:val="20"/>
        </w:rPr>
      </w:pPr>
    </w:p>
    <w:p w14:paraId="2C474031" w14:textId="77777777" w:rsidR="0097477E" w:rsidRPr="0082475C" w:rsidRDefault="0097477E" w:rsidP="0097477E">
      <w:pPr>
        <w:pStyle w:val="template"/>
        <w:ind w:left="1800"/>
        <w:jc w:val="both"/>
        <w:rPr>
          <w:rFonts w:asciiTheme="minorHAnsi" w:hAnsiTheme="minorHAnsi" w:cstheme="minorHAnsi"/>
          <w:i w:val="0"/>
          <w:iCs/>
          <w:sz w:val="20"/>
        </w:rPr>
      </w:pPr>
      <w:r w:rsidRPr="0082475C">
        <w:rPr>
          <w:rFonts w:asciiTheme="minorHAnsi" w:hAnsiTheme="minorHAnsi" w:cstheme="minorHAnsi"/>
          <w:i w:val="0"/>
          <w:iCs/>
          <w:sz w:val="20"/>
        </w:rPr>
        <w:t xml:space="preserve"> </w:t>
      </w:r>
    </w:p>
    <w:p w14:paraId="447653F8" w14:textId="77777777" w:rsidR="0097477E" w:rsidRPr="0082475C" w:rsidRDefault="0097477E" w:rsidP="0097477E">
      <w:pPr>
        <w:pStyle w:val="Heading2"/>
        <w:tabs>
          <w:tab w:val="left" w:pos="0"/>
        </w:tabs>
        <w:rPr>
          <w:rFonts w:cstheme="minorHAnsi"/>
        </w:rPr>
      </w:pPr>
      <w:bookmarkStart w:id="32" w:name="_Operating_Environment"/>
      <w:bookmarkStart w:id="33" w:name="_Toc105461574"/>
      <w:bookmarkStart w:id="34" w:name="_Toc174309694"/>
      <w:bookmarkEnd w:id="32"/>
      <w:r w:rsidRPr="0082475C">
        <w:rPr>
          <w:rFonts w:cstheme="minorHAnsi"/>
        </w:rPr>
        <w:t>Operating Environment</w:t>
      </w:r>
      <w:bookmarkEnd w:id="33"/>
      <w:bookmarkEnd w:id="34"/>
    </w:p>
    <w:p w14:paraId="0A802577" w14:textId="77777777" w:rsidR="0097477E" w:rsidRPr="0082475C" w:rsidRDefault="0097477E" w:rsidP="0097477E">
      <w:pPr>
        <w:spacing w:line="276" w:lineRule="auto"/>
        <w:rPr>
          <w:rFonts w:cstheme="minorHAnsi"/>
        </w:rPr>
      </w:pPr>
      <w:bookmarkStart w:id="35" w:name="_Deliverables"/>
      <w:bookmarkEnd w:id="35"/>
      <w:r w:rsidRPr="0082475C">
        <w:rPr>
          <w:rFonts w:cstheme="minorHAnsi"/>
        </w:rPr>
        <w:t xml:space="preserve">The Operating Environment envisaged for the Project is as per the agreement </w:t>
      </w:r>
      <w:r>
        <w:rPr>
          <w:rFonts w:cstheme="minorHAnsi"/>
        </w:rPr>
        <w:t>on</w:t>
      </w:r>
      <w:r w:rsidRPr="0082475C">
        <w:rPr>
          <w:rFonts w:cstheme="minorHAnsi"/>
        </w:rPr>
        <w:t xml:space="preserve"> the Hardware Sizing sheet between Newgen and </w:t>
      </w:r>
      <w:r>
        <w:rPr>
          <w:rFonts w:cstheme="minorHAnsi"/>
        </w:rPr>
        <w:t xml:space="preserve">Emkan Finance Company.  Sizing sheet attached in </w:t>
      </w:r>
      <w:hyperlink w:anchor="_Hardware_&amp;_Software" w:history="1">
        <w:r w:rsidRPr="00E67010">
          <w:rPr>
            <w:rStyle w:val="Hyperlink"/>
            <w:rFonts w:cstheme="minorHAnsi"/>
          </w:rPr>
          <w:t>Annexure</w:t>
        </w:r>
      </w:hyperlink>
      <w:r>
        <w:rPr>
          <w:rStyle w:val="Hyperlink"/>
          <w:rFonts w:cstheme="minorHAnsi"/>
        </w:rPr>
        <w:t xml:space="preserve"> </w:t>
      </w:r>
    </w:p>
    <w:p w14:paraId="712A0DEF" w14:textId="77777777" w:rsidR="0097477E" w:rsidRPr="0082475C" w:rsidRDefault="0097477E" w:rsidP="0097477E">
      <w:pPr>
        <w:pStyle w:val="Heading2"/>
        <w:tabs>
          <w:tab w:val="left" w:pos="0"/>
        </w:tabs>
        <w:rPr>
          <w:rFonts w:cstheme="minorHAnsi"/>
        </w:rPr>
      </w:pPr>
      <w:bookmarkStart w:id="36" w:name="_Toc105461575"/>
      <w:bookmarkStart w:id="37" w:name="_Toc174309695"/>
      <w:r w:rsidRPr="0082475C">
        <w:rPr>
          <w:rFonts w:cstheme="minorHAnsi"/>
        </w:rPr>
        <w:t>Deliverables</w:t>
      </w:r>
      <w:bookmarkEnd w:id="36"/>
      <w:bookmarkEnd w:id="37"/>
      <w:r w:rsidRPr="0082475C" w:rsidDel="00521BD8">
        <w:rPr>
          <w:rFonts w:cstheme="minorHAnsi"/>
        </w:rPr>
        <w:t xml:space="preserve"> </w:t>
      </w:r>
    </w:p>
    <w:p w14:paraId="75658381" w14:textId="77777777" w:rsidR="0097477E" w:rsidRPr="0082475C" w:rsidRDefault="0097477E" w:rsidP="0097477E">
      <w:pPr>
        <w:spacing w:line="276" w:lineRule="auto"/>
        <w:ind w:left="720"/>
        <w:jc w:val="both"/>
        <w:rPr>
          <w:rFonts w:cstheme="minorHAnsi"/>
          <w:szCs w:val="24"/>
        </w:rPr>
      </w:pPr>
      <w:bookmarkStart w:id="38" w:name="_Assumptions_and_Dependencies"/>
      <w:bookmarkEnd w:id="38"/>
      <w:r w:rsidRPr="0082475C">
        <w:rPr>
          <w:rFonts w:cstheme="minorHAnsi"/>
          <w:szCs w:val="24"/>
        </w:rPr>
        <w:t>Based on Gap Analysis document, the following are the key deliverables:</w:t>
      </w:r>
    </w:p>
    <w:p w14:paraId="5272EB77" w14:textId="77777777" w:rsidR="0097477E" w:rsidRPr="0082475C" w:rsidRDefault="0097477E" w:rsidP="0097477E">
      <w:pPr>
        <w:pStyle w:val="template"/>
        <w:spacing w:line="276" w:lineRule="auto"/>
        <w:ind w:firstLine="720"/>
        <w:jc w:val="both"/>
        <w:rPr>
          <w:rFonts w:asciiTheme="minorHAnsi" w:hAnsiTheme="minorHAnsi" w:cstheme="minorHAnsi"/>
          <w:b/>
          <w:i w:val="0"/>
          <w:sz w:val="24"/>
          <w:szCs w:val="24"/>
        </w:rPr>
      </w:pPr>
      <w:r w:rsidRPr="0082475C">
        <w:rPr>
          <w:rFonts w:asciiTheme="minorHAnsi" w:hAnsiTheme="minorHAnsi" w:cstheme="minorHAnsi"/>
          <w:b/>
          <w:i w:val="0"/>
          <w:sz w:val="24"/>
          <w:szCs w:val="24"/>
        </w:rPr>
        <w:t>Newgen Key Deliverables:</w:t>
      </w:r>
    </w:p>
    <w:p w14:paraId="1DC01AF6" w14:textId="77777777" w:rsidR="0097477E" w:rsidRPr="0082475C" w:rsidRDefault="0097477E" w:rsidP="0093307E">
      <w:pPr>
        <w:pStyle w:val="template"/>
        <w:numPr>
          <w:ilvl w:val="0"/>
          <w:numId w:val="4"/>
        </w:numPr>
        <w:spacing w:line="276" w:lineRule="auto"/>
        <w:jc w:val="both"/>
        <w:rPr>
          <w:rFonts w:asciiTheme="minorHAnsi" w:hAnsiTheme="minorHAnsi" w:cstheme="minorHAnsi"/>
          <w:i w:val="0"/>
          <w:sz w:val="24"/>
          <w:szCs w:val="24"/>
        </w:rPr>
      </w:pPr>
      <w:r>
        <w:rPr>
          <w:rFonts w:asciiTheme="minorHAnsi" w:hAnsiTheme="minorHAnsi" w:cstheme="minorHAnsi"/>
          <w:i w:val="0"/>
          <w:sz w:val="24"/>
          <w:szCs w:val="24"/>
        </w:rPr>
        <w:t>Software Requirement Specification</w:t>
      </w:r>
    </w:p>
    <w:p w14:paraId="6CC00833" w14:textId="77777777" w:rsidR="0097477E" w:rsidRPr="0082475C" w:rsidRDefault="0097477E" w:rsidP="0093307E">
      <w:pPr>
        <w:pStyle w:val="template"/>
        <w:numPr>
          <w:ilvl w:val="0"/>
          <w:numId w:val="4"/>
        </w:numPr>
        <w:spacing w:line="276" w:lineRule="auto"/>
        <w:jc w:val="both"/>
        <w:rPr>
          <w:rFonts w:asciiTheme="minorHAnsi" w:hAnsiTheme="minorHAnsi" w:cstheme="minorHAnsi"/>
          <w:i w:val="0"/>
          <w:sz w:val="24"/>
          <w:szCs w:val="24"/>
        </w:rPr>
      </w:pPr>
      <w:r w:rsidRPr="0082475C">
        <w:rPr>
          <w:rFonts w:asciiTheme="minorHAnsi" w:hAnsiTheme="minorHAnsi" w:cstheme="minorHAnsi"/>
          <w:i w:val="0"/>
          <w:sz w:val="24"/>
          <w:szCs w:val="24"/>
        </w:rPr>
        <w:t>Software User Manuals.</w:t>
      </w:r>
    </w:p>
    <w:p w14:paraId="1F1C9CCF" w14:textId="77777777" w:rsidR="0097477E" w:rsidRPr="0082475C" w:rsidRDefault="0097477E" w:rsidP="0093307E">
      <w:pPr>
        <w:pStyle w:val="template"/>
        <w:numPr>
          <w:ilvl w:val="0"/>
          <w:numId w:val="4"/>
        </w:numPr>
        <w:spacing w:line="276" w:lineRule="auto"/>
        <w:jc w:val="both"/>
        <w:rPr>
          <w:rFonts w:asciiTheme="minorHAnsi" w:hAnsiTheme="minorHAnsi" w:cstheme="minorHAnsi"/>
          <w:i w:val="0"/>
          <w:sz w:val="24"/>
          <w:szCs w:val="24"/>
        </w:rPr>
      </w:pPr>
      <w:r w:rsidRPr="0082475C">
        <w:rPr>
          <w:rFonts w:asciiTheme="minorHAnsi" w:hAnsiTheme="minorHAnsi" w:cstheme="minorHAnsi"/>
          <w:i w:val="0"/>
          <w:sz w:val="24"/>
          <w:szCs w:val="24"/>
        </w:rPr>
        <w:t>Training manuals (user and administrator)</w:t>
      </w:r>
    </w:p>
    <w:p w14:paraId="27B87157" w14:textId="7F25C367" w:rsidR="0097477E" w:rsidRPr="0082475C" w:rsidRDefault="0097477E" w:rsidP="00EF144F">
      <w:pPr>
        <w:pStyle w:val="template"/>
        <w:spacing w:line="276" w:lineRule="auto"/>
        <w:jc w:val="both"/>
        <w:rPr>
          <w:rFonts w:asciiTheme="minorHAnsi" w:hAnsiTheme="minorHAnsi" w:cstheme="minorHAnsi"/>
          <w:i w:val="0"/>
          <w:sz w:val="24"/>
          <w:szCs w:val="24"/>
        </w:rPr>
      </w:pPr>
    </w:p>
    <w:p w14:paraId="69E0DCA9" w14:textId="77777777" w:rsidR="0097477E" w:rsidRPr="0082475C" w:rsidRDefault="0097477E" w:rsidP="0097477E">
      <w:pPr>
        <w:pStyle w:val="template"/>
        <w:spacing w:line="276" w:lineRule="auto"/>
        <w:ind w:firstLine="720"/>
        <w:jc w:val="both"/>
        <w:rPr>
          <w:rFonts w:asciiTheme="minorHAnsi" w:hAnsiTheme="minorHAnsi" w:cstheme="minorHAnsi"/>
          <w:b/>
          <w:i w:val="0"/>
          <w:sz w:val="24"/>
          <w:szCs w:val="24"/>
        </w:rPr>
      </w:pPr>
      <w:r>
        <w:rPr>
          <w:rFonts w:asciiTheme="minorHAnsi" w:hAnsiTheme="minorHAnsi" w:cstheme="minorHAnsi"/>
          <w:b/>
          <w:i w:val="0"/>
          <w:sz w:val="24"/>
          <w:szCs w:val="24"/>
        </w:rPr>
        <w:t>Emkan Finance Company</w:t>
      </w:r>
      <w:r w:rsidRPr="0082475C">
        <w:rPr>
          <w:rFonts w:asciiTheme="minorHAnsi" w:hAnsiTheme="minorHAnsi" w:cstheme="minorHAnsi"/>
          <w:b/>
          <w:i w:val="0"/>
          <w:sz w:val="24"/>
          <w:szCs w:val="24"/>
        </w:rPr>
        <w:t xml:space="preserve"> Key Deliverables:</w:t>
      </w:r>
    </w:p>
    <w:p w14:paraId="727E393A" w14:textId="77777777" w:rsidR="0097477E" w:rsidRPr="0082475C" w:rsidRDefault="0097477E" w:rsidP="0093307E">
      <w:pPr>
        <w:pStyle w:val="template"/>
        <w:numPr>
          <w:ilvl w:val="0"/>
          <w:numId w:val="5"/>
        </w:numPr>
        <w:spacing w:line="276" w:lineRule="auto"/>
        <w:jc w:val="both"/>
        <w:rPr>
          <w:rFonts w:asciiTheme="minorHAnsi" w:hAnsiTheme="minorHAnsi" w:cstheme="minorHAnsi"/>
          <w:i w:val="0"/>
          <w:sz w:val="24"/>
          <w:szCs w:val="24"/>
        </w:rPr>
      </w:pPr>
      <w:r w:rsidRPr="0082475C">
        <w:rPr>
          <w:rFonts w:asciiTheme="minorHAnsi" w:hAnsiTheme="minorHAnsi" w:cstheme="minorHAnsi"/>
          <w:i w:val="0"/>
          <w:sz w:val="24"/>
          <w:szCs w:val="24"/>
        </w:rPr>
        <w:t xml:space="preserve">Business test cases authored by </w:t>
      </w:r>
      <w:r>
        <w:rPr>
          <w:rFonts w:asciiTheme="minorHAnsi" w:hAnsiTheme="minorHAnsi" w:cstheme="minorHAnsi"/>
          <w:i w:val="0"/>
          <w:sz w:val="24"/>
          <w:szCs w:val="24"/>
        </w:rPr>
        <w:t>Emkan Finance Company</w:t>
      </w:r>
    </w:p>
    <w:p w14:paraId="6F664D3E" w14:textId="77777777" w:rsidR="0097477E" w:rsidRPr="0082475C" w:rsidRDefault="0097477E" w:rsidP="0097477E">
      <w:pPr>
        <w:ind w:left="1080"/>
        <w:rPr>
          <w:rFonts w:cstheme="minorHAnsi"/>
        </w:rPr>
      </w:pPr>
      <w:r w:rsidRPr="0082475C">
        <w:rPr>
          <w:rFonts w:cstheme="minorHAnsi"/>
        </w:rPr>
        <w:t xml:space="preserve">(UAT testing and sign-off would depend on the cases authored by </w:t>
      </w:r>
      <w:r>
        <w:rPr>
          <w:rFonts w:cstheme="minorHAnsi"/>
        </w:rPr>
        <w:t>Emkan Finance Company</w:t>
      </w:r>
      <w:r w:rsidRPr="0082475C">
        <w:rPr>
          <w:rFonts w:cstheme="minorHAnsi"/>
        </w:rPr>
        <w:t>)</w:t>
      </w:r>
    </w:p>
    <w:p w14:paraId="42AE485F" w14:textId="77777777" w:rsidR="0097477E" w:rsidRPr="0082475C" w:rsidRDefault="0097477E" w:rsidP="0097477E">
      <w:pPr>
        <w:rPr>
          <w:rFonts w:cstheme="minorHAnsi"/>
        </w:rPr>
      </w:pPr>
    </w:p>
    <w:p w14:paraId="331B404D" w14:textId="77777777" w:rsidR="0097477E" w:rsidRPr="0082475C" w:rsidRDefault="0097477E" w:rsidP="0097477E">
      <w:pPr>
        <w:rPr>
          <w:rFonts w:cstheme="minorHAnsi"/>
          <w:sz w:val="28"/>
        </w:rPr>
      </w:pPr>
    </w:p>
    <w:p w14:paraId="377E9101" w14:textId="77777777" w:rsidR="0097477E" w:rsidRPr="0082475C" w:rsidRDefault="0097477E" w:rsidP="0097477E">
      <w:pPr>
        <w:pStyle w:val="Heading2"/>
        <w:tabs>
          <w:tab w:val="left" w:pos="0"/>
        </w:tabs>
        <w:rPr>
          <w:rFonts w:cstheme="minorHAnsi"/>
        </w:rPr>
      </w:pPr>
      <w:bookmarkStart w:id="39" w:name="_Toc105461576"/>
      <w:bookmarkStart w:id="40" w:name="_Toc174309696"/>
      <w:r w:rsidRPr="0082475C">
        <w:rPr>
          <w:rFonts w:cstheme="minorHAnsi"/>
        </w:rPr>
        <w:t>Assumptions and Dependencies and Constraints</w:t>
      </w:r>
      <w:bookmarkEnd w:id="39"/>
      <w:bookmarkEnd w:id="40"/>
    </w:p>
    <w:p w14:paraId="0D8DB4B3" w14:textId="181C37BB" w:rsidR="0097477E" w:rsidRPr="0082475C" w:rsidRDefault="0097477E" w:rsidP="0093307E">
      <w:pPr>
        <w:pStyle w:val="ListParagraph"/>
        <w:numPr>
          <w:ilvl w:val="0"/>
          <w:numId w:val="6"/>
        </w:numPr>
        <w:suppressAutoHyphens w:val="0"/>
        <w:spacing w:after="200" w:line="276" w:lineRule="auto"/>
        <w:jc w:val="both"/>
        <w:rPr>
          <w:rFonts w:cstheme="minorHAnsi"/>
        </w:rPr>
      </w:pPr>
      <w:r w:rsidRPr="0082475C">
        <w:rPr>
          <w:rFonts w:cstheme="minorHAnsi"/>
        </w:rPr>
        <w:t>Infrastructure and Environment set-up including Operating System, App Server, DB Server, and 3</w:t>
      </w:r>
      <w:r w:rsidRPr="0082475C">
        <w:rPr>
          <w:rFonts w:cstheme="minorHAnsi"/>
          <w:vertAlign w:val="superscript"/>
        </w:rPr>
        <w:t>rd</w:t>
      </w:r>
      <w:r w:rsidRPr="0082475C">
        <w:rPr>
          <w:rFonts w:cstheme="minorHAnsi"/>
        </w:rPr>
        <w:t xml:space="preserve"> party installations are </w:t>
      </w:r>
      <w:r w:rsidR="00D048DF" w:rsidRPr="0082475C">
        <w:rPr>
          <w:rFonts w:cstheme="minorHAnsi"/>
        </w:rPr>
        <w:t>the responsibility</w:t>
      </w:r>
      <w:r w:rsidRPr="0082475C">
        <w:rPr>
          <w:rFonts w:cstheme="minorHAnsi"/>
        </w:rPr>
        <w:t xml:space="preserve"> of </w:t>
      </w:r>
      <w:r>
        <w:rPr>
          <w:rFonts w:cstheme="minorHAnsi"/>
        </w:rPr>
        <w:t>Emkan Finance Company</w:t>
      </w:r>
      <w:r w:rsidRPr="0082475C">
        <w:rPr>
          <w:rFonts w:cstheme="minorHAnsi"/>
        </w:rPr>
        <w:t xml:space="preserve">. </w:t>
      </w:r>
    </w:p>
    <w:p w14:paraId="1059E8A2" w14:textId="1BC2BA11" w:rsidR="0097477E" w:rsidRPr="0082475C" w:rsidRDefault="00D048DF" w:rsidP="0093307E">
      <w:pPr>
        <w:pStyle w:val="ListParagraph"/>
        <w:numPr>
          <w:ilvl w:val="0"/>
          <w:numId w:val="6"/>
        </w:numPr>
        <w:suppressAutoHyphens w:val="0"/>
        <w:spacing w:after="200" w:line="276" w:lineRule="auto"/>
        <w:jc w:val="both"/>
        <w:rPr>
          <w:rFonts w:cstheme="minorHAnsi"/>
        </w:rPr>
      </w:pPr>
      <w:r w:rsidRPr="0082475C">
        <w:rPr>
          <w:rFonts w:cstheme="minorHAnsi"/>
        </w:rPr>
        <w:t>Documents</w:t>
      </w:r>
      <w:r w:rsidR="0097477E" w:rsidRPr="0082475C">
        <w:rPr>
          <w:rFonts w:cstheme="minorHAnsi"/>
        </w:rPr>
        <w:t xml:space="preserve"> once uploaded in the approval process cannot be deleted. However, </w:t>
      </w:r>
      <w:r w:rsidRPr="0082475C">
        <w:rPr>
          <w:rFonts w:cstheme="minorHAnsi"/>
        </w:rPr>
        <w:t>users</w:t>
      </w:r>
      <w:r w:rsidR="0097477E" w:rsidRPr="0082475C">
        <w:rPr>
          <w:rFonts w:cstheme="minorHAnsi"/>
        </w:rPr>
        <w:t xml:space="preserve"> can add multiple documents and save them as</w:t>
      </w:r>
      <w:r w:rsidR="0097477E">
        <w:rPr>
          <w:rFonts w:cstheme="minorHAnsi"/>
        </w:rPr>
        <w:t xml:space="preserve"> a</w:t>
      </w:r>
      <w:r w:rsidR="0097477E" w:rsidRPr="0082475C">
        <w:rPr>
          <w:rFonts w:cstheme="minorHAnsi"/>
        </w:rPr>
        <w:t xml:space="preserve"> </w:t>
      </w:r>
      <w:r w:rsidRPr="0082475C">
        <w:rPr>
          <w:rFonts w:cstheme="minorHAnsi"/>
        </w:rPr>
        <w:t>new version</w:t>
      </w:r>
      <w:r w:rsidR="0097477E" w:rsidRPr="0082475C">
        <w:rPr>
          <w:rFonts w:cstheme="minorHAnsi"/>
        </w:rPr>
        <w:t xml:space="preserve">. Moreover, </w:t>
      </w:r>
      <w:r w:rsidRPr="0082475C">
        <w:rPr>
          <w:rFonts w:cstheme="minorHAnsi"/>
        </w:rPr>
        <w:t>the user</w:t>
      </w:r>
      <w:r w:rsidR="0097477E" w:rsidRPr="0082475C">
        <w:rPr>
          <w:rFonts w:cstheme="minorHAnsi"/>
        </w:rPr>
        <w:t xml:space="preserve"> can select and see any version he wants to see in the DMS system. Users will add documents with </w:t>
      </w:r>
      <w:r w:rsidRPr="0082475C">
        <w:rPr>
          <w:rFonts w:cstheme="minorHAnsi"/>
        </w:rPr>
        <w:t>the following</w:t>
      </w:r>
      <w:r w:rsidR="0097477E" w:rsidRPr="0082475C">
        <w:rPr>
          <w:rFonts w:cstheme="minorHAnsi"/>
        </w:rPr>
        <w:t xml:space="preserve"> extensions only (doc, docx, xls, xlsx, tiff, gif, jpeg, jpg, pdf).</w:t>
      </w:r>
    </w:p>
    <w:p w14:paraId="643E4BC4" w14:textId="1558501F" w:rsidR="0097477E" w:rsidRPr="0082475C" w:rsidRDefault="0097477E" w:rsidP="0093307E">
      <w:pPr>
        <w:pStyle w:val="ListParagraph"/>
        <w:numPr>
          <w:ilvl w:val="0"/>
          <w:numId w:val="6"/>
        </w:numPr>
        <w:suppressAutoHyphens w:val="0"/>
        <w:spacing w:after="200" w:line="276" w:lineRule="auto"/>
        <w:jc w:val="both"/>
        <w:rPr>
          <w:rFonts w:cstheme="minorHAnsi"/>
        </w:rPr>
      </w:pPr>
      <w:r w:rsidRPr="0082475C">
        <w:rPr>
          <w:rFonts w:cstheme="minorHAnsi"/>
        </w:rPr>
        <w:t xml:space="preserve">The size of </w:t>
      </w:r>
      <w:r w:rsidR="00D048DF" w:rsidRPr="0082475C">
        <w:rPr>
          <w:rFonts w:cstheme="minorHAnsi"/>
        </w:rPr>
        <w:t>each</w:t>
      </w:r>
      <w:r w:rsidRPr="0082475C">
        <w:rPr>
          <w:rFonts w:cstheme="minorHAnsi"/>
        </w:rPr>
        <w:t xml:space="preserve"> document type attached with one Work item should be up to 10MB (with per page size 60-100 KB)</w:t>
      </w:r>
      <w:r>
        <w:rPr>
          <w:rFonts w:cstheme="minorHAnsi"/>
        </w:rPr>
        <w:t xml:space="preserve">. In </w:t>
      </w:r>
      <w:r w:rsidR="00D048DF">
        <w:rPr>
          <w:rFonts w:cstheme="minorHAnsi"/>
        </w:rPr>
        <w:t>the system</w:t>
      </w:r>
      <w:r>
        <w:rPr>
          <w:rFonts w:cstheme="minorHAnsi"/>
        </w:rPr>
        <w:t xml:space="preserve"> there is no restriction, however it is only for best performance of the system. </w:t>
      </w:r>
    </w:p>
    <w:p w14:paraId="44ED91E4" w14:textId="7C56CC76" w:rsidR="0097477E" w:rsidRPr="0082475C" w:rsidRDefault="00D048DF" w:rsidP="0093307E">
      <w:pPr>
        <w:pStyle w:val="ListParagraph"/>
        <w:numPr>
          <w:ilvl w:val="0"/>
          <w:numId w:val="6"/>
        </w:numPr>
        <w:suppressAutoHyphens w:val="0"/>
        <w:spacing w:after="200" w:line="276" w:lineRule="auto"/>
        <w:jc w:val="both"/>
        <w:rPr>
          <w:rFonts w:cstheme="minorHAnsi"/>
        </w:rPr>
      </w:pPr>
      <w:r w:rsidRPr="0082475C">
        <w:rPr>
          <w:rFonts w:cstheme="minorHAnsi"/>
        </w:rPr>
        <w:t>Users</w:t>
      </w:r>
      <w:r w:rsidR="0097477E" w:rsidRPr="0082475C">
        <w:rPr>
          <w:rFonts w:cstheme="minorHAnsi"/>
        </w:rPr>
        <w:t xml:space="preserve"> cannot associate one document partially.</w:t>
      </w:r>
    </w:p>
    <w:p w14:paraId="6902C30C" w14:textId="77777777" w:rsidR="0097477E" w:rsidRPr="0082475C" w:rsidRDefault="0097477E" w:rsidP="0093307E">
      <w:pPr>
        <w:pStyle w:val="ListParagraph"/>
        <w:numPr>
          <w:ilvl w:val="0"/>
          <w:numId w:val="6"/>
        </w:numPr>
        <w:suppressAutoHyphens w:val="0"/>
        <w:spacing w:after="200" w:line="276" w:lineRule="auto"/>
        <w:jc w:val="both"/>
        <w:rPr>
          <w:rFonts w:cstheme="minorHAnsi"/>
        </w:rPr>
      </w:pPr>
      <w:r w:rsidRPr="0082475C">
        <w:rPr>
          <w:rFonts w:cstheme="minorHAnsi"/>
        </w:rPr>
        <w:t>Workitem once completed its cycle (i.e. it has reached Exit, it cannot be routed again</w:t>
      </w:r>
      <w:r>
        <w:rPr>
          <w:rFonts w:cstheme="minorHAnsi"/>
        </w:rPr>
        <w:t xml:space="preserve"> in process flow</w:t>
      </w:r>
      <w:r w:rsidRPr="0082475C">
        <w:rPr>
          <w:rFonts w:cstheme="minorHAnsi"/>
        </w:rPr>
        <w:t>.) However, a new Workitem can be initiated.</w:t>
      </w:r>
    </w:p>
    <w:p w14:paraId="2A01A0CA" w14:textId="400A1175" w:rsidR="0097477E" w:rsidRPr="0082475C" w:rsidRDefault="0097477E" w:rsidP="0093307E">
      <w:pPr>
        <w:pStyle w:val="ListParagraph"/>
        <w:numPr>
          <w:ilvl w:val="0"/>
          <w:numId w:val="6"/>
        </w:numPr>
        <w:suppressAutoHyphens w:val="0"/>
        <w:spacing w:after="200" w:line="276" w:lineRule="auto"/>
        <w:jc w:val="both"/>
        <w:rPr>
          <w:rFonts w:cstheme="minorHAnsi"/>
        </w:rPr>
      </w:pPr>
      <w:r w:rsidRPr="0082475C">
        <w:rPr>
          <w:rFonts w:cstheme="minorHAnsi"/>
        </w:rPr>
        <w:lastRenderedPageBreak/>
        <w:t xml:space="preserve">Discard cases would be archived in case a new application is </w:t>
      </w:r>
      <w:r w:rsidR="00D048DF" w:rsidRPr="0082475C">
        <w:rPr>
          <w:rFonts w:cstheme="minorHAnsi"/>
        </w:rPr>
        <w:t>need</w:t>
      </w:r>
      <w:r w:rsidR="00D048DF">
        <w:rPr>
          <w:rFonts w:cstheme="minorHAnsi"/>
        </w:rPr>
        <w:t>ed and</w:t>
      </w:r>
      <w:r w:rsidRPr="0082475C">
        <w:rPr>
          <w:rFonts w:cstheme="minorHAnsi"/>
        </w:rPr>
        <w:t xml:space="preserve"> a new Workitem would be initiated.</w:t>
      </w:r>
    </w:p>
    <w:p w14:paraId="1B8241C6" w14:textId="77777777" w:rsidR="0097477E" w:rsidRPr="0082475C" w:rsidRDefault="0097477E" w:rsidP="0093307E">
      <w:pPr>
        <w:pStyle w:val="ListParagraph"/>
        <w:numPr>
          <w:ilvl w:val="0"/>
          <w:numId w:val="6"/>
        </w:numPr>
        <w:suppressAutoHyphens w:val="0"/>
        <w:spacing w:after="200" w:line="276" w:lineRule="auto"/>
        <w:jc w:val="both"/>
        <w:rPr>
          <w:rFonts w:cstheme="minorHAnsi"/>
        </w:rPr>
      </w:pPr>
      <w:r w:rsidRPr="0082475C">
        <w:rPr>
          <w:rFonts w:cstheme="minorHAnsi"/>
        </w:rPr>
        <w:t xml:space="preserve">Training will be provided to the users using train the trainer model. In this model, Newgen will train the users identified by </w:t>
      </w:r>
      <w:r>
        <w:rPr>
          <w:rFonts w:cstheme="minorHAnsi"/>
        </w:rPr>
        <w:t>Emkan Finance Company</w:t>
      </w:r>
      <w:r w:rsidRPr="0082475C">
        <w:rPr>
          <w:rFonts w:cstheme="minorHAnsi"/>
        </w:rPr>
        <w:t xml:space="preserve"> from each department. Training will be done post SIT signoff.</w:t>
      </w:r>
    </w:p>
    <w:p w14:paraId="6F21FAFB" w14:textId="77777777" w:rsidR="0097477E" w:rsidRPr="0082475C" w:rsidRDefault="0097477E" w:rsidP="0093307E">
      <w:pPr>
        <w:pStyle w:val="ListParagraph"/>
        <w:numPr>
          <w:ilvl w:val="0"/>
          <w:numId w:val="6"/>
        </w:numPr>
        <w:suppressAutoHyphens w:val="0"/>
        <w:spacing w:after="200" w:line="276" w:lineRule="auto"/>
        <w:jc w:val="both"/>
        <w:rPr>
          <w:rFonts w:cstheme="minorHAnsi"/>
        </w:rPr>
      </w:pPr>
      <w:r w:rsidRPr="0082475C">
        <w:rPr>
          <w:rFonts w:cstheme="minorHAnsi"/>
        </w:rPr>
        <w:t xml:space="preserve">Solution deployment will depend on the Hardware pre-requisites fulfilment by the </w:t>
      </w:r>
      <w:r>
        <w:rPr>
          <w:rFonts w:cstheme="minorHAnsi"/>
        </w:rPr>
        <w:t>Emkan Finance Company</w:t>
      </w:r>
      <w:r w:rsidRPr="0082475C">
        <w:rPr>
          <w:rFonts w:cstheme="minorHAnsi"/>
        </w:rPr>
        <w:t>.</w:t>
      </w:r>
    </w:p>
    <w:p w14:paraId="05A655EA" w14:textId="0D87E1A4" w:rsidR="0097477E" w:rsidRPr="0082475C" w:rsidRDefault="0097477E" w:rsidP="0093307E">
      <w:pPr>
        <w:pStyle w:val="ListParagraph"/>
        <w:numPr>
          <w:ilvl w:val="0"/>
          <w:numId w:val="6"/>
        </w:numPr>
        <w:suppressAutoHyphens w:val="0"/>
        <w:spacing w:after="200" w:line="276" w:lineRule="auto"/>
        <w:jc w:val="both"/>
        <w:rPr>
          <w:rFonts w:cstheme="minorHAnsi"/>
        </w:rPr>
      </w:pPr>
      <w:r w:rsidRPr="0082475C">
        <w:rPr>
          <w:rFonts w:cstheme="minorHAnsi"/>
        </w:rPr>
        <w:t xml:space="preserve">Integration with third party system will depend on the readiness of the API's provided by </w:t>
      </w:r>
      <w:r w:rsidR="00DA57B8">
        <w:rPr>
          <w:rFonts w:cstheme="minorHAnsi"/>
        </w:rPr>
        <w:t>Emkan Finance</w:t>
      </w:r>
      <w:r w:rsidRPr="0082475C">
        <w:rPr>
          <w:rFonts w:cstheme="minorHAnsi"/>
        </w:rPr>
        <w:t xml:space="preserve">. </w:t>
      </w:r>
    </w:p>
    <w:p w14:paraId="593AA6AE" w14:textId="77777777" w:rsidR="0097477E" w:rsidRDefault="0097477E" w:rsidP="0093307E">
      <w:pPr>
        <w:pStyle w:val="ListParagraph"/>
        <w:numPr>
          <w:ilvl w:val="0"/>
          <w:numId w:val="6"/>
        </w:numPr>
        <w:suppressAutoHyphens w:val="0"/>
        <w:spacing w:after="200" w:line="276" w:lineRule="auto"/>
        <w:jc w:val="both"/>
        <w:rPr>
          <w:rFonts w:cstheme="minorHAnsi"/>
        </w:rPr>
      </w:pPr>
      <w:r w:rsidRPr="0082475C">
        <w:rPr>
          <w:rFonts w:cstheme="minorHAnsi"/>
        </w:rPr>
        <w:t xml:space="preserve">There is no data migration for the application in process. </w:t>
      </w:r>
      <w:r>
        <w:rPr>
          <w:rFonts w:cstheme="minorHAnsi"/>
        </w:rPr>
        <w:t>Emkan Finance Company</w:t>
      </w:r>
      <w:r w:rsidRPr="0082475C">
        <w:rPr>
          <w:rFonts w:cstheme="minorHAnsi"/>
        </w:rPr>
        <w:t xml:space="preserve"> will close all its LOS Application in legacy system for disbursal at a cutoff date. </w:t>
      </w:r>
      <w:r>
        <w:rPr>
          <w:rFonts w:cstheme="minorHAnsi"/>
        </w:rPr>
        <w:t xml:space="preserve"> </w:t>
      </w:r>
    </w:p>
    <w:p w14:paraId="3A1955A6" w14:textId="3464B666" w:rsidR="0097477E" w:rsidRPr="00310C85" w:rsidRDefault="0097477E" w:rsidP="0093307E">
      <w:pPr>
        <w:pStyle w:val="ListParagraph"/>
        <w:numPr>
          <w:ilvl w:val="0"/>
          <w:numId w:val="6"/>
        </w:numPr>
        <w:suppressAutoHyphens w:val="0"/>
        <w:spacing w:after="200" w:line="276" w:lineRule="auto"/>
        <w:jc w:val="both"/>
        <w:rPr>
          <w:rFonts w:cstheme="minorHAnsi"/>
        </w:rPr>
      </w:pPr>
      <w:r w:rsidRPr="00310C85">
        <w:rPr>
          <w:rFonts w:cstheme="minorHAnsi"/>
        </w:rPr>
        <w:t xml:space="preserve">There is no migration of </w:t>
      </w:r>
      <w:r w:rsidR="00D048DF" w:rsidRPr="00310C85">
        <w:rPr>
          <w:rFonts w:cstheme="minorHAnsi"/>
        </w:rPr>
        <w:t>documents</w:t>
      </w:r>
      <w:r w:rsidRPr="00310C85">
        <w:rPr>
          <w:rFonts w:cstheme="minorHAnsi"/>
        </w:rPr>
        <w:t xml:space="preserve"> in </w:t>
      </w:r>
      <w:r w:rsidR="00D048DF" w:rsidRPr="00310C85">
        <w:rPr>
          <w:rFonts w:cstheme="minorHAnsi"/>
        </w:rPr>
        <w:t>the Newgen</w:t>
      </w:r>
      <w:r w:rsidRPr="00310C85">
        <w:rPr>
          <w:rFonts w:cstheme="minorHAnsi"/>
        </w:rPr>
        <w:t xml:space="preserve"> System.  In LOS there is </w:t>
      </w:r>
      <w:r w:rsidR="00D048DF" w:rsidRPr="00310C85">
        <w:rPr>
          <w:rFonts w:cstheme="minorHAnsi"/>
        </w:rPr>
        <w:t>no</w:t>
      </w:r>
      <w:r w:rsidRPr="00310C85">
        <w:rPr>
          <w:rFonts w:cstheme="minorHAnsi"/>
        </w:rPr>
        <w:t xml:space="preserve"> data migration</w:t>
      </w:r>
      <w:r w:rsidR="00DA57B8" w:rsidRPr="00310C85">
        <w:rPr>
          <w:rFonts w:cstheme="minorHAnsi"/>
        </w:rPr>
        <w:t xml:space="preserve">, </w:t>
      </w:r>
      <w:r w:rsidRPr="00310C85">
        <w:rPr>
          <w:rFonts w:cstheme="minorHAnsi"/>
        </w:rPr>
        <w:t xml:space="preserve">however in order to fetch existing accounts of the Company, Newgen is integrating with </w:t>
      </w:r>
      <w:r w:rsidR="00DA57B8" w:rsidRPr="00310C85">
        <w:rPr>
          <w:rFonts w:cstheme="minorHAnsi"/>
        </w:rPr>
        <w:t>CRM.</w:t>
      </w:r>
    </w:p>
    <w:p w14:paraId="78F7A57B" w14:textId="16B63941" w:rsidR="0097477E" w:rsidRPr="00C13E50" w:rsidRDefault="0097477E" w:rsidP="0093307E">
      <w:pPr>
        <w:pStyle w:val="ListParagraph"/>
        <w:numPr>
          <w:ilvl w:val="0"/>
          <w:numId w:val="6"/>
        </w:numPr>
        <w:suppressAutoHyphens w:val="0"/>
        <w:spacing w:after="200" w:line="276" w:lineRule="auto"/>
        <w:jc w:val="both"/>
        <w:rPr>
          <w:rFonts w:cstheme="minorHAnsi"/>
        </w:rPr>
      </w:pPr>
      <w:r w:rsidRPr="00310C85">
        <w:rPr>
          <w:rFonts w:cstheme="minorHAnsi"/>
        </w:rPr>
        <w:t>All fields and drop down</w:t>
      </w:r>
      <w:r w:rsidR="00D048DF">
        <w:rPr>
          <w:rFonts w:cstheme="minorHAnsi"/>
        </w:rPr>
        <w:t>,</w:t>
      </w:r>
      <w:r w:rsidRPr="00310C85">
        <w:rPr>
          <w:rFonts w:cstheme="minorHAnsi"/>
        </w:rPr>
        <w:t xml:space="preserve"> look up can be captured and stored in Arabic language except for </w:t>
      </w:r>
      <w:r w:rsidRPr="00C13E50">
        <w:rPr>
          <w:rFonts w:cstheme="minorHAnsi"/>
        </w:rPr>
        <w:t xml:space="preserve">the numeric values. </w:t>
      </w:r>
    </w:p>
    <w:p w14:paraId="3259D626" w14:textId="77777777" w:rsidR="00AF654F" w:rsidRDefault="0097477E" w:rsidP="0093307E">
      <w:pPr>
        <w:pStyle w:val="ListParagraph"/>
        <w:numPr>
          <w:ilvl w:val="0"/>
          <w:numId w:val="6"/>
        </w:numPr>
        <w:suppressAutoHyphens w:val="0"/>
        <w:spacing w:after="200" w:line="276" w:lineRule="auto"/>
        <w:jc w:val="both"/>
        <w:rPr>
          <w:rFonts w:cstheme="minorHAnsi"/>
        </w:rPr>
      </w:pPr>
      <w:r>
        <w:rPr>
          <w:rFonts w:cstheme="minorHAnsi"/>
        </w:rPr>
        <w:t xml:space="preserve">System will not do any language translation and conversion except the calendar from hijri to Gregorian and Vis-a-versa.  </w:t>
      </w:r>
    </w:p>
    <w:p w14:paraId="72CEFB50" w14:textId="4EA568AD" w:rsidR="00080688" w:rsidRPr="00AF654F" w:rsidRDefault="0097477E" w:rsidP="0093307E">
      <w:pPr>
        <w:pStyle w:val="ListParagraph"/>
        <w:numPr>
          <w:ilvl w:val="0"/>
          <w:numId w:val="6"/>
        </w:numPr>
        <w:suppressAutoHyphens w:val="0"/>
        <w:spacing w:after="200" w:line="276" w:lineRule="auto"/>
        <w:jc w:val="both"/>
        <w:rPr>
          <w:rFonts w:cstheme="minorHAnsi"/>
        </w:rPr>
      </w:pPr>
      <w:r w:rsidRPr="00AF654F">
        <w:rPr>
          <w:rFonts w:cstheme="minorHAnsi"/>
        </w:rPr>
        <w:t xml:space="preserve">Post Disbursal </w:t>
      </w:r>
      <w:r w:rsidR="00894B32" w:rsidRPr="00AF654F">
        <w:rPr>
          <w:rFonts w:cstheme="minorHAnsi"/>
        </w:rPr>
        <w:t>activities are</w:t>
      </w:r>
      <w:r w:rsidRPr="00AF654F">
        <w:rPr>
          <w:rFonts w:cstheme="minorHAnsi"/>
        </w:rPr>
        <w:t xml:space="preserve"> not included in LOS.</w:t>
      </w:r>
      <w:r w:rsidR="00D048DF" w:rsidRPr="00AF654F">
        <w:rPr>
          <w:rFonts w:cstheme="minorHAnsi"/>
        </w:rPr>
        <w:t xml:space="preserve"> </w:t>
      </w:r>
      <w:r w:rsidR="007360B8" w:rsidRPr="00AF654F">
        <w:rPr>
          <w:rFonts w:cstheme="minorHAnsi"/>
        </w:rPr>
        <w:t>Parameters for BRMS and MDM are Configurable.</w:t>
      </w:r>
    </w:p>
    <w:p w14:paraId="19BEA674" w14:textId="789C60F2" w:rsidR="0097477E" w:rsidRPr="0082475C" w:rsidRDefault="0097477E" w:rsidP="0097477E">
      <w:pPr>
        <w:rPr>
          <w:rFonts w:cstheme="minorHAnsi"/>
        </w:rPr>
      </w:pPr>
      <w:r>
        <w:rPr>
          <w:rFonts w:cstheme="minorHAnsi"/>
        </w:rPr>
        <w:t xml:space="preserve">All Screen attached are for illustration purpose only. Exact screens would be provided in the prototype document.  In Case if there is any update required in User Interface, it will be incorporated. But there will be no change in the functionality or no new functionality to </w:t>
      </w:r>
      <w:r w:rsidR="00194670">
        <w:rPr>
          <w:rFonts w:cstheme="minorHAnsi"/>
        </w:rPr>
        <w:t>incorporated,</w:t>
      </w:r>
      <w:r>
        <w:rPr>
          <w:rFonts w:cstheme="minorHAnsi"/>
        </w:rPr>
        <w:t xml:space="preserve"> as it is being agreed and documented in SRS.</w:t>
      </w:r>
    </w:p>
    <w:p w14:paraId="0F2112C2" w14:textId="2ABC8235" w:rsidR="003746F6" w:rsidRPr="00426B32" w:rsidRDefault="003746F6" w:rsidP="003746F6">
      <w:pPr>
        <w:pStyle w:val="Heading1"/>
      </w:pPr>
      <w:bookmarkStart w:id="41" w:name="_Toc174309697"/>
      <w:commentRangeStart w:id="42"/>
      <w:commentRangeStart w:id="43"/>
      <w:commentRangeStart w:id="44"/>
      <w:r>
        <w:rPr>
          <w:rFonts w:cstheme="minorHAnsi"/>
        </w:rPr>
        <w:t>Functional Specifications</w:t>
      </w:r>
      <w:bookmarkEnd w:id="0"/>
      <w:commentRangeEnd w:id="42"/>
      <w:r w:rsidR="00CE46DF">
        <w:rPr>
          <w:rStyle w:val="CommentReference"/>
          <w:rFonts w:eastAsiaTheme="minorHAnsi" w:cstheme="minorBidi"/>
          <w:b w:val="0"/>
          <w:kern w:val="0"/>
          <w:lang w:val="en-IN" w:eastAsia="en-US"/>
        </w:rPr>
        <w:commentReference w:id="42"/>
      </w:r>
      <w:commentRangeEnd w:id="43"/>
      <w:r w:rsidR="00AC64E8">
        <w:rPr>
          <w:rStyle w:val="CommentReference"/>
          <w:rFonts w:eastAsiaTheme="minorHAnsi" w:cstheme="minorBidi"/>
          <w:b w:val="0"/>
          <w:kern w:val="0"/>
          <w:lang w:val="en-IN" w:eastAsia="en-US"/>
        </w:rPr>
        <w:commentReference w:id="43"/>
      </w:r>
      <w:commentRangeEnd w:id="44"/>
      <w:r w:rsidR="00AB669F">
        <w:rPr>
          <w:rStyle w:val="CommentReference"/>
          <w:rFonts w:eastAsiaTheme="minorHAnsi" w:cstheme="minorBidi"/>
          <w:b w:val="0"/>
          <w:kern w:val="0"/>
          <w:lang w:val="en-IN" w:eastAsia="en-US"/>
        </w:rPr>
        <w:commentReference w:id="44"/>
      </w:r>
      <w:bookmarkEnd w:id="41"/>
    </w:p>
    <w:p w14:paraId="02D95ECB" w14:textId="14EEC971" w:rsidR="003746F6" w:rsidRDefault="00941A18" w:rsidP="003746F6">
      <w:pPr>
        <w:pStyle w:val="Heading2"/>
      </w:pPr>
      <w:bookmarkStart w:id="45" w:name="_Toc174309698"/>
      <w:commentRangeStart w:id="46"/>
      <w:commentRangeStart w:id="47"/>
      <w:r>
        <w:t>Personal Finance</w:t>
      </w:r>
      <w:r w:rsidR="00F57C44">
        <w:t xml:space="preserve"> – Top Up and Microfinance</w:t>
      </w:r>
      <w:bookmarkEnd w:id="45"/>
      <w:commentRangeEnd w:id="46"/>
      <w:r w:rsidR="000861CD">
        <w:rPr>
          <w:rStyle w:val="CommentReference"/>
          <w:rFonts w:eastAsiaTheme="minorHAnsi" w:cstheme="minorBidi"/>
          <w:b w:val="0"/>
          <w:lang w:val="en-IN" w:eastAsia="en-US"/>
        </w:rPr>
        <w:commentReference w:id="46"/>
      </w:r>
      <w:commentRangeEnd w:id="47"/>
      <w:r w:rsidR="000861CD">
        <w:rPr>
          <w:rStyle w:val="CommentReference"/>
          <w:rFonts w:eastAsiaTheme="minorHAnsi" w:cstheme="minorBidi"/>
          <w:b w:val="0"/>
          <w:lang w:val="en-IN" w:eastAsia="en-US"/>
        </w:rPr>
        <w:commentReference w:id="47"/>
      </w:r>
    </w:p>
    <w:p w14:paraId="1D44D830" w14:textId="77777777" w:rsidR="00EB6CDB" w:rsidRDefault="00EB6CDB" w:rsidP="00EB6CDB">
      <w:pPr>
        <w:rPr>
          <w:lang w:val="en-US" w:eastAsia="ar-SA"/>
        </w:rPr>
      </w:pPr>
    </w:p>
    <w:p w14:paraId="0D148F93" w14:textId="77777777" w:rsidR="001B0652" w:rsidRDefault="00171046" w:rsidP="00EB6CDB">
      <w:pPr>
        <w:rPr>
          <w:lang w:val="en-US" w:eastAsia="ar-SA"/>
        </w:rPr>
      </w:pPr>
      <w:r>
        <w:rPr>
          <w:lang w:val="en-US" w:eastAsia="ar-SA"/>
        </w:rPr>
        <w:object w:dxaOrig="1311" w:dyaOrig="849" w14:anchorId="4A2DBE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pt;height:42.75pt" o:ole="">
            <v:imagedata r:id="rId19" o:title=""/>
          </v:shape>
          <o:OLEObject Type="Embed" ProgID="Package" ShapeID="_x0000_i1025" DrawAspect="Icon" ObjectID="_1785796480" r:id="rId20"/>
        </w:object>
      </w:r>
      <w:r w:rsidR="003F7703">
        <w:rPr>
          <w:lang w:val="en-US" w:eastAsia="ar-SA"/>
        </w:rPr>
        <w:t xml:space="preserve">   </w:t>
      </w:r>
      <w:r w:rsidR="00564024">
        <w:rPr>
          <w:lang w:val="en-US" w:eastAsia="ar-SA"/>
        </w:rPr>
        <w:object w:dxaOrig="1311" w:dyaOrig="849" w14:anchorId="3FBE2E95">
          <v:shape id="_x0000_i1026" type="#_x0000_t75" style="width:66pt;height:42.75pt" o:ole="">
            <v:imagedata r:id="rId21" o:title=""/>
          </v:shape>
          <o:OLEObject Type="Embed" ProgID="Excel.Sheet.12" ShapeID="_x0000_i1026" DrawAspect="Icon" ObjectID="_1785796481" r:id="rId22"/>
        </w:object>
      </w:r>
      <w:r w:rsidR="00EB6CDB">
        <w:rPr>
          <w:lang w:val="en-US" w:eastAsia="ar-SA"/>
        </w:rPr>
        <w:t xml:space="preserve">  </w:t>
      </w:r>
    </w:p>
    <w:p w14:paraId="5C120B51" w14:textId="735A76CB" w:rsidR="00EB6CDB" w:rsidRPr="00EB6CDB" w:rsidRDefault="001B0652" w:rsidP="00EB6CDB">
      <w:pPr>
        <w:rPr>
          <w:lang w:val="en-US" w:eastAsia="ar-SA"/>
        </w:rPr>
      </w:pPr>
      <w:r>
        <w:rPr>
          <w:lang w:val="en-US" w:eastAsia="ar-SA"/>
        </w:rPr>
        <w:t>Note: Requirement mentioned in BRD01-02 are covered for complete solution as per the availability of data from 3</w:t>
      </w:r>
      <w:r w:rsidRPr="001B0652">
        <w:rPr>
          <w:vertAlign w:val="superscript"/>
          <w:lang w:val="en-US" w:eastAsia="ar-SA"/>
        </w:rPr>
        <w:t>rd</w:t>
      </w:r>
      <w:r>
        <w:rPr>
          <w:lang w:val="en-US" w:eastAsia="ar-SA"/>
        </w:rPr>
        <w:t xml:space="preserve"> party systems and kindly refer “assumptions </w:t>
      </w:r>
      <w:r w:rsidR="00877525">
        <w:rPr>
          <w:lang w:val="en-US" w:eastAsia="ar-SA"/>
        </w:rPr>
        <w:t xml:space="preserve">section 2.6 </w:t>
      </w:r>
      <w:r>
        <w:rPr>
          <w:lang w:val="en-US" w:eastAsia="ar-SA"/>
        </w:rPr>
        <w:t>point no:</w:t>
      </w:r>
      <w:r w:rsidR="00877525">
        <w:rPr>
          <w:lang w:val="en-US" w:eastAsia="ar-SA"/>
        </w:rPr>
        <w:t xml:space="preserve"> 13”</w:t>
      </w:r>
      <w:r>
        <w:rPr>
          <w:lang w:val="en-US" w:eastAsia="ar-SA"/>
        </w:rPr>
        <w:t xml:space="preserve"> </w:t>
      </w:r>
      <w:r w:rsidR="00EB6CDB">
        <w:rPr>
          <w:lang w:val="en-US" w:eastAsia="ar-SA"/>
        </w:rPr>
        <w:t xml:space="preserve"> </w:t>
      </w:r>
      <w:commentRangeStart w:id="48"/>
      <w:commentRangeStart w:id="49"/>
      <w:commentRangeStart w:id="50"/>
    </w:p>
    <w:p w14:paraId="61904C40" w14:textId="219FF8F0" w:rsidR="00BA3925" w:rsidRPr="00877525" w:rsidRDefault="00BA3925" w:rsidP="00877525">
      <w:pPr>
        <w:pStyle w:val="Heading3"/>
        <w:rPr>
          <w:rFonts w:ascii="Calibri" w:hAnsi="Calibri" w:cs="Calibri"/>
          <w:color w:val="000000"/>
          <w:szCs w:val="24"/>
          <w:lang w:eastAsia="en-IN"/>
        </w:rPr>
      </w:pPr>
      <w:bookmarkStart w:id="51" w:name="_Toc174309699"/>
      <w:commentRangeStart w:id="52"/>
      <w:commentRangeStart w:id="53"/>
      <w:r>
        <w:rPr>
          <w:rFonts w:ascii="Calibri" w:hAnsi="Calibri" w:cs="Calibri"/>
          <w:color w:val="000000"/>
          <w:szCs w:val="24"/>
          <w:lang w:eastAsia="en-IN"/>
        </w:rPr>
        <w:t>Application Initiation – Draft Application Stage</w:t>
      </w:r>
      <w:commentRangeEnd w:id="52"/>
      <w:r w:rsidR="00574263">
        <w:rPr>
          <w:rStyle w:val="CommentReference"/>
          <w:rFonts w:eastAsiaTheme="minorHAnsi" w:cstheme="minorBidi"/>
          <w:b w:val="0"/>
          <w:lang w:val="en-IN" w:eastAsia="en-US"/>
        </w:rPr>
        <w:commentReference w:id="52"/>
      </w:r>
      <w:commentRangeEnd w:id="48"/>
      <w:commentRangeEnd w:id="53"/>
      <w:r w:rsidR="004311E5">
        <w:rPr>
          <w:rStyle w:val="CommentReference"/>
          <w:rFonts w:eastAsiaTheme="minorHAnsi" w:cstheme="minorBidi"/>
          <w:b w:val="0"/>
          <w:lang w:val="en-IN" w:eastAsia="en-US"/>
        </w:rPr>
        <w:commentReference w:id="53"/>
      </w:r>
      <w:r w:rsidR="00AA2624">
        <w:rPr>
          <w:rStyle w:val="CommentReference"/>
          <w:rFonts w:eastAsiaTheme="minorHAnsi" w:cstheme="minorBidi"/>
          <w:b w:val="0"/>
          <w:lang w:val="en-IN" w:eastAsia="en-US"/>
        </w:rPr>
        <w:commentReference w:id="48"/>
      </w:r>
      <w:commentRangeEnd w:id="49"/>
      <w:r w:rsidR="00440A08">
        <w:rPr>
          <w:rStyle w:val="CommentReference"/>
          <w:rFonts w:eastAsiaTheme="minorHAnsi" w:cstheme="minorBidi"/>
          <w:b w:val="0"/>
          <w:lang w:val="en-IN" w:eastAsia="en-US"/>
        </w:rPr>
        <w:commentReference w:id="49"/>
      </w:r>
      <w:commentRangeEnd w:id="50"/>
      <w:r w:rsidR="00AB669F">
        <w:rPr>
          <w:rStyle w:val="CommentReference"/>
          <w:rFonts w:eastAsiaTheme="minorHAnsi" w:cstheme="minorBidi"/>
          <w:b w:val="0"/>
          <w:lang w:val="en-IN" w:eastAsia="en-US"/>
        </w:rPr>
        <w:commentReference w:id="50"/>
      </w:r>
      <w:bookmarkEnd w:id="51"/>
      <w:r w:rsidRPr="00877525">
        <w:rPr>
          <w:rFonts w:ascii="Calibri" w:hAnsi="Calibri" w:cs="Calibri"/>
          <w:color w:val="000000"/>
          <w:szCs w:val="24"/>
          <w:lang w:eastAsia="en-IN"/>
        </w:rPr>
        <w:tab/>
      </w:r>
    </w:p>
    <w:p w14:paraId="675346ED" w14:textId="50FDC9D0" w:rsidR="00877525" w:rsidRPr="00EA3CEC" w:rsidRDefault="00877525" w:rsidP="002A2E60">
      <w:pPr>
        <w:rPr>
          <w:rFonts w:ascii="Calibri" w:hAnsi="Calibri" w:cs="Calibri"/>
          <w:b/>
          <w:bCs/>
          <w:color w:val="000000"/>
          <w:sz w:val="20"/>
          <w:u w:val="single"/>
          <w:lang w:eastAsia="en-IN"/>
        </w:rPr>
      </w:pPr>
      <w:r w:rsidRPr="00EA3CEC">
        <w:rPr>
          <w:rFonts w:ascii="Calibri" w:hAnsi="Calibri" w:cs="Calibri"/>
          <w:b/>
          <w:bCs/>
          <w:color w:val="ED7D31" w:themeColor="accent2"/>
          <w:sz w:val="20"/>
          <w:u w:val="single"/>
          <w:lang w:eastAsia="en-IN"/>
        </w:rPr>
        <w:t xml:space="preserve">BRD (BRD01-01, </w:t>
      </w:r>
      <w:bookmarkStart w:id="54" w:name="OLE_LINK12"/>
      <w:r w:rsidRPr="00EA3CEC">
        <w:rPr>
          <w:rFonts w:ascii="Calibri" w:hAnsi="Calibri" w:cs="Calibri"/>
          <w:b/>
          <w:bCs/>
          <w:color w:val="ED7D31" w:themeColor="accent2"/>
          <w:sz w:val="20"/>
          <w:u w:val="single"/>
          <w:lang w:eastAsia="en-IN"/>
        </w:rPr>
        <w:t>BRD01-02</w:t>
      </w:r>
      <w:bookmarkEnd w:id="54"/>
      <w:r w:rsidRPr="00EA3CEC">
        <w:rPr>
          <w:rFonts w:ascii="Calibri" w:hAnsi="Calibri" w:cs="Calibri"/>
          <w:b/>
          <w:bCs/>
          <w:color w:val="ED7D31" w:themeColor="accent2"/>
          <w:sz w:val="20"/>
          <w:u w:val="single"/>
          <w:lang w:eastAsia="en-IN"/>
        </w:rPr>
        <w:t xml:space="preserve">, BRD01-03, BRD01-04, BRD01-05, BRD01-06, BRD01-07, BRD01-08, BRD01-09, BRD01-10, </w:t>
      </w:r>
      <w:r w:rsidR="002A2E60" w:rsidRPr="00EA3CEC">
        <w:rPr>
          <w:rFonts w:ascii="Calibri" w:hAnsi="Calibri" w:cs="Calibri"/>
          <w:b/>
          <w:bCs/>
          <w:color w:val="ED7D31" w:themeColor="accent2"/>
          <w:sz w:val="20"/>
          <w:u w:val="single"/>
          <w:lang w:eastAsia="en-IN"/>
        </w:rPr>
        <w:t xml:space="preserve">BRD01-11, </w:t>
      </w:r>
      <w:r w:rsidR="002A2E60" w:rsidRPr="00EA3CEC">
        <w:rPr>
          <w:rFonts w:ascii="Calibri" w:hAnsi="Calibri" w:cs="Calibri"/>
          <w:b/>
          <w:bCs/>
          <w:color w:val="ED7D31" w:themeColor="accent2"/>
          <w:sz w:val="20"/>
          <w:u w:val="single"/>
          <w:lang w:val="en-GB" w:eastAsia="en-IN"/>
        </w:rPr>
        <w:t xml:space="preserve">BRD01-12, </w:t>
      </w:r>
      <w:r w:rsidR="002A2E60" w:rsidRPr="00EA3CEC">
        <w:rPr>
          <w:rFonts w:ascii="Calibri" w:hAnsi="Calibri" w:cs="Calibri"/>
          <w:b/>
          <w:bCs/>
          <w:color w:val="ED7D31" w:themeColor="accent2"/>
          <w:sz w:val="20"/>
          <w:u w:val="single"/>
          <w:lang w:eastAsia="en-IN"/>
        </w:rPr>
        <w:t>BRD01-13, BRD01-14, BRD01-15</w:t>
      </w:r>
      <w:r w:rsidRPr="00EA3CEC">
        <w:rPr>
          <w:rFonts w:ascii="Calibri" w:hAnsi="Calibri" w:cs="Calibri"/>
          <w:b/>
          <w:bCs/>
          <w:color w:val="ED7D31" w:themeColor="accent2"/>
          <w:sz w:val="20"/>
          <w:u w:val="single"/>
          <w:lang w:eastAsia="en-IN"/>
        </w:rPr>
        <w:t>)</w:t>
      </w:r>
    </w:p>
    <w:p w14:paraId="099BA97A" w14:textId="4DBD2CEC" w:rsidR="002A2E60" w:rsidRPr="002A2E60" w:rsidRDefault="002A2E60" w:rsidP="005673E6">
      <w:pPr>
        <w:rPr>
          <w:lang w:val="en-US" w:eastAsia="en-IN"/>
        </w:rPr>
      </w:pPr>
      <w:r w:rsidRPr="00A4791B">
        <w:rPr>
          <w:i/>
          <w:iCs/>
          <w:u w:val="single"/>
          <w:lang w:val="en-US" w:eastAsia="en-IN"/>
        </w:rPr>
        <w:t xml:space="preserve">Above mentioned BRD links will cover </w:t>
      </w:r>
      <w:r w:rsidR="005673E6" w:rsidRPr="00A4791B">
        <w:rPr>
          <w:i/>
          <w:iCs/>
          <w:u w:val="single"/>
          <w:lang w:val="en-US" w:eastAsia="en-IN"/>
        </w:rPr>
        <w:t>the</w:t>
      </w:r>
      <w:r w:rsidRPr="00A4791B">
        <w:rPr>
          <w:i/>
          <w:iCs/>
          <w:u w:val="single"/>
          <w:lang w:val="en-US" w:eastAsia="en-IN"/>
        </w:rPr>
        <w:t xml:space="preserve"> Draft application stage on both Mobile and Branch Journey</w:t>
      </w:r>
      <w:r w:rsidRPr="002A2E60">
        <w:rPr>
          <w:lang w:val="en-US" w:eastAsia="en-IN"/>
        </w:rPr>
        <w:t>.</w:t>
      </w:r>
    </w:p>
    <w:p w14:paraId="77CA1BEC" w14:textId="3DE723C0" w:rsidR="00BA3925" w:rsidRDefault="00BA3925" w:rsidP="00BA3925">
      <w:pPr>
        <w:rPr>
          <w:lang w:val="en-US" w:eastAsia="en-IN"/>
        </w:rPr>
      </w:pPr>
      <w:r>
        <w:rPr>
          <w:lang w:val="en-US" w:eastAsia="en-IN"/>
        </w:rPr>
        <w:lastRenderedPageBreak/>
        <w:t xml:space="preserve">This will be the very first stage in loan origination system workflow and all the new application will be created at this stage, either the source is “Digital” or “Branch – Walkin”. </w:t>
      </w:r>
    </w:p>
    <w:p w14:paraId="1F9E236C" w14:textId="77777777" w:rsidR="00BA3925" w:rsidRDefault="00BA3925" w:rsidP="00BA3925">
      <w:pPr>
        <w:rPr>
          <w:lang w:val="en-US" w:eastAsia="en-IN"/>
        </w:rPr>
      </w:pPr>
      <w:r>
        <w:rPr>
          <w:lang w:val="en-US" w:eastAsia="en-IN"/>
        </w:rPr>
        <w:t xml:space="preserve">As per the BRD Document these are the only two sources to generate the application in LOS. </w:t>
      </w:r>
    </w:p>
    <w:p w14:paraId="10C1B549" w14:textId="2927C380" w:rsidR="00BA3925" w:rsidRDefault="0045328A" w:rsidP="00BA3925">
      <w:pPr>
        <w:rPr>
          <w:lang w:val="en-US" w:eastAsia="en-IN"/>
        </w:rPr>
      </w:pPr>
      <w:commentRangeStart w:id="55"/>
      <w:commentRangeStart w:id="56"/>
      <w:commentRangeStart w:id="57"/>
      <w:r w:rsidRPr="006B1F6F">
        <w:rPr>
          <w:noProof/>
          <w:lang w:val="en-US"/>
        </w:rPr>
        <w:drawing>
          <wp:inline distT="0" distB="0" distL="0" distR="0" wp14:anchorId="7583D7D8" wp14:editId="3EF0A91F">
            <wp:extent cx="6081823" cy="14560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12740" cy="1463457"/>
                    </a:xfrm>
                    <a:prstGeom prst="rect">
                      <a:avLst/>
                    </a:prstGeom>
                    <a:noFill/>
                    <a:ln>
                      <a:noFill/>
                    </a:ln>
                  </pic:spPr>
                </pic:pic>
              </a:graphicData>
            </a:graphic>
          </wp:inline>
        </w:drawing>
      </w:r>
      <w:commentRangeEnd w:id="55"/>
      <w:r w:rsidR="000861CD">
        <w:rPr>
          <w:rStyle w:val="CommentReference"/>
        </w:rPr>
        <w:commentReference w:id="55"/>
      </w:r>
      <w:commentRangeEnd w:id="56"/>
      <w:r w:rsidR="000861CD">
        <w:rPr>
          <w:rStyle w:val="CommentReference"/>
        </w:rPr>
        <w:commentReference w:id="56"/>
      </w:r>
      <w:commentRangeEnd w:id="57"/>
      <w:r w:rsidR="000861CD">
        <w:rPr>
          <w:rStyle w:val="CommentReference"/>
        </w:rPr>
        <w:commentReference w:id="57"/>
      </w:r>
    </w:p>
    <w:p w14:paraId="72547D32" w14:textId="77777777" w:rsidR="00BA3925" w:rsidRPr="00EC643A" w:rsidRDefault="00BA3925" w:rsidP="00BA3925">
      <w:pPr>
        <w:jc w:val="center"/>
        <w:rPr>
          <w:i/>
          <w:iCs/>
          <w:sz w:val="18"/>
          <w:szCs w:val="18"/>
          <w:lang w:val="en-US" w:eastAsia="en-IN"/>
        </w:rPr>
      </w:pPr>
      <w:r w:rsidRPr="00EC643A">
        <w:rPr>
          <w:i/>
          <w:iCs/>
          <w:sz w:val="18"/>
          <w:szCs w:val="18"/>
          <w:lang w:val="en-US" w:eastAsia="en-IN"/>
        </w:rPr>
        <w:t>Figure 1</w:t>
      </w:r>
    </w:p>
    <w:p w14:paraId="666A5E68" w14:textId="77777777" w:rsidR="00BA3925" w:rsidRPr="00AC365D" w:rsidRDefault="00BA3925" w:rsidP="00BA3925">
      <w:pPr>
        <w:rPr>
          <w:b/>
          <w:bCs/>
          <w:lang w:val="en-US" w:eastAsia="en-IN"/>
        </w:rPr>
      </w:pPr>
      <w:r w:rsidRPr="00AC365D">
        <w:rPr>
          <w:b/>
          <w:bCs/>
          <w:lang w:val="en-US" w:eastAsia="en-IN"/>
        </w:rPr>
        <w:t>Digital Journey (Mobile Application):</w:t>
      </w:r>
    </w:p>
    <w:p w14:paraId="19B49878" w14:textId="107EC53B" w:rsidR="00BA3925" w:rsidRDefault="00BA3925" w:rsidP="0093307E">
      <w:pPr>
        <w:pStyle w:val="ListParagraph"/>
        <w:numPr>
          <w:ilvl w:val="0"/>
          <w:numId w:val="5"/>
        </w:numPr>
      </w:pPr>
      <w:r>
        <w:t>Applicant will access the mobile application o</w:t>
      </w:r>
      <w:r w:rsidR="00F60C4C">
        <w:t>f</w:t>
      </w:r>
      <w:r>
        <w:t xml:space="preserve"> Emkan Finance</w:t>
      </w:r>
    </w:p>
    <w:p w14:paraId="404A0185" w14:textId="6A61159D" w:rsidR="00BA3925" w:rsidRDefault="00BA3925" w:rsidP="0093307E">
      <w:pPr>
        <w:pStyle w:val="ListParagraph"/>
        <w:numPr>
          <w:ilvl w:val="0"/>
          <w:numId w:val="5"/>
        </w:numPr>
        <w:tabs>
          <w:tab w:val="left" w:pos="70"/>
        </w:tabs>
      </w:pPr>
      <w:r>
        <w:t>In case of new customer</w:t>
      </w:r>
      <w:r w:rsidR="00F60C4C">
        <w:t>,</w:t>
      </w:r>
      <w:r>
        <w:t xml:space="preserve"> applicant will select the registration process, Once the customer    is registered, he/she will click on “Apply for personal finance” button on mobile application </w:t>
      </w:r>
    </w:p>
    <w:p w14:paraId="7229218E" w14:textId="77777777" w:rsidR="00BA3925" w:rsidRDefault="00BA3925" w:rsidP="0093307E">
      <w:pPr>
        <w:pStyle w:val="ListParagraph"/>
        <w:numPr>
          <w:ilvl w:val="0"/>
          <w:numId w:val="5"/>
        </w:numPr>
      </w:pPr>
      <w:r>
        <w:t>Based on the click LOS will get the request via MW from mobile application to initiate the application for personal finance however, sub product will define at later stage after integration with Qarar system.</w:t>
      </w:r>
    </w:p>
    <w:p w14:paraId="2EF9476A" w14:textId="1D9EEB37" w:rsidR="00BA3925" w:rsidRDefault="00BA3925" w:rsidP="0093307E">
      <w:pPr>
        <w:pStyle w:val="ListParagraph"/>
        <w:numPr>
          <w:ilvl w:val="0"/>
          <w:numId w:val="5"/>
        </w:numPr>
      </w:pPr>
      <w:r>
        <w:t xml:space="preserve">After </w:t>
      </w:r>
      <w:r w:rsidR="00F60C4C">
        <w:t>getting</w:t>
      </w:r>
      <w:r>
        <w:t xml:space="preserve"> the application</w:t>
      </w:r>
      <w:r w:rsidR="00F60C4C">
        <w:t xml:space="preserve"> creation request</w:t>
      </w:r>
      <w:r>
        <w:t>, the 1st step is to check if the applicant is existing or new.</w:t>
      </w:r>
    </w:p>
    <w:p w14:paraId="2C3566AE" w14:textId="77777777" w:rsidR="00BA3925" w:rsidRDefault="00BA3925" w:rsidP="0093307E">
      <w:pPr>
        <w:pStyle w:val="ListParagraph"/>
        <w:numPr>
          <w:ilvl w:val="0"/>
          <w:numId w:val="5"/>
        </w:numPr>
      </w:pPr>
      <w:r>
        <w:t xml:space="preserve">perform the search </w:t>
      </w:r>
      <w:r w:rsidRPr="00CB4D88">
        <w:t xml:space="preserve">for the customer information from CRM / </w:t>
      </w:r>
      <w:commentRangeStart w:id="58"/>
      <w:commentRangeStart w:id="59"/>
      <w:r w:rsidRPr="00CB4D88">
        <w:t xml:space="preserve">ARB </w:t>
      </w:r>
      <w:commentRangeEnd w:id="58"/>
      <w:r w:rsidR="000861CD">
        <w:rPr>
          <w:rStyle w:val="CommentReference"/>
          <w:rFonts w:eastAsiaTheme="minorHAnsi" w:cstheme="minorBidi"/>
          <w:lang w:val="en-IN" w:eastAsia="en-US"/>
        </w:rPr>
        <w:commentReference w:id="58"/>
      </w:r>
      <w:commentRangeEnd w:id="59"/>
      <w:r w:rsidR="000861CD">
        <w:rPr>
          <w:rStyle w:val="CommentReference"/>
          <w:rFonts w:eastAsiaTheme="minorHAnsi" w:cstheme="minorBidi"/>
          <w:lang w:val="en-IN" w:eastAsia="en-US"/>
        </w:rPr>
        <w:commentReference w:id="59"/>
      </w:r>
      <w:r w:rsidRPr="00CB4D88">
        <w:t>system based on values in ID type</w:t>
      </w:r>
      <w:r>
        <w:t>,</w:t>
      </w:r>
      <w:r w:rsidRPr="00CB4D88">
        <w:t xml:space="preserve"> ID number </w:t>
      </w:r>
      <w:r>
        <w:t xml:space="preserve">and date of birth </w:t>
      </w:r>
      <w:r w:rsidRPr="00CB4D88">
        <w:t>fields</w:t>
      </w:r>
      <w:r>
        <w:t>.</w:t>
      </w:r>
    </w:p>
    <w:p w14:paraId="17B0EB65" w14:textId="77777777" w:rsidR="00BA3925" w:rsidRDefault="00BA3925" w:rsidP="0093307E">
      <w:pPr>
        <w:pStyle w:val="ListParagraph"/>
        <w:numPr>
          <w:ilvl w:val="0"/>
          <w:numId w:val="5"/>
        </w:numPr>
        <w:suppressAutoHyphens w:val="0"/>
        <w:spacing w:before="120" w:after="120" w:line="240" w:lineRule="auto"/>
      </w:pPr>
      <w:r>
        <w:t>If the customer is an existing ARB customer, then populate the “ARB Account holder” field with value “YES”, else populate “NO”.</w:t>
      </w:r>
    </w:p>
    <w:p w14:paraId="79432E6C" w14:textId="1F5C7EAB" w:rsidR="00BA3925" w:rsidRDefault="00BA3925" w:rsidP="0093307E">
      <w:pPr>
        <w:pStyle w:val="ListParagraph"/>
        <w:numPr>
          <w:ilvl w:val="0"/>
          <w:numId w:val="5"/>
        </w:numPr>
      </w:pPr>
      <w:r>
        <w:t xml:space="preserve">If the customer is an existing EMKAN customer, then populate the “Existing customer” field with value “YES”, else populate “NO” (Note: All the customers performing the action of “Apply Now” from mobile application should already have a record in </w:t>
      </w:r>
      <w:r w:rsidR="00F60C4C">
        <w:t>customer data base</w:t>
      </w:r>
      <w:r>
        <w:t xml:space="preserve"> to capture the customer mobile application registration details, hence the input here will always be “YES”)</w:t>
      </w:r>
    </w:p>
    <w:p w14:paraId="2158CFEF" w14:textId="77777777" w:rsidR="00BA3925" w:rsidRDefault="00BA3925" w:rsidP="0093307E">
      <w:pPr>
        <w:pStyle w:val="ListParagraph"/>
        <w:numPr>
          <w:ilvl w:val="0"/>
          <w:numId w:val="5"/>
        </w:numPr>
      </w:pPr>
      <w:commentRangeStart w:id="60"/>
      <w:r>
        <w:t xml:space="preserve">In the case of new/existing customer </w:t>
      </w:r>
      <w:commentRangeEnd w:id="60"/>
      <w:r w:rsidR="000861CD">
        <w:rPr>
          <w:rStyle w:val="CommentReference"/>
          <w:rFonts w:eastAsiaTheme="minorHAnsi" w:cstheme="minorBidi"/>
          <w:lang w:val="en-IN" w:eastAsia="en-US"/>
        </w:rPr>
        <w:commentReference w:id="60"/>
      </w:r>
      <w:r>
        <w:t>LOS will trigger the Customer micro service for providing the required data.</w:t>
      </w:r>
    </w:p>
    <w:p w14:paraId="672DD079" w14:textId="6768EDD5" w:rsidR="00BA3925" w:rsidRDefault="00BA3925" w:rsidP="0093307E">
      <w:pPr>
        <w:pStyle w:val="ListParagraph"/>
        <w:numPr>
          <w:ilvl w:val="0"/>
          <w:numId w:val="5"/>
        </w:numPr>
      </w:pPr>
      <w:r>
        <w:t xml:space="preserve">A draft application is created to store these details and a unique application reference number is generated by the system. </w:t>
      </w:r>
      <w:r w:rsidRPr="005018CE">
        <w:t>All incomplete applications will be stored in LOS for 20 days (TBC with business) from the last action of the customer</w:t>
      </w:r>
      <w:r>
        <w:t xml:space="preserve">. In case there is no action beyond 20 days, LOS should auto-delete </w:t>
      </w:r>
      <w:r w:rsidR="00F60C4C">
        <w:t xml:space="preserve">(Reject) </w:t>
      </w:r>
      <w:r>
        <w:t xml:space="preserve">the application from its repository. The same customer without any action in 20 days cannot resume with this application and will have to start the process for loan application stage again. </w:t>
      </w:r>
    </w:p>
    <w:p w14:paraId="63A3AB30" w14:textId="6E706A94" w:rsidR="00BA3925" w:rsidRDefault="00BA3925" w:rsidP="00BA3925">
      <w:r>
        <w:t xml:space="preserve">At this stage there are backend checks performed using the </w:t>
      </w:r>
      <w:r w:rsidR="00F60C4C">
        <w:t xml:space="preserve">Aggregator </w:t>
      </w:r>
      <w:r>
        <w:t xml:space="preserve">and external integrations as follows: </w:t>
      </w:r>
    </w:p>
    <w:p w14:paraId="18EB4C99" w14:textId="77777777" w:rsidR="00BA3925" w:rsidRPr="004F4364" w:rsidRDefault="00BA3925" w:rsidP="0093307E">
      <w:pPr>
        <w:pStyle w:val="ListParagraph"/>
        <w:numPr>
          <w:ilvl w:val="0"/>
          <w:numId w:val="15"/>
        </w:numPr>
        <w:suppressAutoHyphens w:val="0"/>
        <w:spacing w:before="120" w:after="120" w:line="240" w:lineRule="auto"/>
      </w:pPr>
      <w:r>
        <w:t xml:space="preserve">Active loan details – </w:t>
      </w:r>
      <w:r w:rsidRPr="00DC1F10">
        <w:t xml:space="preserve">Active loans details are fetched from LMS to apply the cooling period boundary condition mentioned below. </w:t>
      </w:r>
    </w:p>
    <w:p w14:paraId="15E63C3D" w14:textId="77777777" w:rsidR="00BA3925" w:rsidRDefault="00BA3925" w:rsidP="0093307E">
      <w:pPr>
        <w:pStyle w:val="ListParagraph"/>
        <w:numPr>
          <w:ilvl w:val="0"/>
          <w:numId w:val="15"/>
        </w:numPr>
        <w:suppressAutoHyphens w:val="0"/>
        <w:spacing w:before="120" w:after="120" w:line="240" w:lineRule="auto"/>
      </w:pPr>
      <w:r>
        <w:t>Cooling Period – check performed to validate whether customer has an existing a loan application that</w:t>
      </w:r>
    </w:p>
    <w:p w14:paraId="3CA19B8B" w14:textId="77777777" w:rsidR="00BA3925" w:rsidRDefault="00BA3925" w:rsidP="0093307E">
      <w:pPr>
        <w:pStyle w:val="ListParagraph"/>
        <w:numPr>
          <w:ilvl w:val="1"/>
          <w:numId w:val="15"/>
        </w:numPr>
        <w:suppressAutoHyphens w:val="0"/>
        <w:spacing w:before="120" w:after="120" w:line="240" w:lineRule="auto"/>
      </w:pPr>
      <w:commentRangeStart w:id="61"/>
      <w:commentRangeStart w:id="62"/>
      <w:r>
        <w:t>Has been activated as a loan in LMS</w:t>
      </w:r>
      <w:commentRangeEnd w:id="61"/>
      <w:r w:rsidR="000861CD">
        <w:rPr>
          <w:rStyle w:val="CommentReference"/>
          <w:rFonts w:eastAsiaTheme="minorHAnsi" w:cstheme="minorBidi"/>
          <w:lang w:val="en-IN" w:eastAsia="en-US"/>
        </w:rPr>
        <w:commentReference w:id="61"/>
      </w:r>
      <w:commentRangeEnd w:id="62"/>
      <w:r w:rsidR="000861CD">
        <w:rPr>
          <w:rStyle w:val="CommentReference"/>
          <w:rFonts w:eastAsiaTheme="minorHAnsi" w:cstheme="minorBidi"/>
          <w:lang w:val="en-IN" w:eastAsia="en-US"/>
        </w:rPr>
        <w:commentReference w:id="62"/>
      </w:r>
    </w:p>
    <w:p w14:paraId="1ED903DB" w14:textId="77777777" w:rsidR="00BA3925" w:rsidRDefault="00BA3925" w:rsidP="0093307E">
      <w:pPr>
        <w:pStyle w:val="ListParagraph"/>
        <w:numPr>
          <w:ilvl w:val="1"/>
          <w:numId w:val="15"/>
        </w:numPr>
        <w:suppressAutoHyphens w:val="0"/>
        <w:spacing w:before="120" w:after="120" w:line="240" w:lineRule="auto"/>
      </w:pPr>
      <w:commentRangeStart w:id="63"/>
      <w:commentRangeStart w:id="64"/>
      <w:r>
        <w:t xml:space="preserve">Loan application in LOS </w:t>
      </w:r>
      <w:r w:rsidRPr="00112334">
        <w:rPr>
          <w:color w:val="FF0000"/>
        </w:rPr>
        <w:t>has Final Loan Offer Date:</w:t>
      </w:r>
    </w:p>
    <w:p w14:paraId="0675B2AB" w14:textId="77777777" w:rsidR="00BA3925" w:rsidRDefault="00BA3925" w:rsidP="0093307E">
      <w:pPr>
        <w:pStyle w:val="ListParagraph"/>
        <w:numPr>
          <w:ilvl w:val="2"/>
          <w:numId w:val="14"/>
        </w:numPr>
        <w:suppressAutoHyphens w:val="0"/>
        <w:spacing w:before="120" w:after="120" w:line="240" w:lineRule="auto"/>
      </w:pPr>
      <w:r>
        <w:t>For same product type – greater than or equal to 90 calendar days from today’s date</w:t>
      </w:r>
      <w:commentRangeEnd w:id="63"/>
      <w:r w:rsidR="000861CD">
        <w:rPr>
          <w:rStyle w:val="CommentReference"/>
          <w:rFonts w:eastAsiaTheme="minorHAnsi" w:cstheme="minorBidi"/>
          <w:lang w:val="en-IN" w:eastAsia="en-US"/>
        </w:rPr>
        <w:commentReference w:id="63"/>
      </w:r>
      <w:commentRangeEnd w:id="64"/>
      <w:r w:rsidR="000861CD">
        <w:rPr>
          <w:rStyle w:val="CommentReference"/>
          <w:rFonts w:eastAsiaTheme="minorHAnsi" w:cstheme="minorBidi"/>
          <w:lang w:val="en-IN" w:eastAsia="en-US"/>
        </w:rPr>
        <w:commentReference w:id="64"/>
      </w:r>
    </w:p>
    <w:p w14:paraId="6C53EFE2" w14:textId="77777777" w:rsidR="00BA3925" w:rsidRDefault="00BA3925" w:rsidP="0093307E">
      <w:pPr>
        <w:pStyle w:val="ListParagraph"/>
        <w:numPr>
          <w:ilvl w:val="2"/>
          <w:numId w:val="14"/>
        </w:numPr>
        <w:suppressAutoHyphens w:val="0"/>
        <w:spacing w:before="120" w:after="120" w:line="240" w:lineRule="auto"/>
      </w:pPr>
      <w:r>
        <w:lastRenderedPageBreak/>
        <w:t>For other products type – greater than or equal to 30 calendar days from today’s date</w:t>
      </w:r>
    </w:p>
    <w:p w14:paraId="6B269FEB" w14:textId="77777777" w:rsidR="00BA3925" w:rsidRDefault="00BA3925" w:rsidP="0093307E">
      <w:pPr>
        <w:pStyle w:val="ListParagraph"/>
        <w:numPr>
          <w:ilvl w:val="0"/>
          <w:numId w:val="5"/>
        </w:numPr>
      </w:pPr>
      <w:r>
        <w:t xml:space="preserve"> If the check is not successful, then an application rejection message is displayed on the mobile application. The process stops at this stage. If the check is performed successfully, then the below mentioned step is performed by the LOS.</w:t>
      </w:r>
    </w:p>
    <w:p w14:paraId="43D1ED16" w14:textId="77777777" w:rsidR="00BA3925" w:rsidRDefault="00BA3925" w:rsidP="00BA3925">
      <w:pPr>
        <w:pStyle w:val="ListParagraph"/>
      </w:pPr>
    </w:p>
    <w:p w14:paraId="6781426D" w14:textId="77777777" w:rsidR="00BA3925" w:rsidRDefault="00BA3925" w:rsidP="00BA3925"/>
    <w:tbl>
      <w:tblPr>
        <w:tblW w:w="10632"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214"/>
        <w:gridCol w:w="1214"/>
        <w:gridCol w:w="1874"/>
        <w:gridCol w:w="1664"/>
        <w:gridCol w:w="1027"/>
        <w:gridCol w:w="3639"/>
      </w:tblGrid>
      <w:tr w:rsidR="00BA3925" w14:paraId="545E7C43" w14:textId="77777777" w:rsidTr="003754C7">
        <w:trPr>
          <w:trHeight w:val="735"/>
        </w:trPr>
        <w:tc>
          <w:tcPr>
            <w:tcW w:w="1214" w:type="dxa"/>
            <w:shd w:val="clear" w:color="auto" w:fill="E7E6E6" w:themeFill="background2"/>
            <w:vAlign w:val="center"/>
            <w:hideMark/>
          </w:tcPr>
          <w:p w14:paraId="64DE3CD7" w14:textId="77777777" w:rsidR="00BA3925" w:rsidRPr="00D470E2" w:rsidRDefault="00BA3925" w:rsidP="003754C7">
            <w:pPr>
              <w:jc w:val="center"/>
              <w:rPr>
                <w:rFonts w:ascii="Calibri" w:hAnsi="Calibri"/>
                <w:b/>
                <w:bCs/>
                <w:color w:val="000000" w:themeColor="text1"/>
                <w:sz w:val="20"/>
                <w:lang w:val="de-DE"/>
              </w:rPr>
            </w:pPr>
            <w:r>
              <w:rPr>
                <w:rFonts w:ascii="Calibri" w:hAnsi="Calibri"/>
                <w:b/>
                <w:bCs/>
                <w:color w:val="000000" w:themeColor="text1"/>
                <w:sz w:val="20"/>
                <w:lang w:val="de-DE"/>
              </w:rPr>
              <w:t>Action</w:t>
            </w:r>
          </w:p>
        </w:tc>
        <w:tc>
          <w:tcPr>
            <w:tcW w:w="1214" w:type="dxa"/>
            <w:shd w:val="clear" w:color="auto" w:fill="E7E6E6" w:themeFill="background2"/>
            <w:vAlign w:val="center"/>
            <w:hideMark/>
          </w:tcPr>
          <w:p w14:paraId="3CD0FDDD" w14:textId="77777777" w:rsidR="00BA3925" w:rsidRPr="00D470E2" w:rsidRDefault="00BA3925" w:rsidP="003754C7">
            <w:pPr>
              <w:jc w:val="center"/>
              <w:rPr>
                <w:b/>
                <w:bCs/>
                <w:color w:val="000000" w:themeColor="text1"/>
                <w:sz w:val="20"/>
                <w:lang w:val="de-DE"/>
              </w:rPr>
            </w:pPr>
            <w:r w:rsidRPr="00D470E2">
              <w:rPr>
                <w:b/>
                <w:bCs/>
                <w:color w:val="000000" w:themeColor="text1"/>
                <w:sz w:val="20"/>
                <w:lang w:val="de-DE"/>
              </w:rPr>
              <w:t>System</w:t>
            </w:r>
            <w:r>
              <w:rPr>
                <w:b/>
                <w:bCs/>
                <w:color w:val="000000" w:themeColor="text1"/>
                <w:sz w:val="20"/>
                <w:lang w:val="de-DE"/>
              </w:rPr>
              <w:t xml:space="preserve"> Provider</w:t>
            </w:r>
          </w:p>
        </w:tc>
        <w:tc>
          <w:tcPr>
            <w:tcW w:w="1874" w:type="dxa"/>
            <w:shd w:val="clear" w:color="auto" w:fill="E7E6E6" w:themeFill="background2"/>
            <w:vAlign w:val="center"/>
            <w:hideMark/>
          </w:tcPr>
          <w:p w14:paraId="38A7E77E" w14:textId="77777777" w:rsidR="00BA3925" w:rsidRPr="00D470E2" w:rsidRDefault="00BA3925" w:rsidP="003754C7">
            <w:pPr>
              <w:jc w:val="center"/>
              <w:rPr>
                <w:b/>
                <w:bCs/>
                <w:color w:val="000000" w:themeColor="text1"/>
                <w:sz w:val="20"/>
                <w:lang w:val="de-DE"/>
              </w:rPr>
            </w:pPr>
            <w:r w:rsidRPr="00D470E2">
              <w:rPr>
                <w:b/>
                <w:bCs/>
                <w:color w:val="000000" w:themeColor="text1"/>
                <w:sz w:val="20"/>
                <w:lang w:val="de-DE"/>
              </w:rPr>
              <w:t>Request</w:t>
            </w:r>
          </w:p>
        </w:tc>
        <w:tc>
          <w:tcPr>
            <w:tcW w:w="1664" w:type="dxa"/>
            <w:shd w:val="clear" w:color="auto" w:fill="E7E6E6" w:themeFill="background2"/>
            <w:vAlign w:val="center"/>
            <w:hideMark/>
          </w:tcPr>
          <w:p w14:paraId="1C68AF4E" w14:textId="77777777" w:rsidR="00BA3925" w:rsidRPr="00D470E2" w:rsidRDefault="00BA3925" w:rsidP="003754C7">
            <w:pPr>
              <w:jc w:val="center"/>
              <w:rPr>
                <w:b/>
                <w:bCs/>
                <w:color w:val="000000" w:themeColor="text1"/>
                <w:sz w:val="20"/>
                <w:lang w:val="de-DE"/>
              </w:rPr>
            </w:pPr>
            <w:r w:rsidRPr="00D470E2">
              <w:rPr>
                <w:b/>
                <w:bCs/>
                <w:color w:val="000000" w:themeColor="text1"/>
                <w:sz w:val="20"/>
                <w:lang w:val="de-DE"/>
              </w:rPr>
              <w:t>Response</w:t>
            </w:r>
          </w:p>
        </w:tc>
        <w:tc>
          <w:tcPr>
            <w:tcW w:w="1027" w:type="dxa"/>
            <w:shd w:val="clear" w:color="auto" w:fill="E7E6E6" w:themeFill="background2"/>
            <w:vAlign w:val="center"/>
          </w:tcPr>
          <w:p w14:paraId="771A17B4" w14:textId="77777777" w:rsidR="00BA3925" w:rsidRPr="00D470E2" w:rsidRDefault="00BA3925" w:rsidP="003754C7">
            <w:pPr>
              <w:jc w:val="center"/>
              <w:rPr>
                <w:b/>
                <w:bCs/>
                <w:color w:val="000000" w:themeColor="text1"/>
                <w:sz w:val="20"/>
                <w:lang w:val="de-DE"/>
              </w:rPr>
            </w:pPr>
            <w:r w:rsidRPr="00D470E2">
              <w:rPr>
                <w:b/>
                <w:bCs/>
                <w:color w:val="000000" w:themeColor="text1"/>
                <w:sz w:val="20"/>
                <w:lang w:val="de-DE"/>
              </w:rPr>
              <w:t>Type</w:t>
            </w:r>
          </w:p>
        </w:tc>
        <w:tc>
          <w:tcPr>
            <w:tcW w:w="3639" w:type="dxa"/>
            <w:shd w:val="clear" w:color="auto" w:fill="E7E6E6" w:themeFill="background2"/>
            <w:vAlign w:val="center"/>
            <w:hideMark/>
          </w:tcPr>
          <w:p w14:paraId="3F0C4276" w14:textId="77777777" w:rsidR="00BA3925" w:rsidRPr="00D470E2" w:rsidRDefault="00BA3925" w:rsidP="003754C7">
            <w:pPr>
              <w:jc w:val="center"/>
              <w:rPr>
                <w:b/>
                <w:bCs/>
                <w:color w:val="000000" w:themeColor="text1"/>
                <w:sz w:val="20"/>
                <w:lang w:val="de-DE"/>
              </w:rPr>
            </w:pPr>
            <w:r>
              <w:rPr>
                <w:b/>
                <w:bCs/>
                <w:color w:val="000000" w:themeColor="text1"/>
                <w:sz w:val="20"/>
                <w:lang w:val="de-DE"/>
              </w:rPr>
              <w:t>Description</w:t>
            </w:r>
          </w:p>
        </w:tc>
      </w:tr>
      <w:tr w:rsidR="00BA3925" w14:paraId="4BD87254" w14:textId="77777777" w:rsidTr="003754C7">
        <w:trPr>
          <w:trHeight w:val="61"/>
        </w:trPr>
        <w:tc>
          <w:tcPr>
            <w:tcW w:w="1214" w:type="dxa"/>
            <w:shd w:val="clear" w:color="auto" w:fill="FFFFFF" w:themeFill="background1"/>
          </w:tcPr>
          <w:p w14:paraId="47D1F68C" w14:textId="77777777" w:rsidR="00BA3925" w:rsidRPr="003B3034" w:rsidRDefault="00BA3925" w:rsidP="003754C7">
            <w:pPr>
              <w:pStyle w:val="wordsection1"/>
              <w:spacing w:before="0" w:beforeAutospacing="0" w:after="0" w:afterAutospacing="0"/>
              <w:rPr>
                <w:rFonts w:ascii="Calibri" w:hAnsi="Calibri" w:cs="Tahoma"/>
                <w:b/>
                <w:color w:val="1F497D"/>
                <w:sz w:val="16"/>
                <w:szCs w:val="16"/>
              </w:rPr>
            </w:pPr>
            <w:commentRangeStart w:id="65"/>
            <w:commentRangeStart w:id="66"/>
            <w:r>
              <w:rPr>
                <w:rFonts w:ascii="Calibri" w:hAnsi="Calibri" w:cs="Tahoma"/>
                <w:b/>
                <w:color w:val="1F497D"/>
                <w:sz w:val="16"/>
                <w:szCs w:val="16"/>
              </w:rPr>
              <w:t>Application Creation</w:t>
            </w:r>
          </w:p>
        </w:tc>
        <w:tc>
          <w:tcPr>
            <w:tcW w:w="1214" w:type="dxa"/>
            <w:shd w:val="clear" w:color="auto" w:fill="FFFFFF" w:themeFill="background1"/>
          </w:tcPr>
          <w:p w14:paraId="5CEC3B63" w14:textId="77777777" w:rsidR="00BA3925" w:rsidRDefault="00BA3925" w:rsidP="003754C7">
            <w:pPr>
              <w:pStyle w:val="wordsection1"/>
              <w:spacing w:before="0" w:beforeAutospacing="0" w:after="0" w:afterAutospacing="0"/>
              <w:rPr>
                <w:rFonts w:ascii="Calibri" w:hAnsi="Calibri" w:cs="Tahoma"/>
                <w:bCs/>
                <w:color w:val="1F497D"/>
                <w:sz w:val="16"/>
                <w:szCs w:val="16"/>
              </w:rPr>
            </w:pPr>
            <w:r>
              <w:rPr>
                <w:rFonts w:ascii="Calibri" w:hAnsi="Calibri" w:cs="Tahoma"/>
                <w:bCs/>
                <w:color w:val="1F497D"/>
                <w:sz w:val="16"/>
                <w:szCs w:val="16"/>
              </w:rPr>
              <w:t>Newgen LOS</w:t>
            </w:r>
          </w:p>
          <w:p w14:paraId="6DAF3FB2" w14:textId="77777777" w:rsidR="00BA3925" w:rsidRPr="00AE78D5" w:rsidRDefault="00BA3925" w:rsidP="003754C7">
            <w:pPr>
              <w:pStyle w:val="wordsection1"/>
              <w:spacing w:before="0" w:beforeAutospacing="0" w:after="0" w:afterAutospacing="0"/>
              <w:rPr>
                <w:rFonts w:ascii="Calibri" w:hAnsi="Calibri" w:cs="Tahoma"/>
                <w:bCs/>
                <w:color w:val="1F497D"/>
                <w:sz w:val="16"/>
                <w:szCs w:val="16"/>
              </w:rPr>
            </w:pPr>
            <w:r>
              <w:rPr>
                <w:rFonts w:ascii="Calibri" w:hAnsi="Calibri" w:cs="Tahoma"/>
                <w:bCs/>
                <w:color w:val="1F497D"/>
                <w:sz w:val="16"/>
                <w:szCs w:val="16"/>
              </w:rPr>
              <w:t>Emkan Mobile Application</w:t>
            </w:r>
          </w:p>
        </w:tc>
        <w:tc>
          <w:tcPr>
            <w:tcW w:w="1874" w:type="dxa"/>
            <w:shd w:val="clear" w:color="auto" w:fill="FFFFFF" w:themeFill="background1"/>
          </w:tcPr>
          <w:p w14:paraId="772B7DBB" w14:textId="77777777" w:rsidR="00BA3925" w:rsidRDefault="00BA3925" w:rsidP="003754C7">
            <w:pPr>
              <w:spacing w:before="120" w:after="120" w:line="240" w:lineRule="auto"/>
              <w:rPr>
                <w:rFonts w:ascii="Calibri" w:eastAsia="Calibri" w:hAnsi="Calibri" w:cs="Tahoma"/>
                <w:bCs/>
                <w:color w:val="1F497D"/>
                <w:sz w:val="16"/>
                <w:szCs w:val="16"/>
                <w:lang w:val="en-US"/>
              </w:rPr>
            </w:pPr>
            <w:commentRangeStart w:id="67"/>
            <w:commentRangeStart w:id="68"/>
            <w:commentRangeStart w:id="69"/>
            <w:commentRangeStart w:id="70"/>
            <w:commentRangeStart w:id="71"/>
            <w:commentRangeStart w:id="72"/>
            <w:r w:rsidRPr="00BB6338">
              <w:rPr>
                <w:rFonts w:ascii="Calibri" w:eastAsia="Calibri" w:hAnsi="Calibri" w:cs="Tahoma"/>
                <w:bCs/>
                <w:color w:val="1F497D"/>
                <w:sz w:val="16"/>
                <w:szCs w:val="16"/>
                <w:lang w:val="en-US"/>
              </w:rPr>
              <w:t xml:space="preserve">Mobile Number </w:t>
            </w:r>
          </w:p>
          <w:p w14:paraId="5A8368B1" w14:textId="77777777" w:rsidR="00BA3925" w:rsidRPr="00BB6338" w:rsidRDefault="00BA3925" w:rsidP="003754C7">
            <w:pPr>
              <w:spacing w:before="120" w:after="120" w:line="240" w:lineRule="auto"/>
              <w:rPr>
                <w:rFonts w:ascii="Calibri" w:eastAsia="Calibri" w:hAnsi="Calibri" w:cs="Tahoma"/>
                <w:bCs/>
                <w:color w:val="1F497D"/>
                <w:sz w:val="16"/>
                <w:szCs w:val="16"/>
                <w:lang w:val="en-US"/>
              </w:rPr>
            </w:pPr>
            <w:r w:rsidRPr="00BB6338">
              <w:rPr>
                <w:rFonts w:ascii="Calibri" w:eastAsia="Calibri" w:hAnsi="Calibri" w:cs="Tahoma"/>
                <w:bCs/>
                <w:color w:val="1F497D"/>
                <w:sz w:val="16"/>
                <w:szCs w:val="16"/>
                <w:lang w:val="en-US"/>
              </w:rPr>
              <w:t xml:space="preserve">Email ID </w:t>
            </w:r>
            <w:commentRangeEnd w:id="67"/>
            <w:r w:rsidR="000861CD">
              <w:rPr>
                <w:rStyle w:val="CommentReference"/>
              </w:rPr>
              <w:commentReference w:id="67"/>
            </w:r>
            <w:commentRangeEnd w:id="68"/>
            <w:r w:rsidR="005525C2">
              <w:rPr>
                <w:rStyle w:val="CommentReference"/>
              </w:rPr>
              <w:commentReference w:id="68"/>
            </w:r>
          </w:p>
          <w:p w14:paraId="7E542E95" w14:textId="77777777" w:rsidR="00BA3925" w:rsidRPr="00BB6338" w:rsidRDefault="00BA3925" w:rsidP="003754C7">
            <w:pPr>
              <w:spacing w:before="120" w:after="120" w:line="240" w:lineRule="auto"/>
              <w:rPr>
                <w:rFonts w:ascii="Calibri" w:eastAsia="Calibri" w:hAnsi="Calibri" w:cs="Tahoma"/>
                <w:bCs/>
                <w:color w:val="1F497D"/>
                <w:sz w:val="16"/>
                <w:szCs w:val="16"/>
                <w:lang w:val="en-US"/>
              </w:rPr>
            </w:pPr>
            <w:r w:rsidRPr="00BB6338">
              <w:rPr>
                <w:rFonts w:ascii="Calibri" w:eastAsia="Calibri" w:hAnsi="Calibri" w:cs="Tahoma"/>
                <w:bCs/>
                <w:color w:val="1F497D"/>
                <w:sz w:val="16"/>
                <w:szCs w:val="16"/>
                <w:lang w:val="en-US"/>
              </w:rPr>
              <w:t>National ID / Iqama</w:t>
            </w:r>
          </w:p>
          <w:p w14:paraId="7E8BF3A0" w14:textId="77777777" w:rsidR="00BA3925" w:rsidRPr="00BB6338" w:rsidRDefault="00BA3925" w:rsidP="003754C7">
            <w:pPr>
              <w:spacing w:before="120" w:after="120" w:line="240" w:lineRule="auto"/>
              <w:rPr>
                <w:rFonts w:ascii="Calibri" w:eastAsia="Calibri" w:hAnsi="Calibri" w:cs="Tahoma"/>
                <w:bCs/>
                <w:color w:val="1F497D"/>
                <w:sz w:val="16"/>
                <w:szCs w:val="16"/>
                <w:lang w:val="en-US"/>
              </w:rPr>
            </w:pPr>
            <w:commentRangeStart w:id="73"/>
            <w:commentRangeStart w:id="74"/>
            <w:r w:rsidRPr="00BB6338">
              <w:rPr>
                <w:rFonts w:ascii="Calibri" w:eastAsia="Calibri" w:hAnsi="Calibri" w:cs="Tahoma"/>
                <w:bCs/>
                <w:color w:val="1F497D"/>
                <w:sz w:val="16"/>
                <w:szCs w:val="16"/>
                <w:lang w:val="en-US"/>
              </w:rPr>
              <w:t>Date of Birth</w:t>
            </w:r>
            <w:commentRangeEnd w:id="73"/>
            <w:r w:rsidR="005717C3">
              <w:rPr>
                <w:rStyle w:val="CommentReference"/>
              </w:rPr>
              <w:commentReference w:id="73"/>
            </w:r>
            <w:commentRangeEnd w:id="74"/>
            <w:r w:rsidR="004311E5">
              <w:rPr>
                <w:rStyle w:val="CommentReference"/>
              </w:rPr>
              <w:commentReference w:id="74"/>
            </w:r>
            <w:commentRangeEnd w:id="69"/>
            <w:r w:rsidR="005525C2">
              <w:rPr>
                <w:rStyle w:val="CommentReference"/>
              </w:rPr>
              <w:commentReference w:id="69"/>
            </w:r>
            <w:commentRangeEnd w:id="70"/>
            <w:r w:rsidR="005525C2">
              <w:rPr>
                <w:rStyle w:val="CommentReference"/>
              </w:rPr>
              <w:commentReference w:id="70"/>
            </w:r>
            <w:commentRangeEnd w:id="71"/>
            <w:r w:rsidR="005525C2">
              <w:rPr>
                <w:rStyle w:val="CommentReference"/>
              </w:rPr>
              <w:commentReference w:id="71"/>
            </w:r>
            <w:commentRangeEnd w:id="72"/>
            <w:r w:rsidR="005525C2">
              <w:rPr>
                <w:rStyle w:val="CommentReference"/>
              </w:rPr>
              <w:commentReference w:id="72"/>
            </w:r>
          </w:p>
        </w:tc>
        <w:tc>
          <w:tcPr>
            <w:tcW w:w="1664" w:type="dxa"/>
            <w:shd w:val="clear" w:color="auto" w:fill="FFFFFF" w:themeFill="background1"/>
          </w:tcPr>
          <w:p w14:paraId="5A0E37BC" w14:textId="77777777" w:rsidR="00BA3925" w:rsidRPr="00BB6338" w:rsidRDefault="00BA3925" w:rsidP="003754C7">
            <w:pPr>
              <w:spacing w:after="60" w:line="240" w:lineRule="auto"/>
              <w:rPr>
                <w:rFonts w:cs="Arial"/>
                <w:sz w:val="16"/>
                <w:szCs w:val="16"/>
              </w:rPr>
            </w:pPr>
            <w:r>
              <w:rPr>
                <w:rFonts w:cs="Arial"/>
                <w:sz w:val="16"/>
                <w:szCs w:val="16"/>
              </w:rPr>
              <w:t>Application unique Number</w:t>
            </w:r>
          </w:p>
        </w:tc>
        <w:tc>
          <w:tcPr>
            <w:tcW w:w="1027" w:type="dxa"/>
            <w:shd w:val="clear" w:color="auto" w:fill="FFFFFF" w:themeFill="background1"/>
          </w:tcPr>
          <w:p w14:paraId="6E7D15D0" w14:textId="77777777" w:rsidR="00BA3925" w:rsidRPr="00AE78D5" w:rsidRDefault="00BA3925" w:rsidP="003754C7">
            <w:pPr>
              <w:spacing w:after="60" w:line="256" w:lineRule="auto"/>
              <w:rPr>
                <w:rFonts w:cs="Calibri"/>
                <w:sz w:val="16"/>
                <w:szCs w:val="16"/>
                <w:lang w:val="de-DE"/>
              </w:rPr>
            </w:pPr>
          </w:p>
        </w:tc>
        <w:tc>
          <w:tcPr>
            <w:tcW w:w="3639" w:type="dxa"/>
            <w:shd w:val="clear" w:color="auto" w:fill="FFFFFF" w:themeFill="background1"/>
          </w:tcPr>
          <w:p w14:paraId="4FBAC9B1" w14:textId="77777777" w:rsidR="00BA3925" w:rsidRPr="00AE78D5" w:rsidRDefault="00BA3925" w:rsidP="003754C7">
            <w:pPr>
              <w:rPr>
                <w:rFonts w:cs="Arial"/>
                <w:sz w:val="16"/>
                <w:szCs w:val="16"/>
              </w:rPr>
            </w:pPr>
            <w:r>
              <w:rPr>
                <w:rFonts w:cs="Arial"/>
                <w:sz w:val="16"/>
                <w:szCs w:val="16"/>
              </w:rPr>
              <w:t>System will provide the application number to Mobile application</w:t>
            </w:r>
          </w:p>
        </w:tc>
      </w:tr>
      <w:commentRangeEnd w:id="65"/>
      <w:tr w:rsidR="00BA3925" w14:paraId="32CA52A0" w14:textId="77777777" w:rsidTr="003754C7">
        <w:trPr>
          <w:trHeight w:val="61"/>
        </w:trPr>
        <w:tc>
          <w:tcPr>
            <w:tcW w:w="1214" w:type="dxa"/>
            <w:shd w:val="clear" w:color="auto" w:fill="FFFFFF" w:themeFill="background1"/>
          </w:tcPr>
          <w:p w14:paraId="49A6D0FD" w14:textId="467C24D5" w:rsidR="00BA3925" w:rsidRPr="00AE78D5" w:rsidRDefault="00717263" w:rsidP="003754C7">
            <w:pPr>
              <w:pStyle w:val="wordsection1"/>
              <w:spacing w:before="0" w:beforeAutospacing="0" w:after="0" w:afterAutospacing="0"/>
              <w:rPr>
                <w:rFonts w:ascii="Calibri" w:hAnsi="Calibri" w:cs="Tahoma"/>
                <w:b/>
                <w:color w:val="1F497D"/>
                <w:sz w:val="16"/>
                <w:szCs w:val="16"/>
              </w:rPr>
            </w:pPr>
            <w:r>
              <w:rPr>
                <w:rStyle w:val="CommentReference"/>
                <w:rFonts w:asciiTheme="minorHAnsi" w:eastAsiaTheme="minorHAnsi" w:hAnsiTheme="minorHAnsi" w:cstheme="minorBidi"/>
                <w:lang w:val="en-IN"/>
              </w:rPr>
              <w:commentReference w:id="65"/>
            </w:r>
            <w:commentRangeEnd w:id="66"/>
            <w:r w:rsidR="004311E5">
              <w:rPr>
                <w:rStyle w:val="CommentReference"/>
                <w:rFonts w:asciiTheme="minorHAnsi" w:eastAsiaTheme="minorHAnsi" w:hAnsiTheme="minorHAnsi" w:cstheme="minorBidi"/>
                <w:lang w:val="en-IN"/>
              </w:rPr>
              <w:commentReference w:id="66"/>
            </w:r>
            <w:r w:rsidR="00BA3925">
              <w:rPr>
                <w:rFonts w:ascii="Calibri" w:hAnsi="Calibri" w:cs="Tahoma"/>
                <w:b/>
                <w:color w:val="1F497D"/>
                <w:sz w:val="16"/>
                <w:szCs w:val="16"/>
              </w:rPr>
              <w:t>Capturing Customer Data</w:t>
            </w:r>
          </w:p>
        </w:tc>
        <w:tc>
          <w:tcPr>
            <w:tcW w:w="1214" w:type="dxa"/>
            <w:shd w:val="clear" w:color="auto" w:fill="FFFFFF" w:themeFill="background1"/>
          </w:tcPr>
          <w:p w14:paraId="1FAC56E6" w14:textId="77777777" w:rsidR="00BA3925" w:rsidRPr="00AE78D5" w:rsidRDefault="00BA3925" w:rsidP="003754C7">
            <w:pPr>
              <w:pStyle w:val="wordsection1"/>
              <w:spacing w:before="0" w:beforeAutospacing="0" w:after="0" w:afterAutospacing="0"/>
              <w:rPr>
                <w:rFonts w:ascii="Calibri" w:hAnsi="Calibri" w:cs="Tahoma"/>
                <w:bCs/>
                <w:color w:val="1F497D"/>
                <w:sz w:val="16"/>
                <w:szCs w:val="16"/>
              </w:rPr>
            </w:pPr>
            <w:r>
              <w:rPr>
                <w:rFonts w:ascii="Calibri" w:hAnsi="Calibri" w:cs="Tahoma"/>
                <w:bCs/>
                <w:color w:val="1F497D"/>
                <w:sz w:val="16"/>
                <w:szCs w:val="16"/>
              </w:rPr>
              <w:t>Customer Micro Service</w:t>
            </w:r>
          </w:p>
        </w:tc>
        <w:tc>
          <w:tcPr>
            <w:tcW w:w="1874" w:type="dxa"/>
            <w:shd w:val="clear" w:color="auto" w:fill="FFFFFF" w:themeFill="background1"/>
          </w:tcPr>
          <w:p w14:paraId="318E78FE" w14:textId="31D228D2" w:rsidR="00BA3925" w:rsidRPr="00BB6338" w:rsidRDefault="00BA3925" w:rsidP="003754C7">
            <w:pPr>
              <w:spacing w:before="120" w:after="120" w:line="240" w:lineRule="auto"/>
              <w:rPr>
                <w:rFonts w:ascii="Calibri" w:eastAsia="Calibri" w:hAnsi="Calibri" w:cs="Tahoma"/>
                <w:bCs/>
                <w:color w:val="1F497D"/>
                <w:sz w:val="16"/>
                <w:szCs w:val="16"/>
                <w:lang w:val="en-US"/>
              </w:rPr>
            </w:pPr>
            <w:commentRangeStart w:id="75"/>
            <w:commentRangeStart w:id="76"/>
            <w:commentRangeStart w:id="77"/>
            <w:commentRangeStart w:id="78"/>
            <w:r w:rsidRPr="00BB6338">
              <w:rPr>
                <w:rFonts w:ascii="Calibri" w:eastAsia="Calibri" w:hAnsi="Calibri" w:cs="Tahoma"/>
                <w:bCs/>
                <w:color w:val="1F497D"/>
                <w:sz w:val="16"/>
                <w:szCs w:val="16"/>
                <w:lang w:val="en-US"/>
              </w:rPr>
              <w:t>National ID / Iqama</w:t>
            </w:r>
            <w:commentRangeEnd w:id="75"/>
            <w:r w:rsidR="00883798">
              <w:rPr>
                <w:rStyle w:val="CommentReference"/>
              </w:rPr>
              <w:commentReference w:id="75"/>
            </w:r>
            <w:commentRangeEnd w:id="76"/>
            <w:r w:rsidR="00443430">
              <w:rPr>
                <w:rStyle w:val="CommentReference"/>
              </w:rPr>
              <w:commentReference w:id="76"/>
            </w:r>
          </w:p>
          <w:p w14:paraId="41C46E08" w14:textId="77777777" w:rsidR="00BA3925" w:rsidRPr="003B3034" w:rsidRDefault="00BA3925" w:rsidP="003754C7">
            <w:pPr>
              <w:spacing w:after="60"/>
              <w:rPr>
                <w:rFonts w:cstheme="minorHAnsi"/>
                <w:sz w:val="16"/>
                <w:szCs w:val="16"/>
              </w:rPr>
            </w:pPr>
            <w:r w:rsidRPr="00BB6338">
              <w:rPr>
                <w:rFonts w:ascii="Calibri" w:eastAsia="Calibri" w:hAnsi="Calibri" w:cs="Tahoma"/>
                <w:bCs/>
                <w:color w:val="1F497D"/>
                <w:sz w:val="16"/>
                <w:szCs w:val="16"/>
                <w:lang w:val="en-US"/>
              </w:rPr>
              <w:t>Date of Birth</w:t>
            </w:r>
            <w:commentRangeEnd w:id="77"/>
            <w:r w:rsidR="005525C2">
              <w:rPr>
                <w:rStyle w:val="CommentReference"/>
              </w:rPr>
              <w:commentReference w:id="77"/>
            </w:r>
            <w:commentRangeEnd w:id="78"/>
            <w:r w:rsidR="005525C2">
              <w:rPr>
                <w:rStyle w:val="CommentReference"/>
              </w:rPr>
              <w:commentReference w:id="78"/>
            </w:r>
          </w:p>
        </w:tc>
        <w:tc>
          <w:tcPr>
            <w:tcW w:w="1664" w:type="dxa"/>
            <w:shd w:val="clear" w:color="auto" w:fill="FFFFFF" w:themeFill="background1"/>
          </w:tcPr>
          <w:p w14:paraId="27BE06DE" w14:textId="77777777" w:rsidR="00BA3925" w:rsidRDefault="00BA3925" w:rsidP="003754C7">
            <w:pPr>
              <w:spacing w:after="60"/>
              <w:rPr>
                <w:rFonts w:cs="Arial"/>
                <w:sz w:val="16"/>
                <w:szCs w:val="16"/>
              </w:rPr>
            </w:pPr>
            <w:r>
              <w:rPr>
                <w:rFonts w:cs="Arial"/>
                <w:sz w:val="16"/>
                <w:szCs w:val="16"/>
              </w:rPr>
              <w:t xml:space="preserve">Demographic Details </w:t>
            </w:r>
          </w:p>
          <w:p w14:paraId="401A43F2" w14:textId="77777777" w:rsidR="00BA3925" w:rsidRDefault="00BA3925" w:rsidP="003754C7">
            <w:pPr>
              <w:spacing w:after="60"/>
              <w:rPr>
                <w:rFonts w:cs="Arial"/>
                <w:sz w:val="16"/>
                <w:szCs w:val="16"/>
              </w:rPr>
            </w:pPr>
            <w:r>
              <w:rPr>
                <w:rFonts w:cs="Arial"/>
                <w:sz w:val="16"/>
                <w:szCs w:val="16"/>
              </w:rPr>
              <w:t xml:space="preserve">Employment details </w:t>
            </w:r>
          </w:p>
          <w:p w14:paraId="4AAD77D3" w14:textId="77777777" w:rsidR="00BA3925" w:rsidRPr="00AE78D5" w:rsidRDefault="00BA3925" w:rsidP="003754C7">
            <w:pPr>
              <w:spacing w:after="60"/>
              <w:rPr>
                <w:rFonts w:cs="Arial"/>
                <w:sz w:val="16"/>
                <w:szCs w:val="16"/>
              </w:rPr>
            </w:pPr>
            <w:r>
              <w:rPr>
                <w:rFonts w:cs="Arial"/>
                <w:sz w:val="16"/>
                <w:szCs w:val="16"/>
              </w:rPr>
              <w:t xml:space="preserve">Income Details </w:t>
            </w:r>
          </w:p>
        </w:tc>
        <w:tc>
          <w:tcPr>
            <w:tcW w:w="1027" w:type="dxa"/>
            <w:shd w:val="clear" w:color="auto" w:fill="FFFFFF" w:themeFill="background1"/>
          </w:tcPr>
          <w:p w14:paraId="7BDABC7B" w14:textId="77777777" w:rsidR="00BA3925" w:rsidRPr="00AE78D5" w:rsidRDefault="00BA3925" w:rsidP="003754C7">
            <w:pPr>
              <w:spacing w:after="60" w:line="256" w:lineRule="auto"/>
              <w:rPr>
                <w:rFonts w:cs="Calibri"/>
                <w:sz w:val="16"/>
                <w:szCs w:val="16"/>
                <w:lang w:val="de-DE"/>
              </w:rPr>
            </w:pPr>
          </w:p>
        </w:tc>
        <w:tc>
          <w:tcPr>
            <w:tcW w:w="3639" w:type="dxa"/>
            <w:shd w:val="clear" w:color="auto" w:fill="FFFFFF" w:themeFill="background1"/>
          </w:tcPr>
          <w:p w14:paraId="117DAAEE" w14:textId="77777777" w:rsidR="00BA3925" w:rsidRPr="00152637" w:rsidRDefault="00BA3925" w:rsidP="003754C7">
            <w:pPr>
              <w:rPr>
                <w:rFonts w:cs="Arial"/>
                <w:sz w:val="16"/>
                <w:szCs w:val="16"/>
              </w:rPr>
            </w:pPr>
            <w:r w:rsidRPr="00152637">
              <w:rPr>
                <w:rFonts w:cs="Arial"/>
                <w:sz w:val="16"/>
                <w:szCs w:val="16"/>
              </w:rPr>
              <w:t>System will get Customer Name, ID expiry, mobile number registered against the provided ID.</w:t>
            </w:r>
          </w:p>
          <w:p w14:paraId="1D1323D6" w14:textId="77777777" w:rsidR="00BA3925" w:rsidRPr="00152637" w:rsidRDefault="00BA3925" w:rsidP="003754C7">
            <w:pPr>
              <w:rPr>
                <w:rFonts w:cs="Arial"/>
                <w:sz w:val="16"/>
                <w:szCs w:val="16"/>
              </w:rPr>
            </w:pPr>
            <w:r w:rsidRPr="00152637">
              <w:rPr>
                <w:rFonts w:cs="Arial"/>
                <w:sz w:val="16"/>
                <w:szCs w:val="16"/>
              </w:rPr>
              <w:t>Customer National Address</w:t>
            </w:r>
          </w:p>
          <w:p w14:paraId="02528523" w14:textId="77777777" w:rsidR="00BA3925" w:rsidRPr="00AE78D5" w:rsidRDefault="00BA3925" w:rsidP="003754C7">
            <w:pPr>
              <w:rPr>
                <w:sz w:val="16"/>
                <w:szCs w:val="16"/>
              </w:rPr>
            </w:pPr>
            <w:r w:rsidRPr="00152637">
              <w:rPr>
                <w:rFonts w:cs="Arial"/>
                <w:sz w:val="16"/>
                <w:szCs w:val="16"/>
              </w:rPr>
              <w:t>If customer exists in ARB, the output will be Customer CIC (ARB Customer ID)</w:t>
            </w:r>
          </w:p>
        </w:tc>
      </w:tr>
      <w:tr w:rsidR="00BA3925" w14:paraId="67D4CE1A" w14:textId="77777777" w:rsidTr="003754C7">
        <w:trPr>
          <w:trHeight w:val="61"/>
        </w:trPr>
        <w:tc>
          <w:tcPr>
            <w:tcW w:w="1214" w:type="dxa"/>
            <w:shd w:val="clear" w:color="auto" w:fill="FFFFFF" w:themeFill="background1"/>
          </w:tcPr>
          <w:p w14:paraId="16D0A5D6" w14:textId="77777777" w:rsidR="00BA3925" w:rsidRDefault="00BA3925" w:rsidP="003754C7">
            <w:pPr>
              <w:pStyle w:val="wordsection1"/>
              <w:spacing w:before="0" w:beforeAutospacing="0" w:after="0" w:afterAutospacing="0"/>
              <w:rPr>
                <w:rFonts w:ascii="Calibri" w:hAnsi="Calibri" w:cs="Tahoma"/>
                <w:b/>
                <w:color w:val="1F497D"/>
                <w:sz w:val="16"/>
                <w:szCs w:val="16"/>
              </w:rPr>
            </w:pPr>
            <w:r>
              <w:rPr>
                <w:rFonts w:ascii="Calibri" w:hAnsi="Calibri" w:cs="Tahoma"/>
                <w:b/>
                <w:color w:val="1F497D"/>
                <w:sz w:val="16"/>
                <w:szCs w:val="16"/>
              </w:rPr>
              <w:t xml:space="preserve">Existing Facility details </w:t>
            </w:r>
          </w:p>
        </w:tc>
        <w:tc>
          <w:tcPr>
            <w:tcW w:w="1214" w:type="dxa"/>
            <w:shd w:val="clear" w:color="auto" w:fill="FFFFFF" w:themeFill="background1"/>
          </w:tcPr>
          <w:p w14:paraId="5D76C7D3" w14:textId="77777777" w:rsidR="00BA3925" w:rsidRDefault="00BA3925" w:rsidP="003754C7">
            <w:pPr>
              <w:pStyle w:val="wordsection1"/>
              <w:spacing w:before="0" w:beforeAutospacing="0" w:after="0" w:afterAutospacing="0"/>
              <w:rPr>
                <w:rFonts w:ascii="Calibri" w:hAnsi="Calibri" w:cs="Tahoma"/>
                <w:bCs/>
                <w:color w:val="1F497D"/>
                <w:sz w:val="16"/>
                <w:szCs w:val="16"/>
              </w:rPr>
            </w:pPr>
            <w:r>
              <w:rPr>
                <w:rFonts w:ascii="Calibri" w:hAnsi="Calibri" w:cs="Tahoma"/>
                <w:bCs/>
                <w:color w:val="1F497D"/>
                <w:sz w:val="16"/>
                <w:szCs w:val="16"/>
              </w:rPr>
              <w:t>T24</w:t>
            </w:r>
          </w:p>
          <w:p w14:paraId="30DCD5A0" w14:textId="77777777" w:rsidR="00BA3925" w:rsidRDefault="00BA3925" w:rsidP="003754C7">
            <w:pPr>
              <w:pStyle w:val="wordsection1"/>
              <w:spacing w:before="0" w:beforeAutospacing="0" w:after="0" w:afterAutospacing="0"/>
              <w:rPr>
                <w:rFonts w:ascii="Calibri" w:hAnsi="Calibri" w:cs="Tahoma"/>
                <w:bCs/>
                <w:color w:val="1F497D"/>
                <w:sz w:val="16"/>
                <w:szCs w:val="16"/>
              </w:rPr>
            </w:pPr>
            <w:r>
              <w:rPr>
                <w:rFonts w:ascii="Calibri" w:hAnsi="Calibri" w:cs="Tahoma"/>
                <w:bCs/>
                <w:color w:val="1F497D"/>
                <w:sz w:val="16"/>
                <w:szCs w:val="16"/>
              </w:rPr>
              <w:t>ARB</w:t>
            </w:r>
          </w:p>
        </w:tc>
        <w:tc>
          <w:tcPr>
            <w:tcW w:w="1874" w:type="dxa"/>
            <w:shd w:val="clear" w:color="auto" w:fill="FFFFFF" w:themeFill="background1"/>
          </w:tcPr>
          <w:p w14:paraId="22FC2B27" w14:textId="77777777" w:rsidR="00BA3925" w:rsidRPr="0080351F" w:rsidRDefault="00BA3925" w:rsidP="003754C7">
            <w:pPr>
              <w:spacing w:before="120" w:after="120" w:line="240" w:lineRule="auto"/>
              <w:rPr>
                <w:rFonts w:ascii="Calibri" w:eastAsia="Calibri" w:hAnsi="Calibri" w:cs="Tahoma"/>
                <w:bCs/>
                <w:color w:val="1F497D"/>
                <w:sz w:val="16"/>
                <w:szCs w:val="16"/>
                <w:lang w:val="en-US"/>
              </w:rPr>
            </w:pPr>
            <w:r w:rsidRPr="00BB6338">
              <w:rPr>
                <w:rFonts w:ascii="Calibri" w:eastAsia="Calibri" w:hAnsi="Calibri" w:cs="Tahoma"/>
                <w:bCs/>
                <w:color w:val="1F497D"/>
                <w:sz w:val="16"/>
                <w:szCs w:val="16"/>
                <w:lang w:val="en-US"/>
              </w:rPr>
              <w:t>National ID / Iqama</w:t>
            </w:r>
          </w:p>
        </w:tc>
        <w:tc>
          <w:tcPr>
            <w:tcW w:w="1664" w:type="dxa"/>
            <w:shd w:val="clear" w:color="auto" w:fill="FFFFFF" w:themeFill="background1"/>
          </w:tcPr>
          <w:p w14:paraId="3F102A58" w14:textId="77777777" w:rsidR="00BA3925" w:rsidRDefault="00BA3925" w:rsidP="003754C7">
            <w:pPr>
              <w:spacing w:after="60"/>
              <w:rPr>
                <w:rFonts w:cs="Arial"/>
                <w:sz w:val="16"/>
                <w:szCs w:val="16"/>
              </w:rPr>
            </w:pPr>
            <w:r>
              <w:rPr>
                <w:rFonts w:cs="Arial"/>
                <w:sz w:val="16"/>
                <w:szCs w:val="16"/>
              </w:rPr>
              <w:t>Existing Facility details</w:t>
            </w:r>
          </w:p>
          <w:p w14:paraId="6A354E21" w14:textId="77777777" w:rsidR="00BA3925" w:rsidRDefault="00BA3925" w:rsidP="003754C7">
            <w:pPr>
              <w:spacing w:after="60"/>
              <w:rPr>
                <w:rFonts w:cs="Arial"/>
                <w:sz w:val="16"/>
                <w:szCs w:val="16"/>
              </w:rPr>
            </w:pPr>
            <w:r>
              <w:rPr>
                <w:rFonts w:cs="Arial"/>
                <w:sz w:val="16"/>
                <w:szCs w:val="16"/>
              </w:rPr>
              <w:t xml:space="preserve">Application/Contract ID </w:t>
            </w:r>
          </w:p>
        </w:tc>
        <w:tc>
          <w:tcPr>
            <w:tcW w:w="1027" w:type="dxa"/>
            <w:shd w:val="clear" w:color="auto" w:fill="FFFFFF" w:themeFill="background1"/>
          </w:tcPr>
          <w:p w14:paraId="1A0331DD" w14:textId="77777777" w:rsidR="00BA3925" w:rsidRDefault="00BA3925" w:rsidP="003754C7">
            <w:pPr>
              <w:spacing w:after="60" w:line="256" w:lineRule="auto"/>
              <w:rPr>
                <w:rFonts w:cs="Calibri"/>
                <w:sz w:val="16"/>
                <w:szCs w:val="16"/>
                <w:lang w:val="de-DE"/>
              </w:rPr>
            </w:pPr>
          </w:p>
        </w:tc>
        <w:tc>
          <w:tcPr>
            <w:tcW w:w="3639" w:type="dxa"/>
            <w:shd w:val="clear" w:color="auto" w:fill="FFFFFF" w:themeFill="background1"/>
          </w:tcPr>
          <w:p w14:paraId="079CB804" w14:textId="77777777" w:rsidR="00BA3925" w:rsidRPr="00BC6F4B" w:rsidRDefault="00BA3925" w:rsidP="003754C7">
            <w:pPr>
              <w:spacing w:before="120" w:after="120" w:line="240" w:lineRule="auto"/>
              <w:rPr>
                <w:rFonts w:cs="Arial"/>
                <w:sz w:val="16"/>
                <w:szCs w:val="16"/>
              </w:rPr>
            </w:pPr>
            <w:r w:rsidRPr="00BC6F4B">
              <w:rPr>
                <w:rFonts w:cs="Arial"/>
                <w:sz w:val="16"/>
                <w:szCs w:val="16"/>
              </w:rPr>
              <w:t xml:space="preserve">Active loan details – Active loans details are fetched from LMS to apply the cooling period boundary condition mentioned below. </w:t>
            </w:r>
          </w:p>
          <w:p w14:paraId="224C24EE" w14:textId="77777777" w:rsidR="00BA3925" w:rsidRPr="00BC6F4B" w:rsidRDefault="00BA3925" w:rsidP="003754C7">
            <w:pPr>
              <w:spacing w:before="120" w:after="120" w:line="240" w:lineRule="auto"/>
              <w:rPr>
                <w:rFonts w:cs="Arial"/>
                <w:sz w:val="16"/>
                <w:szCs w:val="16"/>
              </w:rPr>
            </w:pPr>
            <w:r w:rsidRPr="00BC6F4B">
              <w:rPr>
                <w:rFonts w:cs="Arial"/>
                <w:sz w:val="16"/>
                <w:szCs w:val="16"/>
              </w:rPr>
              <w:t>Cooling Period – check performed to validate whether customer has an existing a loan application that</w:t>
            </w:r>
          </w:p>
          <w:p w14:paraId="5E319022" w14:textId="77777777" w:rsidR="00BA3925" w:rsidRPr="00BC6F4B" w:rsidRDefault="00BA3925" w:rsidP="003754C7">
            <w:pPr>
              <w:spacing w:before="120" w:after="120" w:line="240" w:lineRule="auto"/>
              <w:rPr>
                <w:rFonts w:cs="Arial"/>
                <w:sz w:val="16"/>
                <w:szCs w:val="16"/>
              </w:rPr>
            </w:pPr>
            <w:r w:rsidRPr="00BC6F4B">
              <w:rPr>
                <w:rFonts w:cs="Arial"/>
                <w:sz w:val="16"/>
                <w:szCs w:val="16"/>
              </w:rPr>
              <w:t>Has been activated as a loan in LMS</w:t>
            </w:r>
          </w:p>
          <w:p w14:paraId="2E7341BE" w14:textId="77777777" w:rsidR="00BA3925" w:rsidRDefault="00BA3925" w:rsidP="003754C7">
            <w:pPr>
              <w:spacing w:before="120" w:after="120" w:line="240" w:lineRule="auto"/>
              <w:rPr>
                <w:rFonts w:cs="Arial"/>
                <w:sz w:val="16"/>
                <w:szCs w:val="16"/>
              </w:rPr>
            </w:pPr>
            <w:r w:rsidRPr="00BC6F4B">
              <w:rPr>
                <w:rFonts w:cs="Arial"/>
                <w:sz w:val="16"/>
                <w:szCs w:val="16"/>
              </w:rPr>
              <w:t>Loan application in LOS has Final Loan Offer Date :</w:t>
            </w:r>
          </w:p>
          <w:p w14:paraId="365C235D" w14:textId="77777777" w:rsidR="0096592A" w:rsidRPr="0096592A" w:rsidRDefault="0096592A" w:rsidP="0096592A">
            <w:pPr>
              <w:spacing w:before="120" w:after="120" w:line="240" w:lineRule="auto"/>
              <w:rPr>
                <w:rFonts w:cs="Arial"/>
                <w:sz w:val="16"/>
                <w:szCs w:val="16"/>
              </w:rPr>
            </w:pPr>
            <w:r w:rsidRPr="0096592A">
              <w:rPr>
                <w:rFonts w:cs="Arial"/>
                <w:sz w:val="16"/>
                <w:szCs w:val="16"/>
              </w:rPr>
              <w:t>The customer should not be allowed to apply for a Top Up ARB loan if the customer already holds a Top Up ARB loan that was issued less than or equal to 60 days ago</w:t>
            </w:r>
          </w:p>
          <w:p w14:paraId="07C57504" w14:textId="77777777" w:rsidR="0096592A" w:rsidRPr="0096592A" w:rsidRDefault="0096592A" w:rsidP="0096592A">
            <w:pPr>
              <w:spacing w:before="120" w:after="120" w:line="240" w:lineRule="auto"/>
              <w:rPr>
                <w:rFonts w:cs="Arial"/>
                <w:sz w:val="16"/>
                <w:szCs w:val="16"/>
              </w:rPr>
            </w:pPr>
            <w:r w:rsidRPr="0096592A">
              <w:rPr>
                <w:rFonts w:cs="Arial"/>
                <w:sz w:val="16"/>
                <w:szCs w:val="16"/>
              </w:rPr>
              <w:t>b.</w:t>
            </w:r>
            <w:r w:rsidRPr="0096592A">
              <w:rPr>
                <w:rFonts w:cs="Arial"/>
                <w:sz w:val="16"/>
                <w:szCs w:val="16"/>
              </w:rPr>
              <w:tab/>
              <w:t>The customer should not be allowed to apply for a Top Up - Other bank loan if the customer already holds a Top Up Other bank loan that was issued less than or equal to 90 days ago</w:t>
            </w:r>
          </w:p>
          <w:p w14:paraId="3D26BFD8" w14:textId="77777777" w:rsidR="0096592A" w:rsidRPr="0096592A" w:rsidRDefault="0096592A" w:rsidP="0096592A">
            <w:pPr>
              <w:spacing w:before="120" w:after="120" w:line="240" w:lineRule="auto"/>
              <w:rPr>
                <w:rFonts w:cs="Arial"/>
                <w:sz w:val="16"/>
                <w:szCs w:val="16"/>
              </w:rPr>
            </w:pPr>
            <w:r w:rsidRPr="0096592A">
              <w:rPr>
                <w:rFonts w:cs="Arial"/>
                <w:sz w:val="16"/>
                <w:szCs w:val="16"/>
              </w:rPr>
              <w:t>c.</w:t>
            </w:r>
            <w:r w:rsidRPr="0096592A">
              <w:rPr>
                <w:rFonts w:cs="Arial"/>
                <w:sz w:val="16"/>
                <w:szCs w:val="16"/>
              </w:rPr>
              <w:tab/>
              <w:t>The customer should not be allowed to apply for a Micro loan if the customer already holds a Microfinance loan that was issued less than or equal to 90 days ago</w:t>
            </w:r>
          </w:p>
          <w:p w14:paraId="16ADE440" w14:textId="77777777" w:rsidR="00BA3925" w:rsidRPr="0096592A" w:rsidRDefault="00BA3925" w:rsidP="003754C7">
            <w:pPr>
              <w:spacing w:before="120" w:after="120" w:line="240" w:lineRule="auto"/>
              <w:rPr>
                <w:rFonts w:cs="Arial"/>
                <w:strike/>
                <w:sz w:val="16"/>
                <w:szCs w:val="16"/>
              </w:rPr>
            </w:pPr>
            <w:commentRangeStart w:id="79"/>
            <w:commentRangeStart w:id="80"/>
            <w:r w:rsidRPr="0096592A">
              <w:rPr>
                <w:rFonts w:cs="Arial"/>
                <w:strike/>
                <w:sz w:val="16"/>
                <w:szCs w:val="16"/>
              </w:rPr>
              <w:t>For same product type  – greater than or equal to 90 calendar days from today’s date</w:t>
            </w:r>
          </w:p>
          <w:p w14:paraId="281A3701" w14:textId="77777777" w:rsidR="00BA3925" w:rsidRPr="00BC6F4B" w:rsidRDefault="00BA3925" w:rsidP="003754C7">
            <w:pPr>
              <w:spacing w:before="120" w:after="120" w:line="240" w:lineRule="auto"/>
              <w:rPr>
                <w:rFonts w:cs="Arial"/>
                <w:sz w:val="16"/>
                <w:szCs w:val="16"/>
              </w:rPr>
            </w:pPr>
            <w:r w:rsidRPr="0096592A">
              <w:rPr>
                <w:rFonts w:cs="Arial"/>
                <w:strike/>
                <w:sz w:val="16"/>
                <w:szCs w:val="16"/>
              </w:rPr>
              <w:t>For other products type – greater than or equal to 30 calendar days from today’s date</w:t>
            </w:r>
            <w:commentRangeEnd w:id="79"/>
            <w:r w:rsidR="003A0DCC" w:rsidRPr="0096592A">
              <w:rPr>
                <w:rStyle w:val="CommentReference"/>
                <w:strike/>
              </w:rPr>
              <w:commentReference w:id="79"/>
            </w:r>
            <w:commentRangeEnd w:id="80"/>
            <w:r w:rsidR="00234E68">
              <w:rPr>
                <w:rStyle w:val="CommentReference"/>
              </w:rPr>
              <w:commentReference w:id="80"/>
            </w:r>
          </w:p>
          <w:p w14:paraId="10BCED58" w14:textId="77777777" w:rsidR="00BA3925" w:rsidRPr="00BC6F4B" w:rsidRDefault="00BA3925" w:rsidP="003754C7">
            <w:pPr>
              <w:rPr>
                <w:rFonts w:cs="Arial"/>
                <w:sz w:val="16"/>
                <w:szCs w:val="16"/>
              </w:rPr>
            </w:pPr>
            <w:r w:rsidRPr="00BC6F4B">
              <w:rPr>
                <w:rFonts w:cs="Arial"/>
                <w:sz w:val="16"/>
                <w:szCs w:val="16"/>
              </w:rPr>
              <w:t xml:space="preserve"> If the check is not successful, then an application rejection message is displayed on the mobile application. The process stops at this stage. If the check is performed successfully, then the below mentioned step is performed by the LOS.</w:t>
            </w:r>
          </w:p>
          <w:p w14:paraId="3AEA037D" w14:textId="0B022847" w:rsidR="00BA3925" w:rsidRDefault="00BA3925" w:rsidP="003754C7">
            <w:pPr>
              <w:spacing w:before="120" w:after="120" w:line="240" w:lineRule="auto"/>
              <w:rPr>
                <w:rFonts w:cs="Arial"/>
                <w:sz w:val="16"/>
                <w:szCs w:val="16"/>
              </w:rPr>
            </w:pPr>
            <w:r w:rsidRPr="00BC6F4B">
              <w:rPr>
                <w:rFonts w:cs="Arial"/>
                <w:sz w:val="16"/>
                <w:szCs w:val="16"/>
              </w:rPr>
              <w:t>Application duplication check – check to be performed to confirm if the customer already has an active application in LOS. If yes, customer is requested to resume or c</w:t>
            </w:r>
            <w:commentRangeStart w:id="81"/>
            <w:commentRangeStart w:id="82"/>
            <w:r w:rsidRPr="00BC6F4B">
              <w:rPr>
                <w:rFonts w:cs="Arial"/>
                <w:sz w:val="16"/>
                <w:szCs w:val="16"/>
              </w:rPr>
              <w:t xml:space="preserve">ancel the previous </w:t>
            </w:r>
            <w:r w:rsidRPr="00BC6F4B">
              <w:rPr>
                <w:rFonts w:cs="Arial"/>
                <w:sz w:val="16"/>
                <w:szCs w:val="16"/>
              </w:rPr>
              <w:lastRenderedPageBreak/>
              <w:t>application</w:t>
            </w:r>
            <w:commentRangeEnd w:id="81"/>
            <w:r w:rsidR="00F07C30">
              <w:rPr>
                <w:rStyle w:val="CommentReference"/>
              </w:rPr>
              <w:commentReference w:id="81"/>
            </w:r>
            <w:commentRangeEnd w:id="82"/>
            <w:r w:rsidR="00234E68">
              <w:rPr>
                <w:rStyle w:val="CommentReference"/>
              </w:rPr>
              <w:commentReference w:id="82"/>
            </w:r>
            <w:r w:rsidRPr="00BC6F4B">
              <w:rPr>
                <w:rFonts w:cs="Arial"/>
                <w:sz w:val="16"/>
                <w:szCs w:val="16"/>
              </w:rPr>
              <w:t>. If no active applications are there in LOS, next step is performed</w:t>
            </w:r>
            <w:r w:rsidR="0096592A">
              <w:rPr>
                <w:rFonts w:cs="Arial"/>
                <w:sz w:val="16"/>
                <w:szCs w:val="16"/>
              </w:rPr>
              <w:t>.</w:t>
            </w:r>
          </w:p>
          <w:p w14:paraId="7D3F510A" w14:textId="523DF807" w:rsidR="0096592A" w:rsidRDefault="0096592A" w:rsidP="003754C7">
            <w:pPr>
              <w:spacing w:before="120" w:after="120" w:line="240" w:lineRule="auto"/>
              <w:rPr>
                <w:rFonts w:cs="Arial"/>
                <w:sz w:val="16"/>
                <w:szCs w:val="16"/>
              </w:rPr>
            </w:pPr>
            <w:r>
              <w:rPr>
                <w:rFonts w:cs="Arial"/>
                <w:sz w:val="16"/>
                <w:szCs w:val="16"/>
              </w:rPr>
              <w:t>If any duplicate application is pending at below mentioned stages, then customer has to go with previous application only:</w:t>
            </w:r>
          </w:p>
          <w:p w14:paraId="066D44A6" w14:textId="77777777" w:rsidR="0096592A" w:rsidRDefault="0096592A" w:rsidP="0096592A">
            <w:pPr>
              <w:spacing w:before="120" w:after="120" w:line="240" w:lineRule="auto"/>
              <w:rPr>
                <w:rFonts w:cs="Arial"/>
                <w:sz w:val="16"/>
                <w:szCs w:val="16"/>
              </w:rPr>
            </w:pPr>
            <w:r w:rsidRPr="0096592A">
              <w:rPr>
                <w:rFonts w:cs="Arial"/>
                <w:sz w:val="16"/>
                <w:szCs w:val="16"/>
              </w:rPr>
              <w:t xml:space="preserve">remittance </w:t>
            </w:r>
          </w:p>
          <w:p w14:paraId="09055678" w14:textId="77777777" w:rsidR="0096592A" w:rsidRDefault="0096592A" w:rsidP="0096592A">
            <w:pPr>
              <w:spacing w:before="120" w:after="120" w:line="240" w:lineRule="auto"/>
              <w:rPr>
                <w:rFonts w:cs="Arial"/>
                <w:sz w:val="16"/>
                <w:szCs w:val="16"/>
              </w:rPr>
            </w:pPr>
            <w:r w:rsidRPr="0096592A">
              <w:rPr>
                <w:rFonts w:cs="Arial"/>
                <w:sz w:val="16"/>
                <w:szCs w:val="16"/>
              </w:rPr>
              <w:t>customer disbursement</w:t>
            </w:r>
          </w:p>
          <w:p w14:paraId="172BF701" w14:textId="77777777" w:rsidR="0096592A" w:rsidRDefault="0096592A" w:rsidP="0096592A">
            <w:pPr>
              <w:spacing w:before="120" w:after="120" w:line="240" w:lineRule="auto"/>
              <w:rPr>
                <w:rFonts w:cs="Arial"/>
                <w:sz w:val="16"/>
                <w:szCs w:val="16"/>
              </w:rPr>
            </w:pPr>
            <w:r w:rsidRPr="0096592A">
              <w:rPr>
                <w:rFonts w:cs="Arial"/>
                <w:sz w:val="16"/>
                <w:szCs w:val="16"/>
              </w:rPr>
              <w:t>voucher generation</w:t>
            </w:r>
          </w:p>
          <w:p w14:paraId="458F8543" w14:textId="77777777" w:rsidR="0096592A" w:rsidRDefault="0096592A" w:rsidP="0096592A">
            <w:pPr>
              <w:spacing w:before="120" w:after="120" w:line="240" w:lineRule="auto"/>
              <w:rPr>
                <w:rFonts w:cs="Arial"/>
                <w:sz w:val="16"/>
                <w:szCs w:val="16"/>
              </w:rPr>
            </w:pPr>
            <w:r w:rsidRPr="0096592A">
              <w:rPr>
                <w:rFonts w:cs="Arial"/>
                <w:sz w:val="16"/>
                <w:szCs w:val="16"/>
              </w:rPr>
              <w:t>card issuance</w:t>
            </w:r>
          </w:p>
          <w:p w14:paraId="3E94A6EE" w14:textId="20C845A1" w:rsidR="00BA3925" w:rsidRPr="00BC6F4B" w:rsidRDefault="0096592A" w:rsidP="00AB4C2D">
            <w:pPr>
              <w:spacing w:before="120" w:after="120" w:line="240" w:lineRule="auto"/>
              <w:rPr>
                <w:rFonts w:cs="Arial"/>
                <w:sz w:val="16"/>
                <w:szCs w:val="16"/>
              </w:rPr>
            </w:pPr>
            <w:r w:rsidRPr="0096592A">
              <w:rPr>
                <w:rFonts w:cs="Arial"/>
                <w:sz w:val="16"/>
                <w:szCs w:val="16"/>
              </w:rPr>
              <w:t>asset registration or asset delivery stages</w:t>
            </w:r>
          </w:p>
        </w:tc>
      </w:tr>
      <w:tr w:rsidR="00BA3925" w14:paraId="20B37D49" w14:textId="77777777" w:rsidTr="003754C7">
        <w:trPr>
          <w:trHeight w:val="61"/>
        </w:trPr>
        <w:tc>
          <w:tcPr>
            <w:tcW w:w="1214" w:type="dxa"/>
            <w:shd w:val="clear" w:color="auto" w:fill="FFFFFF" w:themeFill="background1"/>
          </w:tcPr>
          <w:p w14:paraId="69F3ACE2" w14:textId="77777777" w:rsidR="00BA3925" w:rsidRPr="00AE78D5" w:rsidRDefault="00BA3925" w:rsidP="003754C7">
            <w:pPr>
              <w:pStyle w:val="wordsection1"/>
              <w:spacing w:before="0" w:beforeAutospacing="0" w:after="0" w:afterAutospacing="0"/>
              <w:rPr>
                <w:rFonts w:ascii="Calibri" w:hAnsi="Calibri" w:cs="Tahoma"/>
                <w:b/>
                <w:color w:val="1F497D"/>
                <w:sz w:val="16"/>
                <w:szCs w:val="16"/>
              </w:rPr>
            </w:pPr>
            <w:r>
              <w:rPr>
                <w:rFonts w:ascii="Calibri" w:hAnsi="Calibri" w:cs="Tahoma"/>
                <w:b/>
                <w:color w:val="1F497D"/>
                <w:sz w:val="16"/>
                <w:szCs w:val="16"/>
              </w:rPr>
              <w:lastRenderedPageBreak/>
              <w:t>Customer Eligibility Check</w:t>
            </w:r>
          </w:p>
        </w:tc>
        <w:tc>
          <w:tcPr>
            <w:tcW w:w="1214" w:type="dxa"/>
            <w:shd w:val="clear" w:color="auto" w:fill="FFFFFF" w:themeFill="background1"/>
          </w:tcPr>
          <w:p w14:paraId="443C5A74" w14:textId="7514C30B" w:rsidR="00BA3925" w:rsidRPr="00AE78D5" w:rsidRDefault="00234E68" w:rsidP="003754C7">
            <w:pPr>
              <w:pStyle w:val="wordsection1"/>
              <w:spacing w:before="0" w:beforeAutospacing="0" w:after="0" w:afterAutospacing="0"/>
              <w:rPr>
                <w:rFonts w:ascii="Calibri" w:hAnsi="Calibri" w:cs="Tahoma"/>
                <w:bCs/>
                <w:color w:val="1F497D"/>
                <w:sz w:val="16"/>
                <w:szCs w:val="16"/>
              </w:rPr>
            </w:pPr>
            <w:r>
              <w:rPr>
                <w:rFonts w:ascii="Calibri" w:hAnsi="Calibri" w:cs="Tahoma"/>
                <w:bCs/>
                <w:color w:val="1F497D"/>
                <w:sz w:val="16"/>
                <w:szCs w:val="16"/>
              </w:rPr>
              <w:t>Aggregator</w:t>
            </w:r>
          </w:p>
        </w:tc>
        <w:tc>
          <w:tcPr>
            <w:tcW w:w="1874" w:type="dxa"/>
            <w:shd w:val="clear" w:color="auto" w:fill="FFFFFF" w:themeFill="background1"/>
          </w:tcPr>
          <w:p w14:paraId="5A66F3BF" w14:textId="77777777" w:rsidR="00BA3925" w:rsidRDefault="00BA3925" w:rsidP="003754C7">
            <w:pPr>
              <w:spacing w:after="60"/>
              <w:rPr>
                <w:sz w:val="16"/>
                <w:szCs w:val="16"/>
              </w:rPr>
            </w:pPr>
            <w:commentRangeStart w:id="83"/>
            <w:commentRangeStart w:id="84"/>
            <w:r>
              <w:rPr>
                <w:sz w:val="16"/>
                <w:szCs w:val="16"/>
              </w:rPr>
              <w:t>Nationality</w:t>
            </w:r>
          </w:p>
          <w:p w14:paraId="3AA1DDE6" w14:textId="77777777" w:rsidR="00BA3925" w:rsidRDefault="00BA3925" w:rsidP="003754C7">
            <w:pPr>
              <w:spacing w:after="60"/>
              <w:rPr>
                <w:sz w:val="16"/>
                <w:szCs w:val="16"/>
              </w:rPr>
            </w:pPr>
            <w:r>
              <w:rPr>
                <w:sz w:val="16"/>
                <w:szCs w:val="16"/>
              </w:rPr>
              <w:t>Age</w:t>
            </w:r>
          </w:p>
          <w:p w14:paraId="6ECA8F87" w14:textId="77777777" w:rsidR="00BA3925" w:rsidRPr="00AE78D5" w:rsidRDefault="00BA3925" w:rsidP="003754C7">
            <w:pPr>
              <w:spacing w:after="60"/>
              <w:rPr>
                <w:sz w:val="16"/>
                <w:szCs w:val="16"/>
              </w:rPr>
            </w:pPr>
            <w:r>
              <w:rPr>
                <w:sz w:val="16"/>
                <w:szCs w:val="16"/>
              </w:rPr>
              <w:t>ID Expiry Date</w:t>
            </w:r>
            <w:commentRangeEnd w:id="83"/>
            <w:r w:rsidR="005525C2">
              <w:rPr>
                <w:rStyle w:val="CommentReference"/>
              </w:rPr>
              <w:commentReference w:id="83"/>
            </w:r>
            <w:commentRangeEnd w:id="84"/>
            <w:r w:rsidR="005525C2">
              <w:rPr>
                <w:rStyle w:val="CommentReference"/>
              </w:rPr>
              <w:commentReference w:id="84"/>
            </w:r>
          </w:p>
        </w:tc>
        <w:tc>
          <w:tcPr>
            <w:tcW w:w="1664" w:type="dxa"/>
            <w:shd w:val="clear" w:color="auto" w:fill="FFFFFF" w:themeFill="background1"/>
          </w:tcPr>
          <w:p w14:paraId="6BF1191D" w14:textId="77777777" w:rsidR="00BA3925" w:rsidRDefault="00BA3925" w:rsidP="003754C7">
            <w:pPr>
              <w:spacing w:after="60"/>
              <w:rPr>
                <w:rFonts w:cs="Arial"/>
                <w:sz w:val="16"/>
                <w:szCs w:val="16"/>
              </w:rPr>
            </w:pPr>
            <w:r>
              <w:rPr>
                <w:rFonts w:cs="Arial"/>
                <w:sz w:val="16"/>
                <w:szCs w:val="16"/>
              </w:rPr>
              <w:t xml:space="preserve">Eligible </w:t>
            </w:r>
          </w:p>
          <w:p w14:paraId="1B5D5D1B" w14:textId="77777777" w:rsidR="00BA3925" w:rsidRPr="00AE78D5" w:rsidRDefault="00BA3925" w:rsidP="003754C7">
            <w:pPr>
              <w:spacing w:after="60"/>
              <w:rPr>
                <w:rFonts w:cs="Arial"/>
                <w:sz w:val="16"/>
                <w:szCs w:val="16"/>
              </w:rPr>
            </w:pPr>
            <w:r>
              <w:rPr>
                <w:rFonts w:cs="Arial"/>
                <w:sz w:val="16"/>
                <w:szCs w:val="16"/>
              </w:rPr>
              <w:t>Not Eligible</w:t>
            </w:r>
          </w:p>
        </w:tc>
        <w:tc>
          <w:tcPr>
            <w:tcW w:w="1027" w:type="dxa"/>
            <w:shd w:val="clear" w:color="auto" w:fill="FFFFFF" w:themeFill="background1"/>
          </w:tcPr>
          <w:p w14:paraId="67C99A1D" w14:textId="77777777" w:rsidR="00BA3925" w:rsidRPr="00AE78D5" w:rsidRDefault="00BA3925" w:rsidP="003754C7">
            <w:pPr>
              <w:spacing w:after="60" w:line="256" w:lineRule="auto"/>
              <w:rPr>
                <w:rFonts w:cs="Calibri"/>
                <w:sz w:val="16"/>
                <w:szCs w:val="16"/>
                <w:lang w:val="de-DE"/>
              </w:rPr>
            </w:pPr>
          </w:p>
        </w:tc>
        <w:tc>
          <w:tcPr>
            <w:tcW w:w="3639" w:type="dxa"/>
            <w:shd w:val="clear" w:color="auto" w:fill="FFFFFF" w:themeFill="background1"/>
          </w:tcPr>
          <w:p w14:paraId="3C2A4B6A" w14:textId="00CCA62D" w:rsidR="00BA3925" w:rsidRPr="00632581" w:rsidRDefault="00BA3925" w:rsidP="003754C7">
            <w:pPr>
              <w:rPr>
                <w:rFonts w:cs="Arial"/>
                <w:sz w:val="16"/>
                <w:szCs w:val="16"/>
              </w:rPr>
            </w:pPr>
            <w:commentRangeStart w:id="85"/>
            <w:commentRangeStart w:id="86"/>
            <w:commentRangeStart w:id="87"/>
            <w:r w:rsidRPr="00632581">
              <w:rPr>
                <w:rFonts w:cs="Arial"/>
                <w:sz w:val="16"/>
                <w:szCs w:val="16"/>
              </w:rPr>
              <w:t>Product knock-off rules are applied</w:t>
            </w:r>
            <w:commentRangeEnd w:id="85"/>
            <w:r w:rsidR="00D8392B">
              <w:rPr>
                <w:rStyle w:val="CommentReference"/>
              </w:rPr>
              <w:commentReference w:id="85"/>
            </w:r>
            <w:commentRangeEnd w:id="86"/>
            <w:r w:rsidR="00142C8A">
              <w:rPr>
                <w:rStyle w:val="CommentReference"/>
              </w:rPr>
              <w:commentReference w:id="86"/>
            </w:r>
            <w:commentRangeEnd w:id="87"/>
            <w:r w:rsidR="009127DB">
              <w:rPr>
                <w:rStyle w:val="CommentReference"/>
              </w:rPr>
              <w:commentReference w:id="87"/>
            </w:r>
          </w:p>
          <w:p w14:paraId="3D9BE52B" w14:textId="77777777" w:rsidR="00BA3925" w:rsidRPr="00632581" w:rsidRDefault="00BA3925" w:rsidP="003754C7">
            <w:pPr>
              <w:rPr>
                <w:rFonts w:cs="Arial"/>
                <w:sz w:val="16"/>
                <w:szCs w:val="16"/>
              </w:rPr>
            </w:pPr>
            <w:r w:rsidRPr="00632581">
              <w:rPr>
                <w:rFonts w:cs="Arial"/>
                <w:sz w:val="16"/>
                <w:szCs w:val="16"/>
              </w:rPr>
              <w:t>If the boundary conditions are not met the application will not move to next stage and an error message will be shared with the customer.</w:t>
            </w:r>
          </w:p>
        </w:tc>
      </w:tr>
      <w:tr w:rsidR="00BA3925" w14:paraId="58252F5D" w14:textId="77777777" w:rsidTr="003754C7">
        <w:trPr>
          <w:trHeight w:val="61"/>
        </w:trPr>
        <w:tc>
          <w:tcPr>
            <w:tcW w:w="1214" w:type="dxa"/>
            <w:shd w:val="clear" w:color="auto" w:fill="FFFFFF" w:themeFill="background1"/>
          </w:tcPr>
          <w:p w14:paraId="20DA2B1E" w14:textId="77777777" w:rsidR="00BA3925" w:rsidRPr="00AE78D5" w:rsidRDefault="00BA3925" w:rsidP="003754C7">
            <w:pPr>
              <w:pStyle w:val="wordsection1"/>
              <w:spacing w:before="0" w:beforeAutospacing="0" w:after="0" w:afterAutospacing="0"/>
              <w:rPr>
                <w:rFonts w:ascii="Calibri" w:hAnsi="Calibri" w:cs="Tahoma"/>
                <w:b/>
                <w:color w:val="1F497D"/>
                <w:sz w:val="16"/>
                <w:szCs w:val="16"/>
              </w:rPr>
            </w:pPr>
            <w:r>
              <w:rPr>
                <w:rFonts w:ascii="Calibri" w:hAnsi="Calibri" w:cs="Tahoma"/>
                <w:b/>
                <w:color w:val="1F497D"/>
                <w:sz w:val="16"/>
                <w:szCs w:val="16"/>
              </w:rPr>
              <w:t>ENME Screening</w:t>
            </w:r>
          </w:p>
        </w:tc>
        <w:tc>
          <w:tcPr>
            <w:tcW w:w="1214" w:type="dxa"/>
            <w:shd w:val="clear" w:color="auto" w:fill="FFFFFF" w:themeFill="background1"/>
          </w:tcPr>
          <w:p w14:paraId="6CB4F051" w14:textId="77777777" w:rsidR="00BA3925" w:rsidRPr="00AE78D5" w:rsidRDefault="00BA3925" w:rsidP="003754C7">
            <w:pPr>
              <w:pStyle w:val="wordsection1"/>
              <w:spacing w:before="0" w:beforeAutospacing="0" w:after="0" w:afterAutospacing="0"/>
              <w:rPr>
                <w:rFonts w:ascii="Calibri" w:hAnsi="Calibri" w:cs="Tahoma"/>
                <w:bCs/>
                <w:color w:val="1F497D"/>
                <w:sz w:val="16"/>
                <w:szCs w:val="16"/>
              </w:rPr>
            </w:pPr>
            <w:r>
              <w:rPr>
                <w:rFonts w:ascii="Calibri" w:hAnsi="Calibri" w:cs="Tahoma"/>
                <w:bCs/>
                <w:color w:val="1F497D"/>
                <w:sz w:val="16"/>
                <w:szCs w:val="16"/>
              </w:rPr>
              <w:t>ENME</w:t>
            </w:r>
          </w:p>
        </w:tc>
        <w:tc>
          <w:tcPr>
            <w:tcW w:w="1874" w:type="dxa"/>
            <w:shd w:val="clear" w:color="auto" w:fill="FFFFFF" w:themeFill="background1"/>
          </w:tcPr>
          <w:p w14:paraId="74744C22" w14:textId="77777777" w:rsidR="00BA3925" w:rsidRDefault="00BA3925" w:rsidP="003754C7">
            <w:pPr>
              <w:spacing w:after="60"/>
              <w:rPr>
                <w:sz w:val="16"/>
                <w:szCs w:val="16"/>
              </w:rPr>
            </w:pPr>
            <w:r>
              <w:rPr>
                <w:sz w:val="16"/>
                <w:szCs w:val="16"/>
              </w:rPr>
              <w:t>ID Number</w:t>
            </w:r>
          </w:p>
          <w:p w14:paraId="2C99A62B" w14:textId="77777777" w:rsidR="00BA3925" w:rsidRDefault="00BA3925" w:rsidP="003754C7">
            <w:pPr>
              <w:spacing w:after="60"/>
              <w:rPr>
                <w:sz w:val="16"/>
                <w:szCs w:val="16"/>
              </w:rPr>
            </w:pPr>
            <w:r>
              <w:rPr>
                <w:sz w:val="16"/>
                <w:szCs w:val="16"/>
              </w:rPr>
              <w:t>ID Type</w:t>
            </w:r>
          </w:p>
          <w:p w14:paraId="1D88962A" w14:textId="77777777" w:rsidR="00BA3925" w:rsidRPr="00AE78D5" w:rsidRDefault="00BA3925" w:rsidP="003754C7">
            <w:pPr>
              <w:spacing w:after="60"/>
              <w:rPr>
                <w:sz w:val="16"/>
                <w:szCs w:val="16"/>
              </w:rPr>
            </w:pPr>
            <w:r>
              <w:rPr>
                <w:sz w:val="16"/>
                <w:szCs w:val="16"/>
              </w:rPr>
              <w:t>Address</w:t>
            </w:r>
          </w:p>
        </w:tc>
        <w:tc>
          <w:tcPr>
            <w:tcW w:w="1664" w:type="dxa"/>
            <w:shd w:val="clear" w:color="auto" w:fill="FFFFFF" w:themeFill="background1"/>
          </w:tcPr>
          <w:p w14:paraId="1BF59B3B" w14:textId="77777777" w:rsidR="00BA3925" w:rsidRDefault="00BA3925" w:rsidP="003754C7">
            <w:pPr>
              <w:spacing w:after="60"/>
              <w:rPr>
                <w:rFonts w:cs="Arial"/>
                <w:sz w:val="16"/>
                <w:szCs w:val="16"/>
              </w:rPr>
            </w:pPr>
            <w:r>
              <w:rPr>
                <w:rFonts w:cs="Arial"/>
                <w:sz w:val="16"/>
                <w:szCs w:val="16"/>
              </w:rPr>
              <w:t xml:space="preserve">Hit </w:t>
            </w:r>
          </w:p>
          <w:p w14:paraId="3850F555" w14:textId="77777777" w:rsidR="00BA3925" w:rsidRPr="00AE78D5" w:rsidRDefault="00BA3925" w:rsidP="003754C7">
            <w:pPr>
              <w:spacing w:after="60"/>
              <w:rPr>
                <w:rFonts w:cs="Arial"/>
                <w:sz w:val="16"/>
                <w:szCs w:val="16"/>
              </w:rPr>
            </w:pPr>
            <w:r>
              <w:rPr>
                <w:rFonts w:cs="Arial"/>
                <w:sz w:val="16"/>
                <w:szCs w:val="16"/>
              </w:rPr>
              <w:t>No Hit</w:t>
            </w:r>
          </w:p>
        </w:tc>
        <w:tc>
          <w:tcPr>
            <w:tcW w:w="1027" w:type="dxa"/>
            <w:shd w:val="clear" w:color="auto" w:fill="FFFFFF" w:themeFill="background1"/>
          </w:tcPr>
          <w:p w14:paraId="14E0A1FC" w14:textId="77777777" w:rsidR="00BA3925" w:rsidRPr="00AE78D5" w:rsidRDefault="00BA3925" w:rsidP="003754C7">
            <w:pPr>
              <w:spacing w:after="60" w:line="256" w:lineRule="auto"/>
              <w:rPr>
                <w:rFonts w:cs="Calibri"/>
                <w:sz w:val="16"/>
                <w:szCs w:val="16"/>
                <w:lang w:val="de-DE"/>
              </w:rPr>
            </w:pPr>
          </w:p>
        </w:tc>
        <w:tc>
          <w:tcPr>
            <w:tcW w:w="3639" w:type="dxa"/>
            <w:shd w:val="clear" w:color="auto" w:fill="FFFFFF" w:themeFill="background1"/>
          </w:tcPr>
          <w:p w14:paraId="08B30DCD" w14:textId="77777777" w:rsidR="00BA3925" w:rsidRPr="005139E1" w:rsidRDefault="00BA3925" w:rsidP="003754C7">
            <w:pPr>
              <w:rPr>
                <w:rFonts w:cs="Arial"/>
                <w:sz w:val="16"/>
                <w:szCs w:val="16"/>
              </w:rPr>
            </w:pPr>
            <w:r w:rsidRPr="005139E1">
              <w:rPr>
                <w:rFonts w:cs="Arial"/>
                <w:sz w:val="16"/>
                <w:szCs w:val="16"/>
              </w:rPr>
              <w:t>Newgen will trigger the request to ENME for sanction screenings. Customer name is screened against the required sanction lists as per the regulatory requirements to identify sanctioned individuals. If the customer is identified as sanctioned customer, an error message is shared with the customer.</w:t>
            </w:r>
          </w:p>
        </w:tc>
      </w:tr>
    </w:tbl>
    <w:p w14:paraId="289F9D9C" w14:textId="520AC3B4" w:rsidR="00BA3925" w:rsidRDefault="00CA6DD2" w:rsidP="00BA3925">
      <w:pPr>
        <w:pStyle w:val="Heading3"/>
        <w:rPr>
          <w:rFonts w:ascii="Calibri" w:hAnsi="Calibri" w:cs="Calibri"/>
          <w:color w:val="000000"/>
          <w:szCs w:val="24"/>
          <w:lang w:val="en-IN" w:eastAsia="en-IN"/>
        </w:rPr>
      </w:pPr>
      <w:bookmarkStart w:id="88" w:name="_Toc174309700"/>
      <w:commentRangeStart w:id="89"/>
      <w:commentRangeStart w:id="90"/>
      <w:commentRangeStart w:id="91"/>
      <w:commentRangeStart w:id="92"/>
      <w:commentRangeStart w:id="93"/>
      <w:commentRangeStart w:id="94"/>
      <w:commentRangeStart w:id="95"/>
      <w:r>
        <w:rPr>
          <w:rFonts w:ascii="Calibri" w:hAnsi="Calibri" w:cs="Calibri"/>
          <w:color w:val="000000"/>
          <w:szCs w:val="24"/>
          <w:lang w:val="en-IN" w:eastAsia="en-IN"/>
        </w:rPr>
        <w:t>Data Entry Stage – Personal Information will be captured</w:t>
      </w:r>
      <w:commentRangeEnd w:id="89"/>
      <w:r w:rsidR="00D820EC">
        <w:rPr>
          <w:rStyle w:val="CommentReference"/>
          <w:rFonts w:eastAsiaTheme="minorHAnsi" w:cstheme="minorBidi"/>
          <w:b w:val="0"/>
          <w:lang w:val="en-IN" w:eastAsia="en-US"/>
        </w:rPr>
        <w:commentReference w:id="89"/>
      </w:r>
      <w:commentRangeEnd w:id="90"/>
      <w:commentRangeEnd w:id="91"/>
      <w:r w:rsidR="00B807CC">
        <w:rPr>
          <w:rStyle w:val="CommentReference"/>
          <w:rFonts w:eastAsiaTheme="minorHAnsi" w:cstheme="minorBidi"/>
          <w:b w:val="0"/>
          <w:lang w:val="en-IN" w:eastAsia="en-US"/>
        </w:rPr>
        <w:commentReference w:id="90"/>
      </w:r>
      <w:r w:rsidR="00B55C88">
        <w:rPr>
          <w:rStyle w:val="CommentReference"/>
          <w:rFonts w:eastAsiaTheme="minorHAnsi" w:cstheme="minorBidi"/>
          <w:b w:val="0"/>
          <w:lang w:val="en-IN" w:eastAsia="en-US"/>
        </w:rPr>
        <w:commentReference w:id="91"/>
      </w:r>
      <w:commentRangeEnd w:id="92"/>
      <w:r w:rsidR="00B55C88">
        <w:rPr>
          <w:rStyle w:val="CommentReference"/>
          <w:rFonts w:eastAsiaTheme="minorHAnsi" w:cstheme="minorBidi"/>
          <w:b w:val="0"/>
          <w:lang w:val="en-IN" w:eastAsia="en-US"/>
        </w:rPr>
        <w:commentReference w:id="92"/>
      </w:r>
      <w:commentRangeEnd w:id="93"/>
      <w:commentRangeEnd w:id="94"/>
      <w:r w:rsidR="00596418">
        <w:rPr>
          <w:rStyle w:val="CommentReference"/>
          <w:rFonts w:eastAsiaTheme="minorHAnsi" w:cstheme="minorBidi"/>
          <w:b w:val="0"/>
          <w:lang w:val="en-IN" w:eastAsia="en-US"/>
        </w:rPr>
        <w:commentReference w:id="93"/>
      </w:r>
      <w:r w:rsidR="00020079">
        <w:rPr>
          <w:rStyle w:val="CommentReference"/>
          <w:rFonts w:eastAsiaTheme="minorHAnsi" w:cstheme="minorBidi"/>
          <w:b w:val="0"/>
          <w:lang w:val="en-IN" w:eastAsia="en-US"/>
        </w:rPr>
        <w:commentReference w:id="94"/>
      </w:r>
      <w:commentRangeEnd w:id="95"/>
      <w:r w:rsidR="005E68FC">
        <w:rPr>
          <w:rStyle w:val="CommentReference"/>
          <w:rFonts w:eastAsiaTheme="minorHAnsi" w:cstheme="minorBidi"/>
          <w:b w:val="0"/>
          <w:lang w:val="en-IN" w:eastAsia="en-US"/>
        </w:rPr>
        <w:commentReference w:id="95"/>
      </w:r>
      <w:bookmarkEnd w:id="88"/>
    </w:p>
    <w:p w14:paraId="0300DB40" w14:textId="7C07D5C3" w:rsidR="00303870" w:rsidRPr="000C5124" w:rsidRDefault="00303870" w:rsidP="000C5124">
      <w:pPr>
        <w:rPr>
          <w:rFonts w:ascii="Calibri" w:hAnsi="Calibri" w:cs="Calibri"/>
          <w:b/>
          <w:bCs/>
          <w:color w:val="ED7D31" w:themeColor="accent2"/>
          <w:sz w:val="20"/>
          <w:u w:val="single"/>
          <w:lang w:eastAsia="en-IN"/>
        </w:rPr>
      </w:pPr>
      <w:r w:rsidRPr="00EA3CEC">
        <w:rPr>
          <w:rFonts w:ascii="Calibri" w:hAnsi="Calibri" w:cs="Calibri"/>
          <w:b/>
          <w:bCs/>
          <w:color w:val="ED7D31" w:themeColor="accent2"/>
          <w:sz w:val="20"/>
          <w:u w:val="single"/>
          <w:lang w:eastAsia="en-IN"/>
        </w:rPr>
        <w:t>BRD (</w:t>
      </w:r>
      <w:bookmarkStart w:id="96" w:name="OLE_LINK7"/>
      <w:r w:rsidR="002E1093" w:rsidRPr="002E1093">
        <w:rPr>
          <w:rFonts w:ascii="Calibri" w:hAnsi="Calibri" w:cs="Calibri"/>
          <w:b/>
          <w:bCs/>
          <w:color w:val="ED7D31" w:themeColor="accent2"/>
          <w:sz w:val="20"/>
          <w:u w:val="single"/>
          <w:lang w:eastAsia="en-IN"/>
        </w:rPr>
        <w:t>BRD02</w:t>
      </w:r>
      <w:bookmarkEnd w:id="96"/>
      <w:r w:rsidR="002E1093" w:rsidRPr="002E1093">
        <w:rPr>
          <w:rFonts w:ascii="Calibri" w:hAnsi="Calibri" w:cs="Calibri"/>
          <w:b/>
          <w:bCs/>
          <w:color w:val="ED7D31" w:themeColor="accent2"/>
          <w:sz w:val="20"/>
          <w:u w:val="single"/>
          <w:lang w:eastAsia="en-IN"/>
        </w:rPr>
        <w:t>-01</w:t>
      </w:r>
      <w:r w:rsidR="002E1093">
        <w:rPr>
          <w:rFonts w:ascii="Calibri" w:hAnsi="Calibri" w:cs="Calibri"/>
          <w:b/>
          <w:bCs/>
          <w:color w:val="ED7D31" w:themeColor="accent2"/>
          <w:sz w:val="20"/>
          <w:u w:val="single"/>
          <w:lang w:eastAsia="en-IN"/>
        </w:rPr>
        <w:t xml:space="preserve">, </w:t>
      </w:r>
      <w:r w:rsidR="002E1093" w:rsidRPr="002E1093">
        <w:rPr>
          <w:rFonts w:ascii="Calibri" w:hAnsi="Calibri" w:cs="Calibri"/>
          <w:b/>
          <w:bCs/>
          <w:color w:val="ED7D31" w:themeColor="accent2"/>
          <w:sz w:val="20"/>
          <w:u w:val="single"/>
          <w:lang w:eastAsia="en-IN"/>
        </w:rPr>
        <w:t>BRD02-02</w:t>
      </w:r>
      <w:r w:rsidR="002E1093">
        <w:rPr>
          <w:rFonts w:ascii="Calibri" w:hAnsi="Calibri" w:cs="Calibri"/>
          <w:b/>
          <w:bCs/>
          <w:color w:val="ED7D31" w:themeColor="accent2"/>
          <w:sz w:val="20"/>
          <w:u w:val="single"/>
          <w:lang w:eastAsia="en-IN"/>
        </w:rPr>
        <w:t xml:space="preserve">, </w:t>
      </w:r>
      <w:r w:rsidR="002E1093" w:rsidRPr="002E1093">
        <w:rPr>
          <w:rFonts w:ascii="Calibri" w:hAnsi="Calibri" w:cs="Calibri"/>
          <w:b/>
          <w:bCs/>
          <w:color w:val="ED7D31" w:themeColor="accent2"/>
          <w:sz w:val="20"/>
          <w:u w:val="single"/>
          <w:lang w:eastAsia="en-IN"/>
        </w:rPr>
        <w:t>BRD02-03</w:t>
      </w:r>
      <w:r w:rsidR="002E1093">
        <w:rPr>
          <w:rFonts w:ascii="Calibri" w:hAnsi="Calibri" w:cs="Calibri"/>
          <w:b/>
          <w:bCs/>
          <w:color w:val="ED7D31" w:themeColor="accent2"/>
          <w:sz w:val="20"/>
          <w:u w:val="single"/>
          <w:lang w:eastAsia="en-IN"/>
        </w:rPr>
        <w:t>,</w:t>
      </w:r>
      <w:r w:rsidR="00DD4429">
        <w:rPr>
          <w:rFonts w:ascii="Calibri" w:hAnsi="Calibri" w:cs="Calibri"/>
          <w:b/>
          <w:bCs/>
          <w:color w:val="ED7D31" w:themeColor="accent2"/>
          <w:sz w:val="20"/>
          <w:u w:val="single"/>
          <w:lang w:eastAsia="en-IN"/>
        </w:rPr>
        <w:t xml:space="preserve"> </w:t>
      </w:r>
      <w:r w:rsidR="00DD4429" w:rsidRPr="00DD4429">
        <w:rPr>
          <w:rFonts w:ascii="Calibri" w:hAnsi="Calibri" w:cs="Calibri"/>
          <w:b/>
          <w:bCs/>
          <w:color w:val="ED7D31" w:themeColor="accent2"/>
          <w:sz w:val="20"/>
          <w:u w:val="single"/>
          <w:lang w:eastAsia="en-IN"/>
        </w:rPr>
        <w:t>BRD02-04</w:t>
      </w:r>
      <w:r w:rsidR="005D300B">
        <w:rPr>
          <w:rFonts w:ascii="Calibri" w:hAnsi="Calibri" w:cs="Calibri"/>
          <w:b/>
          <w:bCs/>
          <w:color w:val="ED7D31" w:themeColor="accent2"/>
          <w:sz w:val="20"/>
          <w:u w:val="single"/>
          <w:lang w:eastAsia="en-IN"/>
        </w:rPr>
        <w:t>,</w:t>
      </w:r>
      <w:r w:rsidR="005D300B" w:rsidRPr="000C5124">
        <w:rPr>
          <w:rFonts w:ascii="Calibri" w:hAnsi="Calibri" w:cs="Calibri"/>
          <w:b/>
          <w:bCs/>
          <w:color w:val="ED7D31" w:themeColor="accent2"/>
          <w:sz w:val="20"/>
          <w:u w:val="single"/>
          <w:lang w:eastAsia="en-IN"/>
        </w:rPr>
        <w:t xml:space="preserve"> </w:t>
      </w:r>
      <w:r w:rsidR="005D300B" w:rsidRPr="005D300B">
        <w:rPr>
          <w:rFonts w:ascii="Calibri" w:hAnsi="Calibri" w:cs="Calibri"/>
          <w:b/>
          <w:bCs/>
          <w:color w:val="ED7D31" w:themeColor="accent2"/>
          <w:sz w:val="20"/>
          <w:u w:val="single"/>
          <w:lang w:eastAsia="en-IN"/>
        </w:rPr>
        <w:t>BRD02-05</w:t>
      </w:r>
      <w:r w:rsidR="005D300B">
        <w:rPr>
          <w:rFonts w:ascii="Calibri" w:hAnsi="Calibri" w:cs="Calibri"/>
          <w:b/>
          <w:bCs/>
          <w:color w:val="ED7D31" w:themeColor="accent2"/>
          <w:sz w:val="20"/>
          <w:u w:val="single"/>
          <w:lang w:eastAsia="en-IN"/>
        </w:rPr>
        <w:t xml:space="preserve">, </w:t>
      </w:r>
      <w:r w:rsidR="005D300B" w:rsidRPr="005D300B">
        <w:rPr>
          <w:rFonts w:ascii="Calibri" w:hAnsi="Calibri" w:cs="Calibri"/>
          <w:b/>
          <w:bCs/>
          <w:color w:val="ED7D31" w:themeColor="accent2"/>
          <w:sz w:val="20"/>
          <w:u w:val="single"/>
          <w:lang w:eastAsia="en-IN"/>
        </w:rPr>
        <w:t>BRD02-0</w:t>
      </w:r>
      <w:r w:rsidR="005D300B">
        <w:rPr>
          <w:rFonts w:ascii="Calibri" w:hAnsi="Calibri" w:cs="Calibri"/>
          <w:b/>
          <w:bCs/>
          <w:color w:val="ED7D31" w:themeColor="accent2"/>
          <w:sz w:val="20"/>
          <w:u w:val="single"/>
          <w:lang w:eastAsia="en-IN"/>
        </w:rPr>
        <w:t xml:space="preserve">6, </w:t>
      </w:r>
      <w:r w:rsidR="005D300B" w:rsidRPr="005D300B">
        <w:rPr>
          <w:rFonts w:ascii="Calibri" w:hAnsi="Calibri" w:cs="Calibri"/>
          <w:b/>
          <w:bCs/>
          <w:color w:val="ED7D31" w:themeColor="accent2"/>
          <w:sz w:val="20"/>
          <w:u w:val="single"/>
          <w:lang w:eastAsia="en-IN"/>
        </w:rPr>
        <w:t>BRD02-07</w:t>
      </w:r>
      <w:r w:rsidR="005D300B">
        <w:rPr>
          <w:rFonts w:ascii="Calibri" w:hAnsi="Calibri" w:cs="Calibri"/>
          <w:b/>
          <w:bCs/>
          <w:color w:val="ED7D31" w:themeColor="accent2"/>
          <w:sz w:val="20"/>
          <w:u w:val="single"/>
          <w:lang w:eastAsia="en-IN"/>
        </w:rPr>
        <w:t xml:space="preserve">, </w:t>
      </w:r>
      <w:r w:rsidR="005D300B" w:rsidRPr="005D300B">
        <w:rPr>
          <w:rFonts w:ascii="Calibri" w:hAnsi="Calibri" w:cs="Calibri"/>
          <w:b/>
          <w:bCs/>
          <w:color w:val="ED7D31" w:themeColor="accent2"/>
          <w:sz w:val="20"/>
          <w:u w:val="single"/>
          <w:lang w:eastAsia="en-IN"/>
        </w:rPr>
        <w:t>BRD02-08</w:t>
      </w:r>
      <w:r w:rsidR="005D300B">
        <w:rPr>
          <w:rFonts w:ascii="Calibri" w:hAnsi="Calibri" w:cs="Calibri"/>
          <w:b/>
          <w:bCs/>
          <w:color w:val="ED7D31" w:themeColor="accent2"/>
          <w:sz w:val="20"/>
          <w:u w:val="single"/>
          <w:lang w:eastAsia="en-IN"/>
        </w:rPr>
        <w:t xml:space="preserve">, </w:t>
      </w:r>
      <w:r w:rsidR="005D300B" w:rsidRPr="005D300B">
        <w:rPr>
          <w:rFonts w:ascii="Calibri" w:hAnsi="Calibri" w:cs="Calibri"/>
          <w:b/>
          <w:bCs/>
          <w:color w:val="ED7D31" w:themeColor="accent2"/>
          <w:sz w:val="20"/>
          <w:u w:val="single"/>
          <w:lang w:eastAsia="en-IN"/>
        </w:rPr>
        <w:t>BRD02-09</w:t>
      </w:r>
      <w:r w:rsidR="005D300B">
        <w:rPr>
          <w:rFonts w:ascii="Calibri" w:hAnsi="Calibri" w:cs="Calibri"/>
          <w:b/>
          <w:bCs/>
          <w:color w:val="ED7D31" w:themeColor="accent2"/>
          <w:sz w:val="20"/>
          <w:u w:val="single"/>
          <w:lang w:eastAsia="en-IN"/>
        </w:rPr>
        <w:t xml:space="preserve">, </w:t>
      </w:r>
      <w:r w:rsidR="005D300B" w:rsidRPr="005D300B">
        <w:rPr>
          <w:rFonts w:ascii="Calibri" w:hAnsi="Calibri" w:cs="Calibri"/>
          <w:b/>
          <w:bCs/>
          <w:color w:val="ED7D31" w:themeColor="accent2"/>
          <w:sz w:val="20"/>
          <w:u w:val="single"/>
          <w:lang w:eastAsia="en-IN"/>
        </w:rPr>
        <w:t>BRD02-10</w:t>
      </w:r>
      <w:r w:rsidR="005D300B">
        <w:rPr>
          <w:rFonts w:ascii="Calibri" w:hAnsi="Calibri" w:cs="Calibri"/>
          <w:b/>
          <w:bCs/>
          <w:color w:val="ED7D31" w:themeColor="accent2"/>
          <w:sz w:val="20"/>
          <w:u w:val="single"/>
          <w:lang w:eastAsia="en-IN"/>
        </w:rPr>
        <w:t xml:space="preserve">, </w:t>
      </w:r>
      <w:r w:rsidR="000C5124" w:rsidRPr="000C5124">
        <w:rPr>
          <w:rFonts w:ascii="Calibri" w:hAnsi="Calibri" w:cs="Calibri"/>
          <w:b/>
          <w:bCs/>
          <w:color w:val="ED7D31" w:themeColor="accent2"/>
          <w:sz w:val="20"/>
          <w:u w:val="single"/>
          <w:lang w:eastAsia="en-IN"/>
        </w:rPr>
        <w:t>BRD02-13, BRD02-18</w:t>
      </w:r>
      <w:r w:rsidR="000C5124">
        <w:rPr>
          <w:rFonts w:ascii="Calibri" w:hAnsi="Calibri" w:cs="Calibri"/>
          <w:b/>
          <w:bCs/>
          <w:color w:val="ED7D31" w:themeColor="accent2"/>
          <w:sz w:val="20"/>
          <w:u w:val="single"/>
          <w:lang w:eastAsia="en-IN"/>
        </w:rPr>
        <w:t xml:space="preserve">, </w:t>
      </w:r>
      <w:r w:rsidR="000C5124" w:rsidRPr="000C5124">
        <w:rPr>
          <w:rFonts w:ascii="Calibri" w:hAnsi="Calibri" w:cs="Calibri"/>
          <w:b/>
          <w:bCs/>
          <w:color w:val="ED7D31" w:themeColor="accent2"/>
          <w:sz w:val="20"/>
          <w:u w:val="single"/>
          <w:lang w:eastAsia="en-IN"/>
        </w:rPr>
        <w:t>BRD02-19, BRD02-20, BRD02-21, BRD02-22, BRD02-23, BRD02-25, BRD02-26, BRD02-27</w:t>
      </w:r>
      <w:r w:rsidR="00C866A1">
        <w:rPr>
          <w:rFonts w:ascii="Calibri" w:hAnsi="Calibri" w:cs="Calibri"/>
          <w:b/>
          <w:bCs/>
          <w:color w:val="ED7D31" w:themeColor="accent2"/>
          <w:sz w:val="20"/>
          <w:u w:val="single"/>
          <w:lang w:eastAsia="en-IN"/>
        </w:rPr>
        <w:t xml:space="preserve">, </w:t>
      </w:r>
      <w:r w:rsidR="00C866A1" w:rsidRPr="00C866A1">
        <w:rPr>
          <w:rFonts w:ascii="Calibri" w:hAnsi="Calibri" w:cs="Calibri"/>
          <w:b/>
          <w:bCs/>
          <w:color w:val="ED7D31" w:themeColor="accent2"/>
          <w:sz w:val="20"/>
          <w:u w:val="single"/>
          <w:lang w:eastAsia="en-IN"/>
        </w:rPr>
        <w:t>BRD02-40, BRD02-43, BRD02-46, BRD02-47, BRD02-48, BRD02-50, BRD02-55, BRD02-57</w:t>
      </w:r>
      <w:r w:rsidR="005A0BCD">
        <w:rPr>
          <w:rFonts w:ascii="Calibri" w:hAnsi="Calibri" w:cs="Calibri"/>
          <w:b/>
          <w:bCs/>
          <w:color w:val="ED7D31" w:themeColor="accent2"/>
          <w:sz w:val="20"/>
          <w:u w:val="single"/>
          <w:lang w:eastAsia="en-IN"/>
        </w:rPr>
        <w:t xml:space="preserve">, </w:t>
      </w:r>
      <w:r w:rsidR="005A0BCD" w:rsidRPr="00EC3C91">
        <w:rPr>
          <w:rFonts w:ascii="Calibri" w:hAnsi="Calibri" w:cs="Calibri"/>
          <w:b/>
          <w:bCs/>
          <w:color w:val="ED7D31" w:themeColor="accent2"/>
          <w:sz w:val="20"/>
          <w:u w:val="single"/>
          <w:lang w:eastAsia="en-IN"/>
        </w:rPr>
        <w:t xml:space="preserve">BRD02-58, </w:t>
      </w:r>
      <w:bookmarkStart w:id="97" w:name="OLE_LINK161"/>
      <w:r w:rsidR="005A0BCD" w:rsidRPr="00EC3C91">
        <w:rPr>
          <w:rFonts w:ascii="Calibri" w:hAnsi="Calibri" w:cs="Calibri"/>
          <w:b/>
          <w:bCs/>
          <w:color w:val="ED7D31" w:themeColor="accent2"/>
          <w:sz w:val="20"/>
          <w:u w:val="single"/>
          <w:lang w:eastAsia="en-IN"/>
        </w:rPr>
        <w:t>BRD02-59</w:t>
      </w:r>
      <w:bookmarkEnd w:id="97"/>
      <w:r w:rsidR="005A0BCD" w:rsidRPr="00EC3C91">
        <w:rPr>
          <w:rFonts w:ascii="Calibri" w:hAnsi="Calibri" w:cs="Calibri"/>
          <w:b/>
          <w:bCs/>
          <w:color w:val="ED7D31" w:themeColor="accent2"/>
          <w:sz w:val="20"/>
          <w:u w:val="single"/>
          <w:lang w:eastAsia="en-IN"/>
        </w:rPr>
        <w:t>, BRD02-60, BRD02-64, BRD02-65, BRD02-66</w:t>
      </w:r>
      <w:r w:rsidR="00ED467B" w:rsidRPr="00EC3C91">
        <w:rPr>
          <w:rFonts w:ascii="Calibri" w:hAnsi="Calibri" w:cs="Calibri"/>
          <w:b/>
          <w:bCs/>
          <w:color w:val="ED7D31" w:themeColor="accent2"/>
          <w:sz w:val="20"/>
          <w:u w:val="single"/>
          <w:lang w:eastAsia="en-IN"/>
        </w:rPr>
        <w:t>, BRD02-67</w:t>
      </w:r>
      <w:r w:rsidR="00EC3C91" w:rsidRPr="00EC3C91">
        <w:rPr>
          <w:rFonts w:ascii="Calibri" w:hAnsi="Calibri" w:cs="Calibri"/>
          <w:b/>
          <w:bCs/>
          <w:color w:val="ED7D31" w:themeColor="accent2"/>
          <w:sz w:val="20"/>
          <w:u w:val="single"/>
          <w:lang w:eastAsia="en-IN"/>
        </w:rPr>
        <w:t>, BRD02-68, BRD02-70, BRD02-73, BRD02-74, BRD02-75</w:t>
      </w:r>
      <w:r w:rsidR="0006649A">
        <w:rPr>
          <w:rFonts w:ascii="Calibri" w:hAnsi="Calibri" w:cs="Calibri"/>
          <w:b/>
          <w:bCs/>
          <w:color w:val="ED7D31" w:themeColor="accent2"/>
          <w:sz w:val="20"/>
          <w:u w:val="single"/>
          <w:lang w:eastAsia="en-IN"/>
        </w:rPr>
        <w:t xml:space="preserve">, </w:t>
      </w:r>
      <w:r w:rsidR="0006649A" w:rsidRPr="0006649A">
        <w:rPr>
          <w:rFonts w:ascii="Calibri" w:hAnsi="Calibri" w:cs="Calibri"/>
          <w:b/>
          <w:bCs/>
          <w:color w:val="ED7D31" w:themeColor="accent2"/>
          <w:sz w:val="20"/>
          <w:u w:val="single"/>
          <w:lang w:eastAsia="en-IN"/>
        </w:rPr>
        <w:t>BRD02-77, BRD02-79</w:t>
      </w:r>
      <w:r w:rsidRPr="00EA3CEC">
        <w:rPr>
          <w:rFonts w:ascii="Calibri" w:hAnsi="Calibri" w:cs="Calibri"/>
          <w:b/>
          <w:bCs/>
          <w:color w:val="ED7D31" w:themeColor="accent2"/>
          <w:sz w:val="20"/>
          <w:u w:val="single"/>
          <w:lang w:eastAsia="en-IN"/>
        </w:rPr>
        <w:t>)</w:t>
      </w:r>
    </w:p>
    <w:p w14:paraId="3936B66A" w14:textId="34D02212" w:rsidR="00303870" w:rsidRPr="00A4791B" w:rsidRDefault="00303870" w:rsidP="00303870">
      <w:pPr>
        <w:rPr>
          <w:i/>
          <w:iCs/>
          <w:u w:val="single"/>
          <w:lang w:eastAsia="en-IN"/>
        </w:rPr>
      </w:pPr>
      <w:r w:rsidRPr="00A4791B">
        <w:rPr>
          <w:i/>
          <w:iCs/>
          <w:u w:val="single"/>
          <w:lang w:val="en-US" w:eastAsia="en-IN"/>
        </w:rPr>
        <w:t xml:space="preserve">Above mentioned BRD links will cover </w:t>
      </w:r>
      <w:r w:rsidR="00DC6F98" w:rsidRPr="00A4791B">
        <w:rPr>
          <w:i/>
          <w:iCs/>
          <w:u w:val="single"/>
          <w:lang w:val="en-US" w:eastAsia="en-IN"/>
        </w:rPr>
        <w:t>the</w:t>
      </w:r>
      <w:r w:rsidRPr="00A4791B">
        <w:rPr>
          <w:i/>
          <w:iCs/>
          <w:u w:val="single"/>
          <w:lang w:val="en-US" w:eastAsia="en-IN"/>
        </w:rPr>
        <w:t xml:space="preserve"> D</w:t>
      </w:r>
      <w:r w:rsidR="002D4D5A" w:rsidRPr="00A4791B">
        <w:rPr>
          <w:i/>
          <w:iCs/>
          <w:u w:val="single"/>
          <w:lang w:val="en-US" w:eastAsia="en-IN"/>
        </w:rPr>
        <w:t xml:space="preserve">ata Entry </w:t>
      </w:r>
      <w:r w:rsidRPr="00A4791B">
        <w:rPr>
          <w:i/>
          <w:iCs/>
          <w:u w:val="single"/>
          <w:lang w:val="en-US" w:eastAsia="en-IN"/>
        </w:rPr>
        <w:t>stage on both Mobile and Branch Journey.</w:t>
      </w:r>
    </w:p>
    <w:p w14:paraId="3CCA99C7" w14:textId="2680E0A4" w:rsidR="00CA6DD2" w:rsidRDefault="00CA6DD2" w:rsidP="00CA6DD2">
      <w:pPr>
        <w:rPr>
          <w:lang w:eastAsia="en-IN"/>
        </w:rPr>
      </w:pPr>
      <w:r>
        <w:rPr>
          <w:lang w:eastAsia="en-IN"/>
        </w:rPr>
        <w:t>Once the pre product eligibility checks are done and all the data which is required from 3</w:t>
      </w:r>
      <w:r w:rsidRPr="00CA6DD2">
        <w:rPr>
          <w:vertAlign w:val="superscript"/>
          <w:lang w:eastAsia="en-IN"/>
        </w:rPr>
        <w:t>rd</w:t>
      </w:r>
      <w:r>
        <w:rPr>
          <w:lang w:eastAsia="en-IN"/>
        </w:rPr>
        <w:t xml:space="preserve"> party systems to create the application is done, then application will be routed to next step i.e., Data Entry Stage, In case of branch journey Emkan user will work upon this stage, </w:t>
      </w:r>
      <w:r w:rsidR="00430E5E">
        <w:rPr>
          <w:lang w:eastAsia="en-IN"/>
        </w:rPr>
        <w:t>majorly</w:t>
      </w:r>
      <w:r>
        <w:rPr>
          <w:lang w:eastAsia="en-IN"/>
        </w:rPr>
        <w:t xml:space="preserve"> to capture the personal information of applicant </w:t>
      </w:r>
    </w:p>
    <w:p w14:paraId="737479D6" w14:textId="77777777" w:rsidR="00CF4AF5" w:rsidRDefault="00CF4AF5" w:rsidP="00CA6DD2">
      <w:pPr>
        <w:rPr>
          <w:lang w:eastAsia="en-IN"/>
        </w:rPr>
      </w:pPr>
    </w:p>
    <w:p w14:paraId="151ACC75" w14:textId="42345216" w:rsidR="00CF4AF5" w:rsidRPr="0045328A" w:rsidRDefault="0045328A" w:rsidP="00CA6DD2">
      <w:pPr>
        <w:rPr>
          <w:b/>
          <w:bCs/>
          <w:lang w:eastAsia="en-IN"/>
        </w:rPr>
      </w:pPr>
      <w:commentRangeStart w:id="98"/>
      <w:commentRangeStart w:id="99"/>
      <w:commentRangeStart w:id="100"/>
      <w:commentRangeStart w:id="101"/>
      <w:commentRangeStart w:id="102"/>
      <w:commentRangeStart w:id="103"/>
      <w:commentRangeStart w:id="104"/>
      <w:commentRangeStart w:id="105"/>
      <w:r w:rsidRPr="00244AD9">
        <w:rPr>
          <w:rFonts w:ascii="Calibri" w:hAnsi="Calibri" w:cs="Calibri"/>
          <w:noProof/>
          <w:lang w:val="en-US"/>
        </w:rPr>
        <w:drawing>
          <wp:inline distT="0" distB="0" distL="0" distR="0" wp14:anchorId="6C3DE1E4" wp14:editId="34EBE65D">
            <wp:extent cx="5731510" cy="1552535"/>
            <wp:effectExtent l="0" t="0" r="2540" b="0"/>
            <wp:docPr id="44" name="Picture 4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video gam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1552535"/>
                    </a:xfrm>
                    <a:prstGeom prst="rect">
                      <a:avLst/>
                    </a:prstGeom>
                    <a:noFill/>
                    <a:ln>
                      <a:noFill/>
                    </a:ln>
                  </pic:spPr>
                </pic:pic>
              </a:graphicData>
            </a:graphic>
          </wp:inline>
        </w:drawing>
      </w:r>
      <w:commentRangeEnd w:id="98"/>
      <w:commentRangeEnd w:id="102"/>
      <w:commentRangeEnd w:id="104"/>
      <w:r w:rsidR="005525C2">
        <w:rPr>
          <w:rStyle w:val="CommentReference"/>
        </w:rPr>
        <w:commentReference w:id="104"/>
      </w:r>
      <w:commentRangeEnd w:id="105"/>
      <w:r w:rsidR="005525C2">
        <w:rPr>
          <w:rStyle w:val="CommentReference"/>
        </w:rPr>
        <w:commentReference w:id="105"/>
      </w:r>
      <w:r w:rsidR="005525C2">
        <w:rPr>
          <w:rStyle w:val="CommentReference"/>
        </w:rPr>
        <w:commentReference w:id="102"/>
      </w:r>
      <w:commentRangeEnd w:id="103"/>
      <w:r w:rsidR="005525C2">
        <w:rPr>
          <w:rStyle w:val="CommentReference"/>
        </w:rPr>
        <w:commentReference w:id="103"/>
      </w:r>
      <w:r w:rsidR="0023495D">
        <w:rPr>
          <w:rStyle w:val="CommentReference"/>
        </w:rPr>
        <w:commentReference w:id="98"/>
      </w:r>
      <w:commentRangeEnd w:id="99"/>
      <w:r w:rsidR="002B0285">
        <w:rPr>
          <w:rStyle w:val="CommentReference"/>
        </w:rPr>
        <w:commentReference w:id="99"/>
      </w:r>
      <w:commentRangeEnd w:id="100"/>
      <w:r w:rsidR="00336497">
        <w:rPr>
          <w:rStyle w:val="CommentReference"/>
        </w:rPr>
        <w:commentReference w:id="100"/>
      </w:r>
      <w:commentRangeEnd w:id="101"/>
      <w:r w:rsidR="005525C2">
        <w:rPr>
          <w:rStyle w:val="CommentReference"/>
        </w:rPr>
        <w:commentReference w:id="101"/>
      </w:r>
    </w:p>
    <w:p w14:paraId="03508A6F" w14:textId="77777777" w:rsidR="00CF4AF5" w:rsidRDefault="00CF4AF5" w:rsidP="00CA6DD2">
      <w:pPr>
        <w:rPr>
          <w:lang w:eastAsia="en-IN"/>
        </w:rPr>
      </w:pPr>
    </w:p>
    <w:tbl>
      <w:tblPr>
        <w:tblW w:w="10632"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214"/>
        <w:gridCol w:w="1214"/>
        <w:gridCol w:w="1874"/>
        <w:gridCol w:w="1664"/>
        <w:gridCol w:w="1027"/>
        <w:gridCol w:w="3639"/>
      </w:tblGrid>
      <w:tr w:rsidR="00CA6DD2" w14:paraId="3974E28D" w14:textId="77777777" w:rsidTr="003754C7">
        <w:trPr>
          <w:trHeight w:val="735"/>
        </w:trPr>
        <w:tc>
          <w:tcPr>
            <w:tcW w:w="1214" w:type="dxa"/>
            <w:shd w:val="clear" w:color="auto" w:fill="E7E6E6" w:themeFill="background2"/>
            <w:vAlign w:val="center"/>
            <w:hideMark/>
          </w:tcPr>
          <w:p w14:paraId="6B97702D" w14:textId="77777777" w:rsidR="00CA6DD2" w:rsidRPr="00D470E2" w:rsidRDefault="00CA6DD2" w:rsidP="003754C7">
            <w:pPr>
              <w:jc w:val="center"/>
              <w:rPr>
                <w:rFonts w:ascii="Calibri" w:hAnsi="Calibri"/>
                <w:b/>
                <w:bCs/>
                <w:color w:val="000000" w:themeColor="text1"/>
                <w:sz w:val="20"/>
                <w:lang w:val="de-DE"/>
              </w:rPr>
            </w:pPr>
            <w:r>
              <w:rPr>
                <w:rFonts w:ascii="Calibri" w:hAnsi="Calibri"/>
                <w:b/>
                <w:bCs/>
                <w:color w:val="000000" w:themeColor="text1"/>
                <w:sz w:val="20"/>
                <w:lang w:val="de-DE"/>
              </w:rPr>
              <w:t>Action</w:t>
            </w:r>
          </w:p>
        </w:tc>
        <w:tc>
          <w:tcPr>
            <w:tcW w:w="1214" w:type="dxa"/>
            <w:shd w:val="clear" w:color="auto" w:fill="E7E6E6" w:themeFill="background2"/>
            <w:vAlign w:val="center"/>
            <w:hideMark/>
          </w:tcPr>
          <w:p w14:paraId="2BB76689" w14:textId="77777777" w:rsidR="00CA6DD2" w:rsidRPr="00D470E2" w:rsidRDefault="00CA6DD2" w:rsidP="003754C7">
            <w:pPr>
              <w:jc w:val="center"/>
              <w:rPr>
                <w:b/>
                <w:bCs/>
                <w:color w:val="000000" w:themeColor="text1"/>
                <w:sz w:val="20"/>
                <w:lang w:val="de-DE"/>
              </w:rPr>
            </w:pPr>
            <w:r w:rsidRPr="00D470E2">
              <w:rPr>
                <w:b/>
                <w:bCs/>
                <w:color w:val="000000" w:themeColor="text1"/>
                <w:sz w:val="20"/>
                <w:lang w:val="de-DE"/>
              </w:rPr>
              <w:t>System</w:t>
            </w:r>
            <w:r>
              <w:rPr>
                <w:b/>
                <w:bCs/>
                <w:color w:val="000000" w:themeColor="text1"/>
                <w:sz w:val="20"/>
                <w:lang w:val="de-DE"/>
              </w:rPr>
              <w:t xml:space="preserve"> Provider</w:t>
            </w:r>
          </w:p>
        </w:tc>
        <w:tc>
          <w:tcPr>
            <w:tcW w:w="1874" w:type="dxa"/>
            <w:shd w:val="clear" w:color="auto" w:fill="E7E6E6" w:themeFill="background2"/>
            <w:vAlign w:val="center"/>
            <w:hideMark/>
          </w:tcPr>
          <w:p w14:paraId="35E556BC" w14:textId="77777777" w:rsidR="00CA6DD2" w:rsidRPr="00D470E2" w:rsidRDefault="00CA6DD2" w:rsidP="003754C7">
            <w:pPr>
              <w:jc w:val="center"/>
              <w:rPr>
                <w:b/>
                <w:bCs/>
                <w:color w:val="000000" w:themeColor="text1"/>
                <w:sz w:val="20"/>
                <w:lang w:val="de-DE"/>
              </w:rPr>
            </w:pPr>
            <w:r w:rsidRPr="00D470E2">
              <w:rPr>
                <w:b/>
                <w:bCs/>
                <w:color w:val="000000" w:themeColor="text1"/>
                <w:sz w:val="20"/>
                <w:lang w:val="de-DE"/>
              </w:rPr>
              <w:t>Request</w:t>
            </w:r>
          </w:p>
        </w:tc>
        <w:tc>
          <w:tcPr>
            <w:tcW w:w="1664" w:type="dxa"/>
            <w:shd w:val="clear" w:color="auto" w:fill="E7E6E6" w:themeFill="background2"/>
            <w:vAlign w:val="center"/>
            <w:hideMark/>
          </w:tcPr>
          <w:p w14:paraId="3A3D3048" w14:textId="77777777" w:rsidR="00CA6DD2" w:rsidRPr="00D470E2" w:rsidRDefault="00CA6DD2" w:rsidP="003754C7">
            <w:pPr>
              <w:jc w:val="center"/>
              <w:rPr>
                <w:b/>
                <w:bCs/>
                <w:color w:val="000000" w:themeColor="text1"/>
                <w:sz w:val="20"/>
                <w:lang w:val="de-DE"/>
              </w:rPr>
            </w:pPr>
            <w:r w:rsidRPr="00D470E2">
              <w:rPr>
                <w:b/>
                <w:bCs/>
                <w:color w:val="000000" w:themeColor="text1"/>
                <w:sz w:val="20"/>
                <w:lang w:val="de-DE"/>
              </w:rPr>
              <w:t>Response</w:t>
            </w:r>
          </w:p>
        </w:tc>
        <w:tc>
          <w:tcPr>
            <w:tcW w:w="1027" w:type="dxa"/>
            <w:shd w:val="clear" w:color="auto" w:fill="E7E6E6" w:themeFill="background2"/>
            <w:vAlign w:val="center"/>
          </w:tcPr>
          <w:p w14:paraId="587206A8" w14:textId="77777777" w:rsidR="00CA6DD2" w:rsidRPr="00D470E2" w:rsidRDefault="00CA6DD2" w:rsidP="003754C7">
            <w:pPr>
              <w:jc w:val="center"/>
              <w:rPr>
                <w:b/>
                <w:bCs/>
                <w:color w:val="000000" w:themeColor="text1"/>
                <w:sz w:val="20"/>
                <w:lang w:val="de-DE"/>
              </w:rPr>
            </w:pPr>
            <w:r w:rsidRPr="00D470E2">
              <w:rPr>
                <w:b/>
                <w:bCs/>
                <w:color w:val="000000" w:themeColor="text1"/>
                <w:sz w:val="20"/>
                <w:lang w:val="de-DE"/>
              </w:rPr>
              <w:t>Type</w:t>
            </w:r>
          </w:p>
        </w:tc>
        <w:tc>
          <w:tcPr>
            <w:tcW w:w="3639" w:type="dxa"/>
            <w:shd w:val="clear" w:color="auto" w:fill="E7E6E6" w:themeFill="background2"/>
            <w:vAlign w:val="center"/>
            <w:hideMark/>
          </w:tcPr>
          <w:p w14:paraId="29764655" w14:textId="77777777" w:rsidR="00CA6DD2" w:rsidRPr="00D470E2" w:rsidRDefault="00CA6DD2" w:rsidP="003754C7">
            <w:pPr>
              <w:jc w:val="center"/>
              <w:rPr>
                <w:b/>
                <w:bCs/>
                <w:color w:val="000000" w:themeColor="text1"/>
                <w:sz w:val="20"/>
                <w:lang w:val="de-DE"/>
              </w:rPr>
            </w:pPr>
            <w:r>
              <w:rPr>
                <w:b/>
                <w:bCs/>
                <w:color w:val="000000" w:themeColor="text1"/>
                <w:sz w:val="20"/>
                <w:lang w:val="de-DE"/>
              </w:rPr>
              <w:t>Description</w:t>
            </w:r>
          </w:p>
        </w:tc>
      </w:tr>
      <w:tr w:rsidR="00CA6DD2" w14:paraId="4C9A178D" w14:textId="77777777" w:rsidTr="003754C7">
        <w:trPr>
          <w:trHeight w:val="61"/>
        </w:trPr>
        <w:tc>
          <w:tcPr>
            <w:tcW w:w="1214" w:type="dxa"/>
            <w:shd w:val="clear" w:color="auto" w:fill="FFFFFF" w:themeFill="background1"/>
          </w:tcPr>
          <w:p w14:paraId="5424137D" w14:textId="2FC06857" w:rsidR="00CA6DD2" w:rsidRPr="003B3034" w:rsidRDefault="00CA6DD2" w:rsidP="003754C7">
            <w:pPr>
              <w:pStyle w:val="wordsection1"/>
              <w:spacing w:before="0" w:beforeAutospacing="0" w:after="0" w:afterAutospacing="0"/>
              <w:rPr>
                <w:rFonts w:ascii="Calibri" w:hAnsi="Calibri" w:cs="Tahoma"/>
                <w:b/>
                <w:color w:val="1F497D"/>
                <w:sz w:val="16"/>
                <w:szCs w:val="16"/>
              </w:rPr>
            </w:pPr>
            <w:r>
              <w:rPr>
                <w:rFonts w:ascii="Calibri" w:hAnsi="Calibri" w:cs="Tahoma"/>
                <w:b/>
                <w:color w:val="1F497D"/>
                <w:sz w:val="16"/>
                <w:szCs w:val="16"/>
              </w:rPr>
              <w:lastRenderedPageBreak/>
              <w:t>Personal information capture</w:t>
            </w:r>
          </w:p>
        </w:tc>
        <w:tc>
          <w:tcPr>
            <w:tcW w:w="1214" w:type="dxa"/>
            <w:shd w:val="clear" w:color="auto" w:fill="FFFFFF" w:themeFill="background1"/>
          </w:tcPr>
          <w:p w14:paraId="070C7B34" w14:textId="77777777" w:rsidR="00CA6DD2" w:rsidRDefault="00CA6DD2" w:rsidP="003754C7">
            <w:pPr>
              <w:pStyle w:val="wordsection1"/>
              <w:spacing w:before="0" w:beforeAutospacing="0" w:after="0" w:afterAutospacing="0"/>
              <w:rPr>
                <w:rFonts w:ascii="Calibri" w:hAnsi="Calibri" w:cs="Tahoma"/>
                <w:bCs/>
                <w:color w:val="1F497D"/>
                <w:sz w:val="16"/>
                <w:szCs w:val="16"/>
              </w:rPr>
            </w:pPr>
            <w:r>
              <w:rPr>
                <w:rFonts w:ascii="Calibri" w:hAnsi="Calibri" w:cs="Tahoma"/>
                <w:bCs/>
                <w:color w:val="1F497D"/>
                <w:sz w:val="16"/>
                <w:szCs w:val="16"/>
              </w:rPr>
              <w:t>Newgen LOS</w:t>
            </w:r>
          </w:p>
          <w:p w14:paraId="04DF36BD" w14:textId="77777777" w:rsidR="00CA6DD2" w:rsidRPr="00AE78D5" w:rsidRDefault="00CA6DD2" w:rsidP="003754C7">
            <w:pPr>
              <w:pStyle w:val="wordsection1"/>
              <w:spacing w:before="0" w:beforeAutospacing="0" w:after="0" w:afterAutospacing="0"/>
              <w:rPr>
                <w:rFonts w:ascii="Calibri" w:hAnsi="Calibri" w:cs="Tahoma"/>
                <w:bCs/>
                <w:color w:val="1F497D"/>
                <w:sz w:val="16"/>
                <w:szCs w:val="16"/>
              </w:rPr>
            </w:pPr>
            <w:r>
              <w:rPr>
                <w:rFonts w:ascii="Calibri" w:hAnsi="Calibri" w:cs="Tahoma"/>
                <w:bCs/>
                <w:color w:val="1F497D"/>
                <w:sz w:val="16"/>
                <w:szCs w:val="16"/>
              </w:rPr>
              <w:t>Emkan Mobile Application</w:t>
            </w:r>
          </w:p>
        </w:tc>
        <w:tc>
          <w:tcPr>
            <w:tcW w:w="1874" w:type="dxa"/>
            <w:shd w:val="clear" w:color="auto" w:fill="FFFFFF" w:themeFill="background1"/>
          </w:tcPr>
          <w:p w14:paraId="77C446FE" w14:textId="77777777" w:rsidR="00CA6DD2" w:rsidRDefault="00CA6DD2" w:rsidP="003754C7">
            <w:pPr>
              <w:spacing w:before="120" w:after="120" w:line="240" w:lineRule="auto"/>
              <w:rPr>
                <w:rFonts w:ascii="Calibri" w:eastAsia="Calibri" w:hAnsi="Calibri" w:cs="Tahoma"/>
                <w:bCs/>
                <w:color w:val="1F497D"/>
                <w:sz w:val="16"/>
                <w:szCs w:val="16"/>
                <w:lang w:val="en-US"/>
              </w:rPr>
            </w:pPr>
            <w:r>
              <w:rPr>
                <w:rFonts w:ascii="Calibri" w:eastAsia="Calibri" w:hAnsi="Calibri" w:cs="Tahoma"/>
                <w:bCs/>
                <w:color w:val="1F497D"/>
                <w:sz w:val="16"/>
                <w:szCs w:val="16"/>
                <w:lang w:val="en-US"/>
              </w:rPr>
              <w:t>Branch – User manually Input in LOS</w:t>
            </w:r>
          </w:p>
          <w:p w14:paraId="4D126A91" w14:textId="221E97DB" w:rsidR="00CA6DD2" w:rsidRPr="00BB6338" w:rsidRDefault="00CA6DD2" w:rsidP="003754C7">
            <w:pPr>
              <w:spacing w:before="120" w:after="120" w:line="240" w:lineRule="auto"/>
              <w:rPr>
                <w:rFonts w:ascii="Calibri" w:eastAsia="Calibri" w:hAnsi="Calibri" w:cs="Tahoma"/>
                <w:bCs/>
                <w:color w:val="1F497D"/>
                <w:sz w:val="16"/>
                <w:szCs w:val="16"/>
                <w:lang w:val="en-US"/>
              </w:rPr>
            </w:pPr>
            <w:r>
              <w:rPr>
                <w:rFonts w:ascii="Calibri" w:eastAsia="Calibri" w:hAnsi="Calibri" w:cs="Tahoma"/>
                <w:bCs/>
                <w:color w:val="1F497D"/>
                <w:sz w:val="16"/>
                <w:szCs w:val="16"/>
                <w:lang w:val="en-US"/>
              </w:rPr>
              <w:t xml:space="preserve">Digital – Application unique reference </w:t>
            </w:r>
          </w:p>
        </w:tc>
        <w:tc>
          <w:tcPr>
            <w:tcW w:w="1664" w:type="dxa"/>
            <w:shd w:val="clear" w:color="auto" w:fill="FFFFFF" w:themeFill="background1"/>
          </w:tcPr>
          <w:p w14:paraId="568F20A1" w14:textId="050C7338" w:rsidR="00CA6DD2" w:rsidRPr="00BB6338" w:rsidRDefault="00CA6DD2" w:rsidP="003754C7">
            <w:pPr>
              <w:spacing w:after="60" w:line="240" w:lineRule="auto"/>
              <w:rPr>
                <w:rFonts w:cs="Arial"/>
                <w:sz w:val="16"/>
                <w:szCs w:val="16"/>
              </w:rPr>
            </w:pPr>
            <w:r>
              <w:rPr>
                <w:rFonts w:cs="Arial"/>
                <w:sz w:val="16"/>
                <w:szCs w:val="16"/>
              </w:rPr>
              <w:t>Personal Information provided by customer on web Portal</w:t>
            </w:r>
          </w:p>
        </w:tc>
        <w:tc>
          <w:tcPr>
            <w:tcW w:w="1027" w:type="dxa"/>
            <w:shd w:val="clear" w:color="auto" w:fill="FFFFFF" w:themeFill="background1"/>
          </w:tcPr>
          <w:p w14:paraId="4BE3A62A" w14:textId="77777777" w:rsidR="00CA6DD2" w:rsidRPr="00AE78D5" w:rsidRDefault="00CA6DD2" w:rsidP="003754C7">
            <w:pPr>
              <w:spacing w:after="60" w:line="256" w:lineRule="auto"/>
              <w:rPr>
                <w:rFonts w:cs="Calibri"/>
                <w:sz w:val="16"/>
                <w:szCs w:val="16"/>
                <w:lang w:val="de-DE"/>
              </w:rPr>
            </w:pPr>
          </w:p>
        </w:tc>
        <w:tc>
          <w:tcPr>
            <w:tcW w:w="3639" w:type="dxa"/>
            <w:shd w:val="clear" w:color="auto" w:fill="FFFFFF" w:themeFill="background1"/>
          </w:tcPr>
          <w:p w14:paraId="7D84096E" w14:textId="57747283" w:rsidR="00926DCA" w:rsidRPr="00926DCA" w:rsidRDefault="00926DCA" w:rsidP="00926DCA">
            <w:pPr>
              <w:spacing w:before="120" w:after="120" w:line="240" w:lineRule="auto"/>
              <w:rPr>
                <w:rFonts w:cs="Arial"/>
                <w:sz w:val="16"/>
                <w:szCs w:val="16"/>
              </w:rPr>
            </w:pPr>
            <w:r>
              <w:rPr>
                <w:rFonts w:cs="Arial"/>
                <w:sz w:val="16"/>
                <w:szCs w:val="16"/>
              </w:rPr>
              <w:t>Below mentioned details are required from customer at this stage.</w:t>
            </w:r>
          </w:p>
          <w:p w14:paraId="3B1F1D70" w14:textId="3C900E5E" w:rsidR="00381ABD" w:rsidRPr="00381ABD" w:rsidRDefault="00381ABD" w:rsidP="0093307E">
            <w:pPr>
              <w:pStyle w:val="ListParagraph"/>
              <w:numPr>
                <w:ilvl w:val="0"/>
                <w:numId w:val="16"/>
              </w:numPr>
              <w:suppressAutoHyphens w:val="0"/>
              <w:spacing w:before="120" w:after="120" w:line="240" w:lineRule="auto"/>
              <w:rPr>
                <w:rFonts w:eastAsiaTheme="minorHAnsi" w:cs="Arial"/>
                <w:sz w:val="16"/>
                <w:szCs w:val="16"/>
                <w:lang w:val="en-IN" w:eastAsia="en-US"/>
              </w:rPr>
            </w:pPr>
            <w:r w:rsidRPr="00381ABD">
              <w:rPr>
                <w:rFonts w:eastAsiaTheme="minorHAnsi" w:cs="Arial"/>
                <w:sz w:val="16"/>
                <w:szCs w:val="16"/>
                <w:lang w:val="en-IN" w:eastAsia="en-US"/>
              </w:rPr>
              <w:t xml:space="preserve">Purpose of the loan – </w:t>
            </w:r>
            <w:bookmarkStart w:id="106" w:name="OLE_LINK9"/>
            <w:r w:rsidRPr="00381ABD">
              <w:rPr>
                <w:rFonts w:eastAsiaTheme="minorHAnsi" w:cs="Arial"/>
                <w:sz w:val="16"/>
                <w:szCs w:val="16"/>
                <w:lang w:val="en-IN" w:eastAsia="en-US"/>
              </w:rPr>
              <w:t>Pick option from the pre-configured dropdown options</w:t>
            </w:r>
            <w:bookmarkEnd w:id="106"/>
          </w:p>
          <w:p w14:paraId="33B93053" w14:textId="77777777" w:rsidR="00381ABD" w:rsidRPr="00381ABD" w:rsidRDefault="00381ABD" w:rsidP="0093307E">
            <w:pPr>
              <w:pStyle w:val="ListParagraph"/>
              <w:numPr>
                <w:ilvl w:val="0"/>
                <w:numId w:val="16"/>
              </w:numPr>
              <w:suppressAutoHyphens w:val="0"/>
              <w:spacing w:before="120" w:after="120" w:line="240" w:lineRule="auto"/>
              <w:rPr>
                <w:rFonts w:eastAsiaTheme="minorHAnsi" w:cs="Arial"/>
                <w:sz w:val="16"/>
                <w:szCs w:val="16"/>
                <w:lang w:val="en-IN" w:eastAsia="en-US"/>
              </w:rPr>
            </w:pPr>
            <w:r w:rsidRPr="00381ABD">
              <w:rPr>
                <w:rFonts w:eastAsiaTheme="minorHAnsi" w:cs="Arial"/>
                <w:sz w:val="16"/>
                <w:szCs w:val="16"/>
                <w:lang w:val="en-IN" w:eastAsia="en-US"/>
              </w:rPr>
              <w:t>Marital Status - Pick option from the pre-configured dropdown options</w:t>
            </w:r>
          </w:p>
          <w:p w14:paraId="627FA370" w14:textId="77777777" w:rsidR="00381ABD" w:rsidRPr="00381ABD" w:rsidRDefault="00381ABD" w:rsidP="0093307E">
            <w:pPr>
              <w:pStyle w:val="ListParagraph"/>
              <w:numPr>
                <w:ilvl w:val="0"/>
                <w:numId w:val="16"/>
              </w:numPr>
              <w:suppressAutoHyphens w:val="0"/>
              <w:spacing w:before="120" w:after="120" w:line="240" w:lineRule="auto"/>
              <w:rPr>
                <w:rFonts w:eastAsiaTheme="minorHAnsi" w:cs="Arial"/>
                <w:sz w:val="16"/>
                <w:szCs w:val="16"/>
                <w:lang w:val="en-IN" w:eastAsia="en-US"/>
              </w:rPr>
            </w:pPr>
            <w:r w:rsidRPr="00381ABD">
              <w:rPr>
                <w:rFonts w:eastAsiaTheme="minorHAnsi" w:cs="Arial"/>
                <w:sz w:val="16"/>
                <w:szCs w:val="16"/>
                <w:lang w:val="en-IN" w:eastAsia="en-US"/>
              </w:rPr>
              <w:t>Number of Family Members (including yourself) - Pick option from the pre-configured dropdown options</w:t>
            </w:r>
          </w:p>
          <w:p w14:paraId="55ADDDDF" w14:textId="77777777" w:rsidR="00381ABD" w:rsidRPr="00381ABD" w:rsidRDefault="00381ABD" w:rsidP="0093307E">
            <w:pPr>
              <w:pStyle w:val="ListParagraph"/>
              <w:numPr>
                <w:ilvl w:val="0"/>
                <w:numId w:val="16"/>
              </w:numPr>
              <w:suppressAutoHyphens w:val="0"/>
              <w:spacing w:before="120" w:after="120" w:line="240" w:lineRule="auto"/>
              <w:rPr>
                <w:rFonts w:eastAsiaTheme="minorHAnsi" w:cs="Arial"/>
                <w:sz w:val="16"/>
                <w:szCs w:val="16"/>
                <w:lang w:val="en-IN" w:eastAsia="en-US"/>
              </w:rPr>
            </w:pPr>
            <w:r w:rsidRPr="00381ABD">
              <w:rPr>
                <w:rFonts w:eastAsiaTheme="minorHAnsi" w:cs="Arial"/>
                <w:sz w:val="16"/>
                <w:szCs w:val="16"/>
                <w:lang w:val="en-IN" w:eastAsia="en-US"/>
              </w:rPr>
              <w:t>Type of current housing - Pick option from the pre-configured dropdown options</w:t>
            </w:r>
          </w:p>
          <w:p w14:paraId="0A259A38" w14:textId="77777777" w:rsidR="00381ABD" w:rsidRPr="00381ABD" w:rsidRDefault="00381ABD" w:rsidP="0093307E">
            <w:pPr>
              <w:pStyle w:val="ListParagraph"/>
              <w:numPr>
                <w:ilvl w:val="0"/>
                <w:numId w:val="16"/>
              </w:numPr>
              <w:suppressAutoHyphens w:val="0"/>
              <w:spacing w:before="120" w:after="120" w:line="240" w:lineRule="auto"/>
              <w:rPr>
                <w:rFonts w:eastAsiaTheme="minorHAnsi" w:cs="Arial"/>
                <w:sz w:val="16"/>
                <w:szCs w:val="16"/>
                <w:lang w:val="en-IN" w:eastAsia="en-US"/>
              </w:rPr>
            </w:pPr>
            <w:r w:rsidRPr="00381ABD">
              <w:rPr>
                <w:rFonts w:eastAsiaTheme="minorHAnsi" w:cs="Arial"/>
                <w:sz w:val="16"/>
                <w:szCs w:val="16"/>
                <w:lang w:val="en-IN" w:eastAsia="en-US"/>
              </w:rPr>
              <w:t>Working Status- Pick option from the pre-configured dropdown options</w:t>
            </w:r>
          </w:p>
          <w:p w14:paraId="5F9A0087" w14:textId="77777777" w:rsidR="00381ABD" w:rsidRPr="00381ABD" w:rsidRDefault="00381ABD" w:rsidP="0093307E">
            <w:pPr>
              <w:pStyle w:val="ListParagraph"/>
              <w:numPr>
                <w:ilvl w:val="0"/>
                <w:numId w:val="16"/>
              </w:numPr>
              <w:suppressAutoHyphens w:val="0"/>
              <w:spacing w:before="120" w:after="120" w:line="240" w:lineRule="auto"/>
              <w:rPr>
                <w:rFonts w:eastAsiaTheme="minorHAnsi" w:cs="Arial"/>
                <w:sz w:val="16"/>
                <w:szCs w:val="16"/>
                <w:lang w:val="en-IN" w:eastAsia="en-US"/>
              </w:rPr>
            </w:pPr>
            <w:r w:rsidRPr="00381ABD">
              <w:rPr>
                <w:rFonts w:eastAsiaTheme="minorHAnsi" w:cs="Arial"/>
                <w:sz w:val="16"/>
                <w:szCs w:val="16"/>
                <w:lang w:val="en-IN" w:eastAsia="en-US"/>
              </w:rPr>
              <w:t>Politically exposed? - Pick option from the pre-configured dropdown options</w:t>
            </w:r>
          </w:p>
          <w:p w14:paraId="776A85C0" w14:textId="20214AD5" w:rsidR="00CA6DD2" w:rsidRPr="00381ABD" w:rsidRDefault="00381ABD" w:rsidP="0093307E">
            <w:pPr>
              <w:pStyle w:val="ListParagraph"/>
              <w:numPr>
                <w:ilvl w:val="0"/>
                <w:numId w:val="16"/>
              </w:numPr>
              <w:suppressAutoHyphens w:val="0"/>
              <w:spacing w:before="120" w:after="120" w:line="240" w:lineRule="auto"/>
              <w:rPr>
                <w:rFonts w:eastAsiaTheme="minorHAnsi" w:cs="Arial"/>
                <w:sz w:val="16"/>
                <w:szCs w:val="16"/>
                <w:lang w:val="en-IN" w:eastAsia="en-US"/>
              </w:rPr>
            </w:pPr>
            <w:r w:rsidRPr="00381ABD">
              <w:rPr>
                <w:rFonts w:eastAsiaTheme="minorHAnsi" w:cs="Arial"/>
                <w:sz w:val="16"/>
                <w:szCs w:val="16"/>
                <w:lang w:val="en-IN" w:eastAsia="en-US"/>
              </w:rPr>
              <w:t xml:space="preserve"> Do you hold military rank? – Yes/No (In case customer choose yes, a separate screen shall be opened to open military details)</w:t>
            </w:r>
          </w:p>
        </w:tc>
      </w:tr>
      <w:tr w:rsidR="00CA6DD2" w14:paraId="1E59D715" w14:textId="77777777" w:rsidTr="003754C7">
        <w:trPr>
          <w:trHeight w:val="61"/>
        </w:trPr>
        <w:tc>
          <w:tcPr>
            <w:tcW w:w="1214" w:type="dxa"/>
            <w:shd w:val="clear" w:color="auto" w:fill="FFFFFF" w:themeFill="background1"/>
          </w:tcPr>
          <w:p w14:paraId="4E865F5A" w14:textId="5F660683" w:rsidR="00CA6DD2" w:rsidRPr="00AE78D5" w:rsidRDefault="005D3800" w:rsidP="003754C7">
            <w:pPr>
              <w:pStyle w:val="wordsection1"/>
              <w:spacing w:before="0" w:beforeAutospacing="0" w:after="0" w:afterAutospacing="0"/>
              <w:rPr>
                <w:rFonts w:ascii="Calibri" w:hAnsi="Calibri" w:cs="Tahoma"/>
                <w:b/>
                <w:color w:val="1F497D"/>
                <w:sz w:val="16"/>
                <w:szCs w:val="16"/>
              </w:rPr>
            </w:pPr>
            <w:r>
              <w:rPr>
                <w:rFonts w:ascii="Calibri" w:hAnsi="Calibri" w:cs="Tahoma"/>
                <w:b/>
                <w:color w:val="1F497D"/>
                <w:sz w:val="16"/>
                <w:szCs w:val="16"/>
              </w:rPr>
              <w:t>Personal information capture</w:t>
            </w:r>
          </w:p>
        </w:tc>
        <w:tc>
          <w:tcPr>
            <w:tcW w:w="1214" w:type="dxa"/>
            <w:shd w:val="clear" w:color="auto" w:fill="FFFFFF" w:themeFill="background1"/>
          </w:tcPr>
          <w:p w14:paraId="04EFC81B" w14:textId="77777777" w:rsidR="005D3800" w:rsidRDefault="005D3800" w:rsidP="005D3800">
            <w:pPr>
              <w:pStyle w:val="wordsection1"/>
              <w:spacing w:before="0" w:beforeAutospacing="0" w:after="0" w:afterAutospacing="0"/>
              <w:rPr>
                <w:rFonts w:ascii="Calibri" w:hAnsi="Calibri" w:cs="Tahoma"/>
                <w:bCs/>
                <w:color w:val="1F497D"/>
                <w:sz w:val="16"/>
                <w:szCs w:val="16"/>
              </w:rPr>
            </w:pPr>
            <w:r>
              <w:rPr>
                <w:rFonts w:ascii="Calibri" w:hAnsi="Calibri" w:cs="Tahoma"/>
                <w:bCs/>
                <w:color w:val="1F497D"/>
                <w:sz w:val="16"/>
                <w:szCs w:val="16"/>
              </w:rPr>
              <w:t>Newgen LOS</w:t>
            </w:r>
          </w:p>
          <w:p w14:paraId="1404E573" w14:textId="7DDC6FD3" w:rsidR="00CA6DD2" w:rsidRPr="00AE78D5" w:rsidRDefault="005D3800" w:rsidP="005D3800">
            <w:pPr>
              <w:pStyle w:val="wordsection1"/>
              <w:spacing w:before="0" w:beforeAutospacing="0" w:after="0" w:afterAutospacing="0"/>
              <w:rPr>
                <w:rFonts w:ascii="Calibri" w:hAnsi="Calibri" w:cs="Tahoma"/>
                <w:bCs/>
                <w:color w:val="1F497D"/>
                <w:sz w:val="16"/>
                <w:szCs w:val="16"/>
              </w:rPr>
            </w:pPr>
            <w:r>
              <w:rPr>
                <w:rFonts w:ascii="Calibri" w:hAnsi="Calibri" w:cs="Tahoma"/>
                <w:bCs/>
                <w:color w:val="1F497D"/>
                <w:sz w:val="16"/>
                <w:szCs w:val="16"/>
              </w:rPr>
              <w:t>Emkan Mobile Application</w:t>
            </w:r>
          </w:p>
        </w:tc>
        <w:tc>
          <w:tcPr>
            <w:tcW w:w="1874" w:type="dxa"/>
            <w:shd w:val="clear" w:color="auto" w:fill="FFFFFF" w:themeFill="background1"/>
          </w:tcPr>
          <w:p w14:paraId="59096A97" w14:textId="77777777" w:rsidR="005D3800" w:rsidRDefault="005D3800" w:rsidP="005D3800">
            <w:pPr>
              <w:spacing w:before="120" w:after="120" w:line="240" w:lineRule="auto"/>
              <w:rPr>
                <w:rFonts w:ascii="Calibri" w:eastAsia="Calibri" w:hAnsi="Calibri" w:cs="Tahoma"/>
                <w:bCs/>
                <w:color w:val="1F497D"/>
                <w:sz w:val="16"/>
                <w:szCs w:val="16"/>
                <w:lang w:val="en-US"/>
              </w:rPr>
            </w:pPr>
            <w:r>
              <w:rPr>
                <w:rFonts w:ascii="Calibri" w:eastAsia="Calibri" w:hAnsi="Calibri" w:cs="Tahoma"/>
                <w:bCs/>
                <w:color w:val="1F497D"/>
                <w:sz w:val="16"/>
                <w:szCs w:val="16"/>
                <w:lang w:val="en-US"/>
              </w:rPr>
              <w:t>Branch – User manually Input in LOS</w:t>
            </w:r>
          </w:p>
          <w:p w14:paraId="1A30430F" w14:textId="594AFC8B" w:rsidR="00CA6DD2" w:rsidRPr="003B3034" w:rsidRDefault="005D3800" w:rsidP="005D3800">
            <w:pPr>
              <w:spacing w:after="60"/>
              <w:rPr>
                <w:rFonts w:cstheme="minorHAnsi"/>
                <w:sz w:val="16"/>
                <w:szCs w:val="16"/>
              </w:rPr>
            </w:pPr>
            <w:r>
              <w:rPr>
                <w:rFonts w:ascii="Calibri" w:eastAsia="Calibri" w:hAnsi="Calibri" w:cs="Tahoma"/>
                <w:bCs/>
                <w:color w:val="1F497D"/>
                <w:sz w:val="16"/>
                <w:szCs w:val="16"/>
                <w:lang w:val="en-US"/>
              </w:rPr>
              <w:t>Digital – Application unique reference</w:t>
            </w:r>
          </w:p>
        </w:tc>
        <w:tc>
          <w:tcPr>
            <w:tcW w:w="1664" w:type="dxa"/>
            <w:shd w:val="clear" w:color="auto" w:fill="FFFFFF" w:themeFill="background1"/>
          </w:tcPr>
          <w:p w14:paraId="113B82F7" w14:textId="0825FED3" w:rsidR="00CA6DD2" w:rsidRPr="00AE78D5" w:rsidRDefault="005D3800" w:rsidP="003754C7">
            <w:pPr>
              <w:spacing w:after="60"/>
              <w:rPr>
                <w:rFonts w:cs="Arial"/>
                <w:sz w:val="16"/>
                <w:szCs w:val="16"/>
              </w:rPr>
            </w:pPr>
            <w:r>
              <w:rPr>
                <w:rFonts w:cs="Arial"/>
                <w:sz w:val="16"/>
                <w:szCs w:val="16"/>
              </w:rPr>
              <w:t>Income Information will be captured</w:t>
            </w:r>
            <w:r w:rsidR="00CA6DD2">
              <w:rPr>
                <w:rFonts w:cs="Arial"/>
                <w:sz w:val="16"/>
                <w:szCs w:val="16"/>
              </w:rPr>
              <w:t xml:space="preserve"> </w:t>
            </w:r>
          </w:p>
        </w:tc>
        <w:tc>
          <w:tcPr>
            <w:tcW w:w="1027" w:type="dxa"/>
            <w:shd w:val="clear" w:color="auto" w:fill="FFFFFF" w:themeFill="background1"/>
          </w:tcPr>
          <w:p w14:paraId="331BEF2F" w14:textId="77777777" w:rsidR="00CA6DD2" w:rsidRPr="00AE78D5" w:rsidRDefault="00CA6DD2" w:rsidP="003754C7">
            <w:pPr>
              <w:spacing w:after="60" w:line="256" w:lineRule="auto"/>
              <w:rPr>
                <w:rFonts w:cs="Calibri"/>
                <w:sz w:val="16"/>
                <w:szCs w:val="16"/>
                <w:lang w:val="de-DE"/>
              </w:rPr>
            </w:pPr>
          </w:p>
        </w:tc>
        <w:tc>
          <w:tcPr>
            <w:tcW w:w="3639" w:type="dxa"/>
            <w:shd w:val="clear" w:color="auto" w:fill="FFFFFF" w:themeFill="background1"/>
          </w:tcPr>
          <w:p w14:paraId="086B60EE" w14:textId="77777777" w:rsidR="00CA6DD2" w:rsidRDefault="003B2DA8" w:rsidP="003B2DA8">
            <w:pPr>
              <w:rPr>
                <w:rFonts w:cs="Arial"/>
                <w:sz w:val="16"/>
                <w:szCs w:val="16"/>
              </w:rPr>
            </w:pPr>
            <w:r>
              <w:rPr>
                <w:rFonts w:cs="Arial"/>
                <w:sz w:val="16"/>
                <w:szCs w:val="16"/>
              </w:rPr>
              <w:t xml:space="preserve">LOS will trigger the customer micro service to fetch the data related with income, if data is not received </w:t>
            </w:r>
            <w:r w:rsidRPr="003B2DA8">
              <w:rPr>
                <w:rFonts w:cs="Arial"/>
                <w:sz w:val="16"/>
                <w:szCs w:val="16"/>
              </w:rPr>
              <w:t>then mobile app should allow customer to manually input his net monthly salary. (The income is net monthly income)</w:t>
            </w:r>
          </w:p>
          <w:p w14:paraId="1BCCE42A" w14:textId="69D6D805" w:rsidR="003B2DA8" w:rsidRPr="003B2DA8" w:rsidRDefault="003B2DA8" w:rsidP="003B2DA8">
            <w:pPr>
              <w:rPr>
                <w:rFonts w:cs="Arial"/>
                <w:sz w:val="16"/>
                <w:szCs w:val="16"/>
              </w:rPr>
            </w:pPr>
            <w:r>
              <w:rPr>
                <w:rFonts w:cs="Arial"/>
                <w:sz w:val="16"/>
                <w:szCs w:val="16"/>
              </w:rPr>
              <w:t>In Branch journey LOS user will input this detail Manually.</w:t>
            </w:r>
          </w:p>
        </w:tc>
      </w:tr>
      <w:tr w:rsidR="00803B1E" w14:paraId="45B718FF" w14:textId="77777777" w:rsidTr="003754C7">
        <w:trPr>
          <w:trHeight w:val="61"/>
        </w:trPr>
        <w:tc>
          <w:tcPr>
            <w:tcW w:w="1214" w:type="dxa"/>
            <w:shd w:val="clear" w:color="auto" w:fill="FFFFFF" w:themeFill="background1"/>
          </w:tcPr>
          <w:p w14:paraId="779D0077" w14:textId="2BB808CC" w:rsidR="00803B1E" w:rsidRDefault="00803B1E" w:rsidP="00803B1E">
            <w:pPr>
              <w:pStyle w:val="wordsection1"/>
              <w:spacing w:before="0" w:beforeAutospacing="0" w:after="0" w:afterAutospacing="0"/>
              <w:rPr>
                <w:rFonts w:ascii="Calibri" w:hAnsi="Calibri" w:cs="Tahoma"/>
                <w:b/>
                <w:color w:val="1F497D"/>
                <w:sz w:val="16"/>
                <w:szCs w:val="16"/>
              </w:rPr>
            </w:pPr>
            <w:r>
              <w:rPr>
                <w:rFonts w:ascii="Calibri" w:hAnsi="Calibri" w:cs="Tahoma"/>
                <w:b/>
                <w:color w:val="1F497D"/>
                <w:sz w:val="16"/>
                <w:szCs w:val="16"/>
              </w:rPr>
              <w:t>Expense Information capture</w:t>
            </w:r>
          </w:p>
        </w:tc>
        <w:tc>
          <w:tcPr>
            <w:tcW w:w="1214" w:type="dxa"/>
            <w:shd w:val="clear" w:color="auto" w:fill="FFFFFF" w:themeFill="background1"/>
          </w:tcPr>
          <w:p w14:paraId="7BF723AD" w14:textId="77777777" w:rsidR="00803B1E" w:rsidRDefault="00803B1E" w:rsidP="00803B1E">
            <w:pPr>
              <w:pStyle w:val="wordsection1"/>
              <w:spacing w:before="0" w:beforeAutospacing="0" w:after="0" w:afterAutospacing="0"/>
              <w:rPr>
                <w:rFonts w:ascii="Calibri" w:hAnsi="Calibri" w:cs="Tahoma"/>
                <w:bCs/>
                <w:color w:val="1F497D"/>
                <w:sz w:val="16"/>
                <w:szCs w:val="16"/>
              </w:rPr>
            </w:pPr>
            <w:r>
              <w:rPr>
                <w:rFonts w:ascii="Calibri" w:hAnsi="Calibri" w:cs="Tahoma"/>
                <w:bCs/>
                <w:color w:val="1F497D"/>
                <w:sz w:val="16"/>
                <w:szCs w:val="16"/>
              </w:rPr>
              <w:t>Newgen LOS</w:t>
            </w:r>
          </w:p>
          <w:p w14:paraId="5ACF651B" w14:textId="5320A6E5" w:rsidR="00803B1E" w:rsidRDefault="00803B1E" w:rsidP="00803B1E">
            <w:pPr>
              <w:pStyle w:val="wordsection1"/>
              <w:spacing w:before="0" w:beforeAutospacing="0" w:after="0" w:afterAutospacing="0"/>
              <w:rPr>
                <w:rFonts w:ascii="Calibri" w:hAnsi="Calibri" w:cs="Tahoma"/>
                <w:bCs/>
                <w:color w:val="1F497D"/>
                <w:sz w:val="16"/>
                <w:szCs w:val="16"/>
              </w:rPr>
            </w:pPr>
            <w:r>
              <w:rPr>
                <w:rFonts w:ascii="Calibri" w:hAnsi="Calibri" w:cs="Tahoma"/>
                <w:bCs/>
                <w:color w:val="1F497D"/>
                <w:sz w:val="16"/>
                <w:szCs w:val="16"/>
              </w:rPr>
              <w:t>Emkan Mobile Application</w:t>
            </w:r>
          </w:p>
        </w:tc>
        <w:tc>
          <w:tcPr>
            <w:tcW w:w="1874" w:type="dxa"/>
            <w:shd w:val="clear" w:color="auto" w:fill="FFFFFF" w:themeFill="background1"/>
          </w:tcPr>
          <w:p w14:paraId="38BC8BCC" w14:textId="77777777" w:rsidR="00803B1E" w:rsidRDefault="00803B1E" w:rsidP="00803B1E">
            <w:pPr>
              <w:spacing w:before="120" w:after="120" w:line="240" w:lineRule="auto"/>
              <w:rPr>
                <w:rFonts w:ascii="Calibri" w:eastAsia="Calibri" w:hAnsi="Calibri" w:cs="Tahoma"/>
                <w:bCs/>
                <w:color w:val="1F497D"/>
                <w:sz w:val="16"/>
                <w:szCs w:val="16"/>
                <w:lang w:val="en-US"/>
              </w:rPr>
            </w:pPr>
            <w:r>
              <w:rPr>
                <w:rFonts w:ascii="Calibri" w:eastAsia="Calibri" w:hAnsi="Calibri" w:cs="Tahoma"/>
                <w:bCs/>
                <w:color w:val="1F497D"/>
                <w:sz w:val="16"/>
                <w:szCs w:val="16"/>
                <w:lang w:val="en-US"/>
              </w:rPr>
              <w:t>Branch – User manually Input in LOS</w:t>
            </w:r>
          </w:p>
          <w:p w14:paraId="6166A974" w14:textId="344BE973" w:rsidR="00803B1E" w:rsidRPr="0080351F" w:rsidRDefault="00803B1E" w:rsidP="00803B1E">
            <w:pPr>
              <w:spacing w:before="120" w:after="120" w:line="240" w:lineRule="auto"/>
              <w:rPr>
                <w:rFonts w:ascii="Calibri" w:eastAsia="Calibri" w:hAnsi="Calibri" w:cs="Tahoma"/>
                <w:bCs/>
                <w:color w:val="1F497D"/>
                <w:sz w:val="16"/>
                <w:szCs w:val="16"/>
                <w:lang w:val="en-US"/>
              </w:rPr>
            </w:pPr>
            <w:r>
              <w:rPr>
                <w:rFonts w:ascii="Calibri" w:eastAsia="Calibri" w:hAnsi="Calibri" w:cs="Tahoma"/>
                <w:bCs/>
                <w:color w:val="1F497D"/>
                <w:sz w:val="16"/>
                <w:szCs w:val="16"/>
                <w:lang w:val="en-US"/>
              </w:rPr>
              <w:t>Digital – Application unique reference</w:t>
            </w:r>
          </w:p>
        </w:tc>
        <w:tc>
          <w:tcPr>
            <w:tcW w:w="1664" w:type="dxa"/>
            <w:shd w:val="clear" w:color="auto" w:fill="FFFFFF" w:themeFill="background1"/>
          </w:tcPr>
          <w:p w14:paraId="4F7D35C4" w14:textId="309F231F" w:rsidR="00803B1E" w:rsidRDefault="00803B1E" w:rsidP="00803B1E">
            <w:pPr>
              <w:spacing w:after="60"/>
              <w:rPr>
                <w:rFonts w:cs="Arial"/>
                <w:sz w:val="16"/>
                <w:szCs w:val="16"/>
              </w:rPr>
            </w:pPr>
            <w:r>
              <w:rPr>
                <w:rFonts w:cs="Arial"/>
                <w:sz w:val="16"/>
                <w:szCs w:val="16"/>
              </w:rPr>
              <w:t xml:space="preserve">Expense Information will be captured </w:t>
            </w:r>
          </w:p>
        </w:tc>
        <w:tc>
          <w:tcPr>
            <w:tcW w:w="1027" w:type="dxa"/>
            <w:shd w:val="clear" w:color="auto" w:fill="FFFFFF" w:themeFill="background1"/>
          </w:tcPr>
          <w:p w14:paraId="11847FBD" w14:textId="77777777" w:rsidR="00803B1E" w:rsidRDefault="00803B1E" w:rsidP="00803B1E">
            <w:pPr>
              <w:spacing w:after="60" w:line="256" w:lineRule="auto"/>
              <w:rPr>
                <w:rFonts w:cs="Calibri"/>
                <w:sz w:val="16"/>
                <w:szCs w:val="16"/>
                <w:lang w:val="de-DE"/>
              </w:rPr>
            </w:pPr>
          </w:p>
        </w:tc>
        <w:tc>
          <w:tcPr>
            <w:tcW w:w="3639" w:type="dxa"/>
            <w:shd w:val="clear" w:color="auto" w:fill="FFFFFF" w:themeFill="background1"/>
          </w:tcPr>
          <w:p w14:paraId="00E16B89" w14:textId="77777777" w:rsidR="00803B1E" w:rsidRPr="00803B1E" w:rsidRDefault="00803B1E" w:rsidP="00803B1E">
            <w:pPr>
              <w:rPr>
                <w:rFonts w:cs="Arial"/>
                <w:sz w:val="16"/>
                <w:szCs w:val="16"/>
              </w:rPr>
            </w:pPr>
            <w:commentRangeStart w:id="107"/>
            <w:commentRangeStart w:id="108"/>
            <w:r w:rsidRPr="00803B1E">
              <w:rPr>
                <w:rFonts w:cs="Arial"/>
                <w:sz w:val="16"/>
                <w:szCs w:val="16"/>
              </w:rPr>
              <w:t xml:space="preserve">Customer is asked to input his expense details in the expense tab.  </w:t>
            </w:r>
          </w:p>
          <w:p w14:paraId="2BFBF29B" w14:textId="77777777" w:rsidR="00803B1E" w:rsidRPr="00803B1E" w:rsidRDefault="00803B1E" w:rsidP="00803B1E">
            <w:pPr>
              <w:rPr>
                <w:rFonts w:cs="Arial"/>
                <w:sz w:val="16"/>
                <w:szCs w:val="16"/>
              </w:rPr>
            </w:pPr>
            <w:r w:rsidRPr="00803B1E">
              <w:rPr>
                <w:rFonts w:cs="Arial"/>
                <w:sz w:val="16"/>
                <w:szCs w:val="16"/>
              </w:rPr>
              <w:t xml:space="preserve">Customer should fill the following fields in expense. </w:t>
            </w:r>
          </w:p>
          <w:p w14:paraId="53EEB5D1" w14:textId="77777777" w:rsidR="00803B1E" w:rsidRPr="00803B1E" w:rsidRDefault="00803B1E" w:rsidP="00803B1E">
            <w:pPr>
              <w:spacing w:after="0"/>
              <w:rPr>
                <w:rFonts w:cs="Arial"/>
                <w:sz w:val="16"/>
                <w:szCs w:val="16"/>
              </w:rPr>
            </w:pPr>
            <w:r w:rsidRPr="00803B1E">
              <w:rPr>
                <w:rFonts w:cs="Arial"/>
                <w:sz w:val="16"/>
                <w:szCs w:val="16"/>
              </w:rPr>
              <w:t xml:space="preserve">Expense Types </w:t>
            </w:r>
          </w:p>
          <w:p w14:paraId="07C20738" w14:textId="77777777" w:rsidR="00803B1E" w:rsidRPr="00803B1E" w:rsidRDefault="00803B1E" w:rsidP="00803B1E">
            <w:pPr>
              <w:spacing w:after="0"/>
              <w:rPr>
                <w:rFonts w:cs="Arial"/>
                <w:sz w:val="16"/>
                <w:szCs w:val="16"/>
              </w:rPr>
            </w:pPr>
            <w:r w:rsidRPr="00803B1E">
              <w:rPr>
                <w:rFonts w:cs="Arial"/>
                <w:sz w:val="16"/>
                <w:szCs w:val="16"/>
              </w:rPr>
              <w:t>a) Other future expenses</w:t>
            </w:r>
          </w:p>
          <w:p w14:paraId="399B9F39" w14:textId="77777777" w:rsidR="00803B1E" w:rsidRPr="00803B1E" w:rsidRDefault="00803B1E" w:rsidP="00803B1E">
            <w:pPr>
              <w:spacing w:after="0"/>
              <w:rPr>
                <w:rFonts w:cs="Arial"/>
                <w:sz w:val="16"/>
                <w:szCs w:val="16"/>
              </w:rPr>
            </w:pPr>
            <w:r w:rsidRPr="00803B1E">
              <w:rPr>
                <w:rFonts w:cs="Arial"/>
                <w:sz w:val="16"/>
                <w:szCs w:val="16"/>
              </w:rPr>
              <w:t xml:space="preserve">b) Housing expenses </w:t>
            </w:r>
          </w:p>
          <w:p w14:paraId="22382A2C" w14:textId="77777777" w:rsidR="00803B1E" w:rsidRPr="00803B1E" w:rsidRDefault="00803B1E" w:rsidP="00803B1E">
            <w:pPr>
              <w:spacing w:after="0"/>
              <w:rPr>
                <w:rFonts w:cs="Arial"/>
                <w:sz w:val="16"/>
                <w:szCs w:val="16"/>
              </w:rPr>
            </w:pPr>
            <w:r w:rsidRPr="00803B1E">
              <w:rPr>
                <w:rFonts w:cs="Arial"/>
                <w:sz w:val="16"/>
                <w:szCs w:val="16"/>
              </w:rPr>
              <w:t xml:space="preserve">c) Fees on expats </w:t>
            </w:r>
          </w:p>
          <w:p w14:paraId="5FB69301" w14:textId="77777777" w:rsidR="00803B1E" w:rsidRPr="00803B1E" w:rsidRDefault="00803B1E" w:rsidP="00803B1E">
            <w:pPr>
              <w:spacing w:after="0"/>
              <w:rPr>
                <w:rFonts w:cs="Arial"/>
                <w:sz w:val="16"/>
                <w:szCs w:val="16"/>
              </w:rPr>
            </w:pPr>
            <w:r w:rsidRPr="00803B1E">
              <w:rPr>
                <w:rFonts w:cs="Arial"/>
                <w:sz w:val="16"/>
                <w:szCs w:val="16"/>
              </w:rPr>
              <w:t>d) Home servants</w:t>
            </w:r>
          </w:p>
          <w:p w14:paraId="7A326FF7" w14:textId="77777777" w:rsidR="00803B1E" w:rsidRPr="00803B1E" w:rsidRDefault="00803B1E" w:rsidP="00803B1E">
            <w:pPr>
              <w:spacing w:after="0"/>
              <w:rPr>
                <w:rFonts w:cs="Arial"/>
                <w:sz w:val="16"/>
                <w:szCs w:val="16"/>
              </w:rPr>
            </w:pPr>
            <w:r w:rsidRPr="00803B1E">
              <w:rPr>
                <w:rFonts w:cs="Arial"/>
                <w:sz w:val="16"/>
                <w:szCs w:val="16"/>
              </w:rPr>
              <w:t xml:space="preserve">e) Education expense </w:t>
            </w:r>
          </w:p>
          <w:p w14:paraId="7BFE586E" w14:textId="77777777" w:rsidR="00803B1E" w:rsidRPr="00803B1E" w:rsidRDefault="00803B1E" w:rsidP="00803B1E">
            <w:pPr>
              <w:spacing w:after="0"/>
              <w:rPr>
                <w:rFonts w:cs="Arial"/>
                <w:sz w:val="16"/>
                <w:szCs w:val="16"/>
              </w:rPr>
            </w:pPr>
            <w:r w:rsidRPr="00803B1E">
              <w:rPr>
                <w:rFonts w:cs="Arial"/>
                <w:sz w:val="16"/>
                <w:szCs w:val="16"/>
              </w:rPr>
              <w:t>f) Health care services and Insurance</w:t>
            </w:r>
          </w:p>
          <w:p w14:paraId="67935DFB" w14:textId="77777777" w:rsidR="00803B1E" w:rsidRPr="00803B1E" w:rsidRDefault="00803B1E" w:rsidP="00803B1E">
            <w:pPr>
              <w:spacing w:after="0"/>
              <w:rPr>
                <w:rFonts w:cs="Arial"/>
                <w:sz w:val="16"/>
                <w:szCs w:val="16"/>
              </w:rPr>
            </w:pPr>
            <w:r w:rsidRPr="00803B1E">
              <w:rPr>
                <w:rFonts w:cs="Arial"/>
                <w:sz w:val="16"/>
                <w:szCs w:val="16"/>
              </w:rPr>
              <w:t xml:space="preserve">g) Transport expense </w:t>
            </w:r>
          </w:p>
          <w:p w14:paraId="42E4FC7A" w14:textId="77777777" w:rsidR="00803B1E" w:rsidRDefault="00803B1E" w:rsidP="00803B1E">
            <w:pPr>
              <w:spacing w:after="0"/>
              <w:rPr>
                <w:rFonts w:cs="Arial"/>
                <w:sz w:val="16"/>
                <w:szCs w:val="16"/>
              </w:rPr>
            </w:pPr>
            <w:r w:rsidRPr="00803B1E">
              <w:rPr>
                <w:rFonts w:cs="Arial"/>
                <w:sz w:val="16"/>
                <w:szCs w:val="16"/>
              </w:rPr>
              <w:t>h) Communications expense</w:t>
            </w:r>
          </w:p>
          <w:p w14:paraId="2A36243C" w14:textId="77777777" w:rsidR="00803B1E" w:rsidRDefault="00803B1E" w:rsidP="00803B1E">
            <w:pPr>
              <w:spacing w:after="0"/>
              <w:rPr>
                <w:rFonts w:cs="Arial"/>
                <w:sz w:val="16"/>
                <w:szCs w:val="16"/>
              </w:rPr>
            </w:pPr>
          </w:p>
          <w:p w14:paraId="6DC6D61A" w14:textId="77777777" w:rsidR="00803B1E" w:rsidRDefault="00803B1E" w:rsidP="00803B1E">
            <w:pPr>
              <w:spacing w:after="0"/>
              <w:rPr>
                <w:rFonts w:cs="Arial"/>
                <w:sz w:val="16"/>
                <w:szCs w:val="16"/>
              </w:rPr>
            </w:pPr>
            <w:r>
              <w:rPr>
                <w:rFonts w:cs="Arial"/>
                <w:sz w:val="16"/>
                <w:szCs w:val="16"/>
              </w:rPr>
              <w:t>In case of Brach journey this will be done by system user manually in LOS</w:t>
            </w:r>
            <w:commentRangeEnd w:id="107"/>
            <w:r w:rsidR="007125A9">
              <w:rPr>
                <w:rStyle w:val="CommentReference"/>
              </w:rPr>
              <w:commentReference w:id="107"/>
            </w:r>
            <w:commentRangeEnd w:id="108"/>
            <w:r w:rsidR="00336497">
              <w:rPr>
                <w:rStyle w:val="CommentReference"/>
              </w:rPr>
              <w:commentReference w:id="108"/>
            </w:r>
          </w:p>
          <w:p w14:paraId="15103AEB" w14:textId="77777777" w:rsidR="00696D69" w:rsidRDefault="00696D69" w:rsidP="00803B1E">
            <w:pPr>
              <w:spacing w:after="0"/>
              <w:rPr>
                <w:rFonts w:cs="Arial"/>
                <w:sz w:val="16"/>
                <w:szCs w:val="16"/>
              </w:rPr>
            </w:pPr>
          </w:p>
          <w:p w14:paraId="62753675" w14:textId="0DFAC991" w:rsidR="00696D69" w:rsidRPr="00803B1E" w:rsidRDefault="00696D69" w:rsidP="00803B1E">
            <w:pPr>
              <w:spacing w:after="0"/>
              <w:rPr>
                <w:rFonts w:cs="Arial"/>
                <w:sz w:val="16"/>
                <w:szCs w:val="16"/>
              </w:rPr>
            </w:pPr>
            <w:r>
              <w:rPr>
                <w:rFonts w:cs="Arial"/>
                <w:sz w:val="16"/>
                <w:szCs w:val="16"/>
              </w:rPr>
              <w:t xml:space="preserve">**Note: By default, if customer don’t provide any expenses detail to Emkan LOS will consider SAR 100. </w:t>
            </w:r>
          </w:p>
        </w:tc>
      </w:tr>
      <w:tr w:rsidR="001546D4" w14:paraId="6B205830" w14:textId="77777777" w:rsidTr="003754C7">
        <w:trPr>
          <w:trHeight w:val="61"/>
        </w:trPr>
        <w:tc>
          <w:tcPr>
            <w:tcW w:w="1214" w:type="dxa"/>
            <w:shd w:val="clear" w:color="auto" w:fill="FFFFFF" w:themeFill="background1"/>
          </w:tcPr>
          <w:p w14:paraId="1C46B718" w14:textId="7745B212" w:rsidR="001546D4" w:rsidRPr="00AE78D5" w:rsidRDefault="001546D4" w:rsidP="001546D4">
            <w:pPr>
              <w:pStyle w:val="wordsection1"/>
              <w:spacing w:before="0" w:beforeAutospacing="0" w:after="0" w:afterAutospacing="0"/>
              <w:rPr>
                <w:rFonts w:ascii="Calibri" w:hAnsi="Calibri" w:cs="Tahoma"/>
                <w:b/>
                <w:color w:val="1F497D"/>
                <w:sz w:val="16"/>
                <w:szCs w:val="16"/>
              </w:rPr>
            </w:pPr>
            <w:r>
              <w:rPr>
                <w:rFonts w:ascii="Calibri" w:hAnsi="Calibri" w:cs="Tahoma"/>
                <w:b/>
                <w:color w:val="1F497D"/>
                <w:sz w:val="16"/>
                <w:szCs w:val="16"/>
              </w:rPr>
              <w:t>Capture Simah Consent</w:t>
            </w:r>
          </w:p>
        </w:tc>
        <w:tc>
          <w:tcPr>
            <w:tcW w:w="1214" w:type="dxa"/>
            <w:shd w:val="clear" w:color="auto" w:fill="FFFFFF" w:themeFill="background1"/>
          </w:tcPr>
          <w:p w14:paraId="24163F27" w14:textId="77777777" w:rsidR="001546D4" w:rsidRDefault="001546D4" w:rsidP="001546D4">
            <w:pPr>
              <w:pStyle w:val="wordsection1"/>
              <w:spacing w:before="0" w:beforeAutospacing="0" w:after="0" w:afterAutospacing="0"/>
              <w:rPr>
                <w:rFonts w:ascii="Calibri" w:hAnsi="Calibri" w:cs="Tahoma"/>
                <w:bCs/>
                <w:color w:val="1F497D"/>
                <w:sz w:val="16"/>
                <w:szCs w:val="16"/>
              </w:rPr>
            </w:pPr>
            <w:r>
              <w:rPr>
                <w:rFonts w:ascii="Calibri" w:hAnsi="Calibri" w:cs="Tahoma"/>
                <w:bCs/>
                <w:color w:val="1F497D"/>
                <w:sz w:val="16"/>
                <w:szCs w:val="16"/>
              </w:rPr>
              <w:t>Newgen LOS</w:t>
            </w:r>
          </w:p>
          <w:p w14:paraId="5FEADFFE" w14:textId="04819370" w:rsidR="001546D4" w:rsidRPr="00AE78D5" w:rsidRDefault="001546D4" w:rsidP="001546D4">
            <w:pPr>
              <w:pStyle w:val="wordsection1"/>
              <w:spacing w:before="0" w:beforeAutospacing="0" w:after="0" w:afterAutospacing="0"/>
              <w:rPr>
                <w:rFonts w:ascii="Calibri" w:hAnsi="Calibri" w:cs="Tahoma"/>
                <w:bCs/>
                <w:color w:val="1F497D"/>
                <w:sz w:val="16"/>
                <w:szCs w:val="16"/>
              </w:rPr>
            </w:pPr>
            <w:r>
              <w:rPr>
                <w:rFonts w:ascii="Calibri" w:hAnsi="Calibri" w:cs="Tahoma"/>
                <w:bCs/>
                <w:color w:val="1F497D"/>
                <w:sz w:val="16"/>
                <w:szCs w:val="16"/>
              </w:rPr>
              <w:t>Emkan Mobile Application</w:t>
            </w:r>
          </w:p>
        </w:tc>
        <w:tc>
          <w:tcPr>
            <w:tcW w:w="1874" w:type="dxa"/>
            <w:shd w:val="clear" w:color="auto" w:fill="FFFFFF" w:themeFill="background1"/>
          </w:tcPr>
          <w:p w14:paraId="354C55BE" w14:textId="77777777" w:rsidR="001546D4" w:rsidRDefault="001546D4" w:rsidP="001546D4">
            <w:pPr>
              <w:spacing w:before="120" w:after="120" w:line="240" w:lineRule="auto"/>
              <w:rPr>
                <w:rFonts w:ascii="Calibri" w:eastAsia="Calibri" w:hAnsi="Calibri" w:cs="Tahoma"/>
                <w:bCs/>
                <w:color w:val="1F497D"/>
                <w:sz w:val="16"/>
                <w:szCs w:val="16"/>
                <w:lang w:val="en-US"/>
              </w:rPr>
            </w:pPr>
            <w:r>
              <w:rPr>
                <w:rFonts w:ascii="Calibri" w:eastAsia="Calibri" w:hAnsi="Calibri" w:cs="Tahoma"/>
                <w:bCs/>
                <w:color w:val="1F497D"/>
                <w:sz w:val="16"/>
                <w:szCs w:val="16"/>
                <w:lang w:val="en-US"/>
              </w:rPr>
              <w:t>Branch – User manually Input in LOS</w:t>
            </w:r>
          </w:p>
          <w:p w14:paraId="6B43E2B1" w14:textId="4C822061" w:rsidR="001546D4" w:rsidRPr="00AE78D5" w:rsidRDefault="001546D4" w:rsidP="001546D4">
            <w:pPr>
              <w:spacing w:after="60"/>
              <w:rPr>
                <w:sz w:val="16"/>
                <w:szCs w:val="16"/>
              </w:rPr>
            </w:pPr>
            <w:r>
              <w:rPr>
                <w:rFonts w:ascii="Calibri" w:eastAsia="Calibri" w:hAnsi="Calibri" w:cs="Tahoma"/>
                <w:bCs/>
                <w:color w:val="1F497D"/>
                <w:sz w:val="16"/>
                <w:szCs w:val="16"/>
                <w:lang w:val="en-US"/>
              </w:rPr>
              <w:t>Digital – Application unique reference</w:t>
            </w:r>
          </w:p>
        </w:tc>
        <w:tc>
          <w:tcPr>
            <w:tcW w:w="1664" w:type="dxa"/>
            <w:shd w:val="clear" w:color="auto" w:fill="FFFFFF" w:themeFill="background1"/>
          </w:tcPr>
          <w:p w14:paraId="4633987A" w14:textId="1684C439" w:rsidR="001546D4" w:rsidRPr="00AE78D5" w:rsidRDefault="001546D4" w:rsidP="001546D4">
            <w:pPr>
              <w:spacing w:after="60"/>
              <w:rPr>
                <w:rFonts w:cs="Arial"/>
                <w:sz w:val="16"/>
                <w:szCs w:val="16"/>
              </w:rPr>
            </w:pPr>
            <w:r>
              <w:rPr>
                <w:rFonts w:cs="Arial"/>
                <w:sz w:val="16"/>
                <w:szCs w:val="16"/>
              </w:rPr>
              <w:t>Consent required to fetch credit history</w:t>
            </w:r>
          </w:p>
        </w:tc>
        <w:tc>
          <w:tcPr>
            <w:tcW w:w="1027" w:type="dxa"/>
            <w:shd w:val="clear" w:color="auto" w:fill="FFFFFF" w:themeFill="background1"/>
          </w:tcPr>
          <w:p w14:paraId="446D4EFF" w14:textId="77777777" w:rsidR="001546D4" w:rsidRPr="00AE78D5" w:rsidRDefault="001546D4" w:rsidP="001546D4">
            <w:pPr>
              <w:spacing w:after="60" w:line="256" w:lineRule="auto"/>
              <w:rPr>
                <w:rFonts w:cs="Calibri"/>
                <w:sz w:val="16"/>
                <w:szCs w:val="16"/>
                <w:lang w:val="de-DE"/>
              </w:rPr>
            </w:pPr>
          </w:p>
        </w:tc>
        <w:tc>
          <w:tcPr>
            <w:tcW w:w="3639" w:type="dxa"/>
            <w:shd w:val="clear" w:color="auto" w:fill="FFFFFF" w:themeFill="background1"/>
          </w:tcPr>
          <w:p w14:paraId="09036038" w14:textId="77777777" w:rsidR="001546D4" w:rsidRDefault="001546D4" w:rsidP="001546D4">
            <w:pPr>
              <w:rPr>
                <w:rFonts w:cs="Arial"/>
                <w:sz w:val="16"/>
                <w:szCs w:val="16"/>
              </w:rPr>
            </w:pPr>
            <w:r w:rsidRPr="001F2F2F">
              <w:rPr>
                <w:rFonts w:cs="Arial"/>
                <w:sz w:val="16"/>
                <w:szCs w:val="16"/>
              </w:rPr>
              <w:t>customer selects the tick-box to provide SIMAH consent, which is used to retrieve the credit information of the customer.</w:t>
            </w:r>
          </w:p>
          <w:p w14:paraId="2DDBFA5C" w14:textId="6613D78B" w:rsidR="001546D4" w:rsidRPr="00632581" w:rsidRDefault="001546D4" w:rsidP="001546D4">
            <w:pPr>
              <w:rPr>
                <w:rFonts w:cs="Arial"/>
                <w:sz w:val="16"/>
                <w:szCs w:val="16"/>
              </w:rPr>
            </w:pPr>
            <w:r>
              <w:rPr>
                <w:rFonts w:cs="Arial"/>
                <w:sz w:val="16"/>
                <w:szCs w:val="16"/>
              </w:rPr>
              <w:t>In case of branch journey user will select the check box and upload consent of customer</w:t>
            </w:r>
          </w:p>
        </w:tc>
      </w:tr>
      <w:tr w:rsidR="001546D4" w14:paraId="76E0A67A" w14:textId="77777777" w:rsidTr="003754C7">
        <w:trPr>
          <w:trHeight w:val="61"/>
        </w:trPr>
        <w:tc>
          <w:tcPr>
            <w:tcW w:w="1214" w:type="dxa"/>
            <w:shd w:val="clear" w:color="auto" w:fill="FFFFFF" w:themeFill="background1"/>
          </w:tcPr>
          <w:p w14:paraId="30A82F88" w14:textId="5FBFBCBE" w:rsidR="001546D4" w:rsidRDefault="001546D4" w:rsidP="001546D4">
            <w:pPr>
              <w:pStyle w:val="wordsection1"/>
              <w:spacing w:before="0" w:beforeAutospacing="0" w:after="0" w:afterAutospacing="0"/>
              <w:rPr>
                <w:rFonts w:ascii="Calibri" w:hAnsi="Calibri" w:cs="Tahoma"/>
                <w:b/>
                <w:color w:val="1F497D"/>
                <w:sz w:val="16"/>
                <w:szCs w:val="16"/>
              </w:rPr>
            </w:pPr>
            <w:commentRangeStart w:id="109"/>
            <w:commentRangeStart w:id="110"/>
            <w:r>
              <w:rPr>
                <w:rFonts w:ascii="Calibri" w:hAnsi="Calibri" w:cs="Tahoma"/>
                <w:b/>
                <w:color w:val="1F497D"/>
                <w:sz w:val="16"/>
                <w:szCs w:val="16"/>
              </w:rPr>
              <w:t>Upload Documents</w:t>
            </w:r>
          </w:p>
        </w:tc>
        <w:tc>
          <w:tcPr>
            <w:tcW w:w="1214" w:type="dxa"/>
            <w:shd w:val="clear" w:color="auto" w:fill="FFFFFF" w:themeFill="background1"/>
          </w:tcPr>
          <w:p w14:paraId="66340187" w14:textId="77777777" w:rsidR="001546D4" w:rsidRDefault="001546D4" w:rsidP="001546D4">
            <w:pPr>
              <w:pStyle w:val="wordsection1"/>
              <w:spacing w:before="0" w:beforeAutospacing="0" w:after="0" w:afterAutospacing="0"/>
              <w:rPr>
                <w:rFonts w:ascii="Calibri" w:hAnsi="Calibri" w:cs="Tahoma"/>
                <w:bCs/>
                <w:color w:val="1F497D"/>
                <w:sz w:val="16"/>
                <w:szCs w:val="16"/>
              </w:rPr>
            </w:pPr>
            <w:r>
              <w:rPr>
                <w:rFonts w:ascii="Calibri" w:hAnsi="Calibri" w:cs="Tahoma"/>
                <w:bCs/>
                <w:color w:val="1F497D"/>
                <w:sz w:val="16"/>
                <w:szCs w:val="16"/>
              </w:rPr>
              <w:t>Newgen LOS</w:t>
            </w:r>
          </w:p>
          <w:p w14:paraId="3F344C86" w14:textId="742B76F9" w:rsidR="001546D4" w:rsidRDefault="001546D4" w:rsidP="001546D4">
            <w:pPr>
              <w:pStyle w:val="wordsection1"/>
              <w:spacing w:before="0" w:beforeAutospacing="0" w:after="0" w:afterAutospacing="0"/>
              <w:rPr>
                <w:rFonts w:ascii="Calibri" w:hAnsi="Calibri" w:cs="Tahoma"/>
                <w:bCs/>
                <w:color w:val="1F497D"/>
                <w:sz w:val="16"/>
                <w:szCs w:val="16"/>
              </w:rPr>
            </w:pPr>
            <w:r>
              <w:rPr>
                <w:rFonts w:ascii="Calibri" w:hAnsi="Calibri" w:cs="Tahoma"/>
                <w:bCs/>
                <w:color w:val="1F497D"/>
                <w:sz w:val="16"/>
                <w:szCs w:val="16"/>
              </w:rPr>
              <w:t>Emkan Mobile Application</w:t>
            </w:r>
          </w:p>
        </w:tc>
        <w:tc>
          <w:tcPr>
            <w:tcW w:w="1874" w:type="dxa"/>
            <w:shd w:val="clear" w:color="auto" w:fill="FFFFFF" w:themeFill="background1"/>
          </w:tcPr>
          <w:p w14:paraId="428033FB" w14:textId="77777777" w:rsidR="001546D4" w:rsidRDefault="001546D4" w:rsidP="001546D4">
            <w:pPr>
              <w:spacing w:before="120" w:after="120" w:line="240" w:lineRule="auto"/>
              <w:rPr>
                <w:rFonts w:ascii="Calibri" w:eastAsia="Calibri" w:hAnsi="Calibri" w:cs="Tahoma"/>
                <w:bCs/>
                <w:color w:val="1F497D"/>
                <w:sz w:val="16"/>
                <w:szCs w:val="16"/>
                <w:lang w:val="en-US"/>
              </w:rPr>
            </w:pPr>
            <w:r>
              <w:rPr>
                <w:rFonts w:ascii="Calibri" w:eastAsia="Calibri" w:hAnsi="Calibri" w:cs="Tahoma"/>
                <w:bCs/>
                <w:color w:val="1F497D"/>
                <w:sz w:val="16"/>
                <w:szCs w:val="16"/>
                <w:lang w:val="en-US"/>
              </w:rPr>
              <w:t>Branch – User manually Input in LOS</w:t>
            </w:r>
          </w:p>
          <w:p w14:paraId="6F243F13" w14:textId="77777777" w:rsidR="001546D4" w:rsidRDefault="001546D4" w:rsidP="001546D4">
            <w:pPr>
              <w:spacing w:before="120" w:after="120" w:line="240" w:lineRule="auto"/>
              <w:rPr>
                <w:rFonts w:ascii="Calibri" w:eastAsia="Calibri" w:hAnsi="Calibri" w:cs="Tahoma"/>
                <w:bCs/>
                <w:color w:val="1F497D"/>
                <w:sz w:val="16"/>
                <w:szCs w:val="16"/>
                <w:lang w:val="en-US"/>
              </w:rPr>
            </w:pPr>
            <w:r>
              <w:rPr>
                <w:rFonts w:ascii="Calibri" w:eastAsia="Calibri" w:hAnsi="Calibri" w:cs="Tahoma"/>
                <w:bCs/>
                <w:color w:val="1F497D"/>
                <w:sz w:val="16"/>
                <w:szCs w:val="16"/>
                <w:lang w:val="en-US"/>
              </w:rPr>
              <w:t>Digital – Application unique reference</w:t>
            </w:r>
          </w:p>
          <w:p w14:paraId="54687B88" w14:textId="2470FE29" w:rsidR="001546D4" w:rsidRDefault="001546D4" w:rsidP="001546D4">
            <w:pPr>
              <w:spacing w:before="120" w:after="120" w:line="240" w:lineRule="auto"/>
              <w:rPr>
                <w:rFonts w:ascii="Calibri" w:eastAsia="Calibri" w:hAnsi="Calibri" w:cs="Tahoma"/>
                <w:bCs/>
                <w:color w:val="1F497D"/>
                <w:sz w:val="16"/>
                <w:szCs w:val="16"/>
                <w:lang w:val="en-US"/>
              </w:rPr>
            </w:pPr>
            <w:r>
              <w:rPr>
                <w:rFonts w:ascii="Calibri" w:eastAsia="Calibri" w:hAnsi="Calibri" w:cs="Tahoma"/>
                <w:bCs/>
                <w:color w:val="1F497D"/>
                <w:sz w:val="16"/>
                <w:szCs w:val="16"/>
                <w:lang w:val="en-US"/>
              </w:rPr>
              <w:t>Mandatory Document ID</w:t>
            </w:r>
          </w:p>
        </w:tc>
        <w:tc>
          <w:tcPr>
            <w:tcW w:w="1664" w:type="dxa"/>
            <w:shd w:val="clear" w:color="auto" w:fill="FFFFFF" w:themeFill="background1"/>
          </w:tcPr>
          <w:p w14:paraId="4757FBDA" w14:textId="119A294B" w:rsidR="001546D4" w:rsidRDefault="001546D4" w:rsidP="001546D4">
            <w:pPr>
              <w:spacing w:after="60"/>
              <w:rPr>
                <w:rFonts w:cs="Arial"/>
                <w:sz w:val="16"/>
                <w:szCs w:val="16"/>
              </w:rPr>
            </w:pPr>
            <w:r>
              <w:rPr>
                <w:rFonts w:cs="Arial"/>
                <w:sz w:val="16"/>
                <w:szCs w:val="16"/>
              </w:rPr>
              <w:t>Customer/User will Upload the mandatory document</w:t>
            </w:r>
          </w:p>
        </w:tc>
        <w:tc>
          <w:tcPr>
            <w:tcW w:w="1027" w:type="dxa"/>
            <w:shd w:val="clear" w:color="auto" w:fill="FFFFFF" w:themeFill="background1"/>
          </w:tcPr>
          <w:p w14:paraId="1565C62B" w14:textId="77777777" w:rsidR="001546D4" w:rsidRPr="00AE78D5" w:rsidRDefault="001546D4" w:rsidP="001546D4">
            <w:pPr>
              <w:spacing w:after="60" w:line="256" w:lineRule="auto"/>
              <w:rPr>
                <w:rFonts w:cs="Calibri"/>
                <w:sz w:val="16"/>
                <w:szCs w:val="16"/>
                <w:lang w:val="de-DE"/>
              </w:rPr>
            </w:pPr>
          </w:p>
        </w:tc>
        <w:tc>
          <w:tcPr>
            <w:tcW w:w="3639" w:type="dxa"/>
            <w:shd w:val="clear" w:color="auto" w:fill="FFFFFF" w:themeFill="background1"/>
          </w:tcPr>
          <w:p w14:paraId="0FA78D3A" w14:textId="77777777" w:rsidR="001546D4" w:rsidRPr="001546D4" w:rsidRDefault="001546D4" w:rsidP="001546D4">
            <w:pPr>
              <w:rPr>
                <w:rFonts w:cs="Arial"/>
                <w:sz w:val="16"/>
                <w:szCs w:val="16"/>
              </w:rPr>
            </w:pPr>
            <w:r w:rsidRPr="001546D4">
              <w:rPr>
                <w:rFonts w:cs="Arial"/>
                <w:sz w:val="16"/>
                <w:szCs w:val="16"/>
              </w:rPr>
              <w:t>Newgen should display the mandatory and optional documents that are required.</w:t>
            </w:r>
          </w:p>
          <w:tbl>
            <w:tblPr>
              <w:tblStyle w:val="TableGrid"/>
              <w:tblW w:w="5510" w:type="dxa"/>
              <w:tblLayout w:type="fixed"/>
              <w:tblLook w:val="04A0" w:firstRow="1" w:lastRow="0" w:firstColumn="1" w:lastColumn="0" w:noHBand="0" w:noVBand="1"/>
            </w:tblPr>
            <w:tblGrid>
              <w:gridCol w:w="259"/>
              <w:gridCol w:w="1275"/>
              <w:gridCol w:w="3976"/>
            </w:tblGrid>
            <w:tr w:rsidR="001546D4" w:rsidRPr="001546D4" w14:paraId="68906977" w14:textId="77777777" w:rsidTr="00207660">
              <w:tc>
                <w:tcPr>
                  <w:tcW w:w="259" w:type="dxa"/>
                </w:tcPr>
                <w:p w14:paraId="40B6EDDD" w14:textId="77777777" w:rsidR="001546D4" w:rsidRPr="001546D4" w:rsidRDefault="001546D4" w:rsidP="001546D4">
                  <w:pPr>
                    <w:rPr>
                      <w:rFonts w:cs="Arial"/>
                      <w:sz w:val="16"/>
                      <w:szCs w:val="16"/>
                    </w:rPr>
                  </w:pPr>
                  <w:r w:rsidRPr="001546D4">
                    <w:rPr>
                      <w:rFonts w:cs="Arial"/>
                      <w:sz w:val="16"/>
                      <w:szCs w:val="16"/>
                    </w:rPr>
                    <w:t>1</w:t>
                  </w:r>
                </w:p>
              </w:tc>
              <w:tc>
                <w:tcPr>
                  <w:tcW w:w="1275" w:type="dxa"/>
                </w:tcPr>
                <w:p w14:paraId="44D0122C" w14:textId="77777777" w:rsidR="001546D4" w:rsidRPr="001546D4" w:rsidRDefault="001546D4" w:rsidP="001546D4">
                  <w:pPr>
                    <w:rPr>
                      <w:rFonts w:cs="Arial"/>
                      <w:sz w:val="16"/>
                      <w:szCs w:val="16"/>
                    </w:rPr>
                  </w:pPr>
                  <w:r w:rsidRPr="001546D4">
                    <w:rPr>
                      <w:rFonts w:cs="Arial"/>
                      <w:sz w:val="16"/>
                      <w:szCs w:val="16"/>
                    </w:rPr>
                    <w:t>Application Form</w:t>
                  </w:r>
                </w:p>
              </w:tc>
              <w:tc>
                <w:tcPr>
                  <w:tcW w:w="3976" w:type="dxa"/>
                </w:tcPr>
                <w:p w14:paraId="7D56087C" w14:textId="77777777" w:rsidR="001546D4" w:rsidRPr="001546D4" w:rsidRDefault="001546D4" w:rsidP="001546D4">
                  <w:pPr>
                    <w:rPr>
                      <w:rFonts w:cs="Arial"/>
                      <w:sz w:val="16"/>
                      <w:szCs w:val="16"/>
                    </w:rPr>
                  </w:pPr>
                  <w:r w:rsidRPr="001546D4">
                    <w:rPr>
                      <w:rFonts w:cs="Arial"/>
                      <w:sz w:val="16"/>
                      <w:szCs w:val="16"/>
                    </w:rPr>
                    <w:t xml:space="preserve">Non- mandatory </w:t>
                  </w:r>
                </w:p>
              </w:tc>
            </w:tr>
            <w:tr w:rsidR="001546D4" w:rsidRPr="001546D4" w14:paraId="161D86BD" w14:textId="77777777" w:rsidTr="00207660">
              <w:tc>
                <w:tcPr>
                  <w:tcW w:w="259" w:type="dxa"/>
                </w:tcPr>
                <w:p w14:paraId="072AF425" w14:textId="77777777" w:rsidR="001546D4" w:rsidRPr="001546D4" w:rsidRDefault="001546D4" w:rsidP="001546D4">
                  <w:pPr>
                    <w:rPr>
                      <w:rFonts w:cs="Arial"/>
                      <w:sz w:val="16"/>
                      <w:szCs w:val="16"/>
                    </w:rPr>
                  </w:pPr>
                  <w:r w:rsidRPr="001546D4">
                    <w:rPr>
                      <w:rFonts w:cs="Arial"/>
                      <w:sz w:val="16"/>
                      <w:szCs w:val="16"/>
                    </w:rPr>
                    <w:t>2</w:t>
                  </w:r>
                </w:p>
              </w:tc>
              <w:tc>
                <w:tcPr>
                  <w:tcW w:w="1275" w:type="dxa"/>
                </w:tcPr>
                <w:p w14:paraId="15E4D0DD" w14:textId="77777777" w:rsidR="001546D4" w:rsidRPr="001546D4" w:rsidRDefault="001546D4" w:rsidP="001546D4">
                  <w:pPr>
                    <w:rPr>
                      <w:rFonts w:cs="Arial"/>
                      <w:sz w:val="16"/>
                      <w:szCs w:val="16"/>
                    </w:rPr>
                  </w:pPr>
                  <w:r w:rsidRPr="001546D4">
                    <w:rPr>
                      <w:rFonts w:cs="Arial"/>
                      <w:sz w:val="16"/>
                      <w:szCs w:val="16"/>
                    </w:rPr>
                    <w:t xml:space="preserve">GOSI certificate </w:t>
                  </w:r>
                </w:p>
              </w:tc>
              <w:tc>
                <w:tcPr>
                  <w:tcW w:w="3976" w:type="dxa"/>
                </w:tcPr>
                <w:p w14:paraId="062D6237" w14:textId="77777777" w:rsidR="001546D4" w:rsidRPr="001546D4" w:rsidRDefault="001546D4" w:rsidP="001546D4">
                  <w:pPr>
                    <w:rPr>
                      <w:rFonts w:cs="Arial"/>
                      <w:sz w:val="16"/>
                      <w:szCs w:val="16"/>
                    </w:rPr>
                  </w:pPr>
                  <w:r w:rsidRPr="001546D4">
                    <w:rPr>
                      <w:rFonts w:cs="Arial"/>
                      <w:sz w:val="16"/>
                      <w:szCs w:val="16"/>
                    </w:rPr>
                    <w:t xml:space="preserve">Non- mandatory </w:t>
                  </w:r>
                </w:p>
              </w:tc>
            </w:tr>
            <w:tr w:rsidR="001546D4" w:rsidRPr="001546D4" w14:paraId="111A3BF9" w14:textId="77777777" w:rsidTr="00207660">
              <w:tc>
                <w:tcPr>
                  <w:tcW w:w="259" w:type="dxa"/>
                </w:tcPr>
                <w:p w14:paraId="05C6C154" w14:textId="77777777" w:rsidR="001546D4" w:rsidRPr="001546D4" w:rsidRDefault="001546D4" w:rsidP="001546D4">
                  <w:pPr>
                    <w:rPr>
                      <w:rFonts w:cs="Arial"/>
                      <w:sz w:val="16"/>
                      <w:szCs w:val="16"/>
                    </w:rPr>
                  </w:pPr>
                  <w:r w:rsidRPr="001546D4">
                    <w:rPr>
                      <w:rFonts w:cs="Arial"/>
                      <w:sz w:val="16"/>
                      <w:szCs w:val="16"/>
                    </w:rPr>
                    <w:t>3</w:t>
                  </w:r>
                </w:p>
              </w:tc>
              <w:tc>
                <w:tcPr>
                  <w:tcW w:w="1275" w:type="dxa"/>
                </w:tcPr>
                <w:p w14:paraId="34F35DA0" w14:textId="77777777" w:rsidR="001546D4" w:rsidRPr="001546D4" w:rsidRDefault="001546D4" w:rsidP="001546D4">
                  <w:pPr>
                    <w:rPr>
                      <w:rFonts w:cs="Arial"/>
                      <w:sz w:val="16"/>
                      <w:szCs w:val="16"/>
                    </w:rPr>
                  </w:pPr>
                  <w:r w:rsidRPr="001546D4">
                    <w:rPr>
                      <w:rFonts w:cs="Arial"/>
                      <w:sz w:val="16"/>
                      <w:szCs w:val="16"/>
                    </w:rPr>
                    <w:t xml:space="preserve">National ID / IQAMA ID </w:t>
                  </w:r>
                </w:p>
              </w:tc>
              <w:tc>
                <w:tcPr>
                  <w:tcW w:w="3976" w:type="dxa"/>
                </w:tcPr>
                <w:p w14:paraId="775BA01C" w14:textId="6269B330" w:rsidR="001546D4" w:rsidRPr="001546D4" w:rsidRDefault="00155905" w:rsidP="001546D4">
                  <w:pPr>
                    <w:rPr>
                      <w:rFonts w:cs="Arial"/>
                      <w:sz w:val="16"/>
                      <w:szCs w:val="16"/>
                    </w:rPr>
                  </w:pPr>
                  <w:r w:rsidRPr="001546D4">
                    <w:rPr>
                      <w:rFonts w:cs="Arial"/>
                      <w:sz w:val="16"/>
                      <w:szCs w:val="16"/>
                    </w:rPr>
                    <w:t>Mandatory</w:t>
                  </w:r>
                </w:p>
              </w:tc>
            </w:tr>
          </w:tbl>
          <w:p w14:paraId="41FBD320" w14:textId="77777777" w:rsidR="00155905" w:rsidRPr="00155905" w:rsidRDefault="00155905" w:rsidP="001546D4">
            <w:pPr>
              <w:rPr>
                <w:rFonts w:cs="Arial"/>
                <w:sz w:val="16"/>
                <w:szCs w:val="16"/>
              </w:rPr>
            </w:pPr>
            <w:r w:rsidRPr="00155905">
              <w:rPr>
                <w:rFonts w:cs="Arial"/>
                <w:sz w:val="16"/>
                <w:szCs w:val="16"/>
              </w:rPr>
              <w:lastRenderedPageBreak/>
              <w:t>In case any mandatory document is missing, the system should be able to share an error message with the customer</w:t>
            </w:r>
          </w:p>
          <w:p w14:paraId="7C702FA4" w14:textId="3BAC0CBA" w:rsidR="00155905" w:rsidRPr="001F2F2F" w:rsidRDefault="00155905" w:rsidP="001546D4">
            <w:pPr>
              <w:rPr>
                <w:rFonts w:cs="Arial"/>
                <w:sz w:val="16"/>
                <w:szCs w:val="16"/>
              </w:rPr>
            </w:pPr>
            <w:r w:rsidRPr="00155905">
              <w:rPr>
                <w:rFonts w:cs="Arial"/>
                <w:sz w:val="16"/>
                <w:szCs w:val="16"/>
              </w:rPr>
              <w:t>Documents will save at application level in LOS</w:t>
            </w:r>
          </w:p>
        </w:tc>
      </w:tr>
    </w:tbl>
    <w:commentRangeEnd w:id="109"/>
    <w:p w14:paraId="5635DE21" w14:textId="7E0B10FA" w:rsidR="00CA6DD2" w:rsidRDefault="005A2952" w:rsidP="00CA6DD2">
      <w:pPr>
        <w:rPr>
          <w:lang w:eastAsia="en-IN"/>
        </w:rPr>
      </w:pPr>
      <w:r>
        <w:rPr>
          <w:rStyle w:val="CommentReference"/>
        </w:rPr>
        <w:lastRenderedPageBreak/>
        <w:commentReference w:id="109"/>
      </w:r>
      <w:commentRangeEnd w:id="110"/>
      <w:r w:rsidR="00336497">
        <w:rPr>
          <w:rStyle w:val="CommentReference"/>
        </w:rPr>
        <w:commentReference w:id="110"/>
      </w:r>
    </w:p>
    <w:p w14:paraId="04E36FD3" w14:textId="61B84311" w:rsidR="00336497" w:rsidRDefault="00336497" w:rsidP="00CA6DD2">
      <w:pPr>
        <w:rPr>
          <w:lang w:eastAsia="en-IN"/>
        </w:rPr>
      </w:pPr>
      <w:r>
        <w:rPr>
          <w:lang w:eastAsia="en-IN"/>
        </w:rPr>
        <w:t>List of documents for Top up and Micro Finance</w:t>
      </w:r>
    </w:p>
    <w:tbl>
      <w:tblPr>
        <w:tblStyle w:val="TableGrid"/>
        <w:tblW w:w="0" w:type="auto"/>
        <w:tblInd w:w="505" w:type="dxa"/>
        <w:tblLook w:val="04A0" w:firstRow="1" w:lastRow="0" w:firstColumn="1" w:lastColumn="0" w:noHBand="0" w:noVBand="1"/>
      </w:tblPr>
      <w:tblGrid>
        <w:gridCol w:w="492"/>
        <w:gridCol w:w="1579"/>
        <w:gridCol w:w="1532"/>
        <w:gridCol w:w="1802"/>
        <w:gridCol w:w="1583"/>
        <w:gridCol w:w="1523"/>
      </w:tblGrid>
      <w:tr w:rsidR="00336497" w14:paraId="2A47C62C" w14:textId="77777777" w:rsidTr="00336497">
        <w:tc>
          <w:tcPr>
            <w:tcW w:w="492" w:type="dxa"/>
            <w:tcBorders>
              <w:top w:val="single" w:sz="4" w:space="0" w:color="auto"/>
              <w:left w:val="single" w:sz="4" w:space="0" w:color="auto"/>
              <w:bottom w:val="single" w:sz="4" w:space="0" w:color="auto"/>
              <w:right w:val="single" w:sz="4" w:space="0" w:color="auto"/>
            </w:tcBorders>
            <w:hideMark/>
          </w:tcPr>
          <w:p w14:paraId="62B62FF7" w14:textId="77777777" w:rsidR="00336497" w:rsidRDefault="00336497" w:rsidP="000861CD">
            <w:pPr>
              <w:jc w:val="both"/>
              <w:rPr>
                <w:b/>
                <w:bCs/>
              </w:rPr>
            </w:pPr>
            <w:bookmarkStart w:id="111" w:name="OLE_LINK198"/>
            <w:r>
              <w:rPr>
                <w:b/>
                <w:bCs/>
              </w:rPr>
              <w:t>SN</w:t>
            </w:r>
          </w:p>
        </w:tc>
        <w:tc>
          <w:tcPr>
            <w:tcW w:w="1579" w:type="dxa"/>
            <w:tcBorders>
              <w:top w:val="single" w:sz="4" w:space="0" w:color="auto"/>
              <w:left w:val="single" w:sz="4" w:space="0" w:color="auto"/>
              <w:bottom w:val="single" w:sz="4" w:space="0" w:color="auto"/>
              <w:right w:val="single" w:sz="4" w:space="0" w:color="auto"/>
            </w:tcBorders>
            <w:hideMark/>
          </w:tcPr>
          <w:p w14:paraId="025AF405" w14:textId="77777777" w:rsidR="00336497" w:rsidRDefault="00336497" w:rsidP="000861CD">
            <w:pPr>
              <w:jc w:val="both"/>
              <w:rPr>
                <w:b/>
                <w:bCs/>
              </w:rPr>
            </w:pPr>
            <w:r>
              <w:rPr>
                <w:b/>
                <w:bCs/>
              </w:rPr>
              <w:t>List of Documents</w:t>
            </w:r>
          </w:p>
        </w:tc>
        <w:tc>
          <w:tcPr>
            <w:tcW w:w="1532" w:type="dxa"/>
            <w:tcBorders>
              <w:top w:val="single" w:sz="4" w:space="0" w:color="auto"/>
              <w:left w:val="single" w:sz="4" w:space="0" w:color="auto"/>
              <w:bottom w:val="single" w:sz="4" w:space="0" w:color="auto"/>
              <w:right w:val="single" w:sz="4" w:space="0" w:color="auto"/>
            </w:tcBorders>
            <w:hideMark/>
          </w:tcPr>
          <w:p w14:paraId="76501CC2" w14:textId="77777777" w:rsidR="00336497" w:rsidRDefault="00336497" w:rsidP="000861CD">
            <w:pPr>
              <w:jc w:val="both"/>
              <w:rPr>
                <w:b/>
                <w:bCs/>
              </w:rPr>
            </w:pPr>
            <w:r>
              <w:rPr>
                <w:b/>
                <w:bCs/>
              </w:rPr>
              <w:t>Mandatory non-mandatory</w:t>
            </w:r>
          </w:p>
        </w:tc>
        <w:tc>
          <w:tcPr>
            <w:tcW w:w="1802" w:type="dxa"/>
            <w:tcBorders>
              <w:top w:val="single" w:sz="4" w:space="0" w:color="auto"/>
              <w:left w:val="single" w:sz="4" w:space="0" w:color="auto"/>
              <w:bottom w:val="single" w:sz="4" w:space="0" w:color="auto"/>
              <w:right w:val="single" w:sz="4" w:space="0" w:color="auto"/>
            </w:tcBorders>
            <w:hideMark/>
          </w:tcPr>
          <w:p w14:paraId="7A6C407A" w14:textId="77777777" w:rsidR="00336497" w:rsidRDefault="00336497" w:rsidP="000861CD">
            <w:pPr>
              <w:jc w:val="both"/>
              <w:rPr>
                <w:b/>
                <w:bCs/>
              </w:rPr>
            </w:pPr>
            <w:r>
              <w:rPr>
                <w:b/>
                <w:bCs/>
              </w:rPr>
              <w:t>Condition</w:t>
            </w:r>
          </w:p>
        </w:tc>
        <w:tc>
          <w:tcPr>
            <w:tcW w:w="1583" w:type="dxa"/>
            <w:tcBorders>
              <w:top w:val="single" w:sz="4" w:space="0" w:color="auto"/>
              <w:left w:val="single" w:sz="4" w:space="0" w:color="auto"/>
              <w:bottom w:val="single" w:sz="4" w:space="0" w:color="auto"/>
              <w:right w:val="single" w:sz="4" w:space="0" w:color="auto"/>
            </w:tcBorders>
            <w:hideMark/>
          </w:tcPr>
          <w:p w14:paraId="25F27EC9" w14:textId="77777777" w:rsidR="00336497" w:rsidRDefault="00336497" w:rsidP="000861CD">
            <w:pPr>
              <w:jc w:val="both"/>
              <w:rPr>
                <w:b/>
                <w:bCs/>
              </w:rPr>
            </w:pPr>
            <w:r>
              <w:rPr>
                <w:b/>
                <w:bCs/>
              </w:rPr>
              <w:t>Format Accepted</w:t>
            </w:r>
          </w:p>
        </w:tc>
        <w:tc>
          <w:tcPr>
            <w:tcW w:w="1523" w:type="dxa"/>
            <w:tcBorders>
              <w:top w:val="single" w:sz="4" w:space="0" w:color="auto"/>
              <w:left w:val="single" w:sz="4" w:space="0" w:color="auto"/>
              <w:bottom w:val="single" w:sz="4" w:space="0" w:color="auto"/>
              <w:right w:val="single" w:sz="4" w:space="0" w:color="auto"/>
            </w:tcBorders>
            <w:hideMark/>
          </w:tcPr>
          <w:p w14:paraId="62F69F3D" w14:textId="77777777" w:rsidR="00336497" w:rsidRDefault="00336497" w:rsidP="000861CD">
            <w:pPr>
              <w:jc w:val="both"/>
              <w:rPr>
                <w:b/>
                <w:bCs/>
              </w:rPr>
            </w:pPr>
            <w:r>
              <w:rPr>
                <w:b/>
                <w:bCs/>
              </w:rPr>
              <w:t xml:space="preserve">Size Limit </w:t>
            </w:r>
          </w:p>
        </w:tc>
      </w:tr>
      <w:tr w:rsidR="00336497" w14:paraId="319E7DF9" w14:textId="77777777" w:rsidTr="00336497">
        <w:tc>
          <w:tcPr>
            <w:tcW w:w="492" w:type="dxa"/>
            <w:tcBorders>
              <w:top w:val="single" w:sz="4" w:space="0" w:color="auto"/>
              <w:left w:val="single" w:sz="4" w:space="0" w:color="auto"/>
              <w:bottom w:val="single" w:sz="4" w:space="0" w:color="auto"/>
              <w:right w:val="single" w:sz="4" w:space="0" w:color="auto"/>
            </w:tcBorders>
            <w:hideMark/>
          </w:tcPr>
          <w:p w14:paraId="1E8A45C0" w14:textId="77777777" w:rsidR="00336497" w:rsidRDefault="00336497" w:rsidP="000861CD">
            <w:pPr>
              <w:jc w:val="both"/>
            </w:pPr>
            <w:bookmarkStart w:id="112" w:name="_Hlk167630778"/>
            <w:bookmarkStart w:id="113" w:name="_Hlk168518742"/>
            <w:r>
              <w:t>1</w:t>
            </w:r>
          </w:p>
        </w:tc>
        <w:tc>
          <w:tcPr>
            <w:tcW w:w="1579" w:type="dxa"/>
            <w:tcBorders>
              <w:top w:val="single" w:sz="4" w:space="0" w:color="auto"/>
              <w:left w:val="single" w:sz="4" w:space="0" w:color="auto"/>
              <w:bottom w:val="single" w:sz="4" w:space="0" w:color="auto"/>
              <w:right w:val="single" w:sz="4" w:space="0" w:color="auto"/>
            </w:tcBorders>
            <w:hideMark/>
          </w:tcPr>
          <w:p w14:paraId="39A2A055" w14:textId="77777777" w:rsidR="00336497" w:rsidRDefault="00336497" w:rsidP="000861CD">
            <w:pPr>
              <w:jc w:val="both"/>
            </w:pPr>
            <w:r>
              <w:t>Application Form</w:t>
            </w:r>
          </w:p>
        </w:tc>
        <w:tc>
          <w:tcPr>
            <w:tcW w:w="1532" w:type="dxa"/>
            <w:tcBorders>
              <w:top w:val="single" w:sz="4" w:space="0" w:color="auto"/>
              <w:left w:val="single" w:sz="4" w:space="0" w:color="auto"/>
              <w:bottom w:val="single" w:sz="4" w:space="0" w:color="auto"/>
              <w:right w:val="single" w:sz="4" w:space="0" w:color="auto"/>
            </w:tcBorders>
            <w:hideMark/>
          </w:tcPr>
          <w:p w14:paraId="2EED9E98" w14:textId="77777777" w:rsidR="00336497" w:rsidRDefault="00336497" w:rsidP="000861CD">
            <w:pPr>
              <w:jc w:val="both"/>
            </w:pPr>
            <w:r>
              <w:t xml:space="preserve">Non- mandatory </w:t>
            </w:r>
          </w:p>
        </w:tc>
        <w:tc>
          <w:tcPr>
            <w:tcW w:w="1802" w:type="dxa"/>
            <w:tcBorders>
              <w:top w:val="single" w:sz="4" w:space="0" w:color="auto"/>
              <w:left w:val="single" w:sz="4" w:space="0" w:color="auto"/>
              <w:bottom w:val="single" w:sz="4" w:space="0" w:color="auto"/>
              <w:right w:val="single" w:sz="4" w:space="0" w:color="auto"/>
            </w:tcBorders>
            <w:hideMark/>
          </w:tcPr>
          <w:p w14:paraId="6CE9EC28" w14:textId="77777777" w:rsidR="00336497" w:rsidRDefault="00336497" w:rsidP="000861CD">
            <w:pPr>
              <w:jc w:val="both"/>
            </w:pPr>
            <w:r>
              <w:t xml:space="preserve">Not required for mobile application </w:t>
            </w:r>
          </w:p>
        </w:tc>
        <w:tc>
          <w:tcPr>
            <w:tcW w:w="1583" w:type="dxa"/>
            <w:tcBorders>
              <w:top w:val="single" w:sz="4" w:space="0" w:color="auto"/>
              <w:left w:val="single" w:sz="4" w:space="0" w:color="auto"/>
              <w:bottom w:val="single" w:sz="4" w:space="0" w:color="auto"/>
              <w:right w:val="single" w:sz="4" w:space="0" w:color="auto"/>
            </w:tcBorders>
          </w:tcPr>
          <w:p w14:paraId="6515AA8C" w14:textId="77777777" w:rsidR="00336497" w:rsidRDefault="00336497" w:rsidP="000861CD">
            <w:pPr>
              <w:jc w:val="both"/>
            </w:pPr>
            <w:r>
              <w:t>.doc/.docx/pdf</w:t>
            </w:r>
          </w:p>
        </w:tc>
        <w:tc>
          <w:tcPr>
            <w:tcW w:w="1523" w:type="dxa"/>
            <w:tcBorders>
              <w:top w:val="single" w:sz="4" w:space="0" w:color="auto"/>
              <w:left w:val="single" w:sz="4" w:space="0" w:color="auto"/>
              <w:bottom w:val="single" w:sz="4" w:space="0" w:color="auto"/>
              <w:right w:val="single" w:sz="4" w:space="0" w:color="auto"/>
            </w:tcBorders>
            <w:hideMark/>
          </w:tcPr>
          <w:p w14:paraId="0B3CABFB" w14:textId="77777777" w:rsidR="00336497" w:rsidRDefault="00336497" w:rsidP="000861CD">
            <w:pPr>
              <w:jc w:val="both"/>
            </w:pPr>
            <w:bookmarkStart w:id="114" w:name="OLE_LINK185"/>
            <w:r>
              <w:t>3 Mb</w:t>
            </w:r>
            <w:bookmarkEnd w:id="114"/>
          </w:p>
        </w:tc>
        <w:bookmarkEnd w:id="111"/>
        <w:bookmarkEnd w:id="112"/>
      </w:tr>
      <w:tr w:rsidR="00336497" w14:paraId="13263550" w14:textId="77777777" w:rsidTr="00336497">
        <w:tc>
          <w:tcPr>
            <w:tcW w:w="492" w:type="dxa"/>
            <w:tcBorders>
              <w:top w:val="single" w:sz="4" w:space="0" w:color="auto"/>
              <w:left w:val="single" w:sz="4" w:space="0" w:color="auto"/>
              <w:bottom w:val="single" w:sz="4" w:space="0" w:color="auto"/>
              <w:right w:val="single" w:sz="4" w:space="0" w:color="auto"/>
            </w:tcBorders>
            <w:hideMark/>
          </w:tcPr>
          <w:p w14:paraId="28537F5E" w14:textId="77777777" w:rsidR="00336497" w:rsidRDefault="00336497" w:rsidP="000861CD">
            <w:pPr>
              <w:jc w:val="both"/>
            </w:pPr>
            <w:r>
              <w:t>2</w:t>
            </w:r>
          </w:p>
        </w:tc>
        <w:tc>
          <w:tcPr>
            <w:tcW w:w="1579" w:type="dxa"/>
            <w:tcBorders>
              <w:top w:val="single" w:sz="4" w:space="0" w:color="auto"/>
              <w:left w:val="single" w:sz="4" w:space="0" w:color="auto"/>
              <w:bottom w:val="single" w:sz="4" w:space="0" w:color="auto"/>
              <w:right w:val="single" w:sz="4" w:space="0" w:color="auto"/>
            </w:tcBorders>
            <w:hideMark/>
          </w:tcPr>
          <w:p w14:paraId="2649FEAF" w14:textId="77777777" w:rsidR="00336497" w:rsidRDefault="00336497" w:rsidP="000861CD">
            <w:pPr>
              <w:jc w:val="both"/>
            </w:pPr>
            <w:r>
              <w:t xml:space="preserve">GOSI certificate </w:t>
            </w:r>
          </w:p>
        </w:tc>
        <w:tc>
          <w:tcPr>
            <w:tcW w:w="1532" w:type="dxa"/>
            <w:tcBorders>
              <w:top w:val="single" w:sz="4" w:space="0" w:color="auto"/>
              <w:left w:val="single" w:sz="4" w:space="0" w:color="auto"/>
              <w:bottom w:val="single" w:sz="4" w:space="0" w:color="auto"/>
              <w:right w:val="single" w:sz="4" w:space="0" w:color="auto"/>
            </w:tcBorders>
            <w:hideMark/>
          </w:tcPr>
          <w:p w14:paraId="7FBC48A0" w14:textId="77777777" w:rsidR="00336497" w:rsidRDefault="00336497" w:rsidP="000861CD">
            <w:pPr>
              <w:jc w:val="both"/>
            </w:pPr>
            <w:r>
              <w:t xml:space="preserve">Non- mandatory </w:t>
            </w:r>
          </w:p>
        </w:tc>
        <w:tc>
          <w:tcPr>
            <w:tcW w:w="1802" w:type="dxa"/>
            <w:tcBorders>
              <w:top w:val="single" w:sz="4" w:space="0" w:color="auto"/>
              <w:left w:val="single" w:sz="4" w:space="0" w:color="auto"/>
              <w:bottom w:val="single" w:sz="4" w:space="0" w:color="auto"/>
              <w:right w:val="single" w:sz="4" w:space="0" w:color="auto"/>
            </w:tcBorders>
            <w:hideMark/>
          </w:tcPr>
          <w:p w14:paraId="753B2625" w14:textId="77777777" w:rsidR="00336497" w:rsidRDefault="00336497" w:rsidP="000861CD">
            <w:pPr>
              <w:jc w:val="both"/>
            </w:pPr>
            <w:r>
              <w:t>In case income not retrieved from GOSI/DAKHLI and customer is asked to feed income manually.</w:t>
            </w:r>
          </w:p>
        </w:tc>
        <w:tc>
          <w:tcPr>
            <w:tcW w:w="1583" w:type="dxa"/>
            <w:tcBorders>
              <w:top w:val="single" w:sz="4" w:space="0" w:color="auto"/>
              <w:left w:val="single" w:sz="4" w:space="0" w:color="auto"/>
              <w:bottom w:val="single" w:sz="4" w:space="0" w:color="auto"/>
              <w:right w:val="single" w:sz="4" w:space="0" w:color="auto"/>
            </w:tcBorders>
          </w:tcPr>
          <w:p w14:paraId="79335BBD" w14:textId="77777777" w:rsidR="00336497" w:rsidRDefault="00336497" w:rsidP="000861CD">
            <w:pPr>
              <w:jc w:val="both"/>
            </w:pPr>
            <w:r>
              <w:t>Pdf</w:t>
            </w:r>
          </w:p>
        </w:tc>
        <w:tc>
          <w:tcPr>
            <w:tcW w:w="1523" w:type="dxa"/>
            <w:tcBorders>
              <w:top w:val="single" w:sz="4" w:space="0" w:color="auto"/>
              <w:left w:val="single" w:sz="4" w:space="0" w:color="auto"/>
              <w:bottom w:val="single" w:sz="4" w:space="0" w:color="auto"/>
              <w:right w:val="single" w:sz="4" w:space="0" w:color="auto"/>
            </w:tcBorders>
            <w:hideMark/>
          </w:tcPr>
          <w:p w14:paraId="42535D11" w14:textId="77777777" w:rsidR="00336497" w:rsidRDefault="00336497" w:rsidP="000861CD">
            <w:pPr>
              <w:jc w:val="both"/>
            </w:pPr>
            <w:r>
              <w:t>3 Mb</w:t>
            </w:r>
          </w:p>
        </w:tc>
      </w:tr>
      <w:tr w:rsidR="00336497" w14:paraId="21B22310" w14:textId="77777777" w:rsidTr="00336497">
        <w:tc>
          <w:tcPr>
            <w:tcW w:w="492" w:type="dxa"/>
            <w:tcBorders>
              <w:top w:val="single" w:sz="4" w:space="0" w:color="auto"/>
              <w:left w:val="single" w:sz="4" w:space="0" w:color="auto"/>
              <w:bottom w:val="single" w:sz="4" w:space="0" w:color="auto"/>
              <w:right w:val="single" w:sz="4" w:space="0" w:color="auto"/>
            </w:tcBorders>
            <w:hideMark/>
          </w:tcPr>
          <w:p w14:paraId="03991CF6" w14:textId="77777777" w:rsidR="00336497" w:rsidRDefault="00336497" w:rsidP="000861CD">
            <w:pPr>
              <w:jc w:val="both"/>
            </w:pPr>
            <w:bookmarkStart w:id="115" w:name="_Hlk168310740"/>
            <w:r>
              <w:t>3</w:t>
            </w:r>
          </w:p>
        </w:tc>
        <w:tc>
          <w:tcPr>
            <w:tcW w:w="1579" w:type="dxa"/>
            <w:tcBorders>
              <w:top w:val="single" w:sz="4" w:space="0" w:color="auto"/>
              <w:left w:val="single" w:sz="4" w:space="0" w:color="auto"/>
              <w:bottom w:val="single" w:sz="4" w:space="0" w:color="auto"/>
              <w:right w:val="single" w:sz="4" w:space="0" w:color="auto"/>
            </w:tcBorders>
            <w:hideMark/>
          </w:tcPr>
          <w:p w14:paraId="23F8C1A4" w14:textId="77777777" w:rsidR="00336497" w:rsidRDefault="00336497" w:rsidP="000861CD">
            <w:pPr>
              <w:jc w:val="both"/>
            </w:pPr>
            <w:r>
              <w:t xml:space="preserve">IBAN Certificate </w:t>
            </w:r>
          </w:p>
        </w:tc>
        <w:tc>
          <w:tcPr>
            <w:tcW w:w="1532" w:type="dxa"/>
            <w:tcBorders>
              <w:top w:val="single" w:sz="4" w:space="0" w:color="auto"/>
              <w:left w:val="single" w:sz="4" w:space="0" w:color="auto"/>
              <w:bottom w:val="single" w:sz="4" w:space="0" w:color="auto"/>
              <w:right w:val="single" w:sz="4" w:space="0" w:color="auto"/>
            </w:tcBorders>
            <w:hideMark/>
          </w:tcPr>
          <w:p w14:paraId="192973DE" w14:textId="77777777" w:rsidR="00336497" w:rsidRDefault="00336497" w:rsidP="000861CD">
            <w:pPr>
              <w:jc w:val="both"/>
            </w:pPr>
            <w:r>
              <w:t xml:space="preserve">Non-mandatory </w:t>
            </w:r>
          </w:p>
        </w:tc>
        <w:tc>
          <w:tcPr>
            <w:tcW w:w="1802" w:type="dxa"/>
            <w:tcBorders>
              <w:top w:val="single" w:sz="4" w:space="0" w:color="auto"/>
              <w:left w:val="single" w:sz="4" w:space="0" w:color="auto"/>
              <w:bottom w:val="single" w:sz="4" w:space="0" w:color="auto"/>
              <w:right w:val="single" w:sz="4" w:space="0" w:color="auto"/>
            </w:tcBorders>
            <w:hideMark/>
          </w:tcPr>
          <w:p w14:paraId="664EC378" w14:textId="77777777" w:rsidR="00336497" w:rsidRDefault="00336497" w:rsidP="000861CD">
            <w:pPr>
              <w:jc w:val="both"/>
            </w:pPr>
            <w:r>
              <w:t>To be uploaded only when IBAN verification fails (</w:t>
            </w:r>
            <w:r>
              <w:rPr>
                <w:i/>
                <w:iCs/>
              </w:rPr>
              <w:t>refer BRD 04.41</w:t>
            </w:r>
            <w:r>
              <w:t>)</w:t>
            </w:r>
          </w:p>
        </w:tc>
        <w:tc>
          <w:tcPr>
            <w:tcW w:w="1583" w:type="dxa"/>
            <w:tcBorders>
              <w:top w:val="single" w:sz="4" w:space="0" w:color="auto"/>
              <w:left w:val="single" w:sz="4" w:space="0" w:color="auto"/>
              <w:bottom w:val="single" w:sz="4" w:space="0" w:color="auto"/>
              <w:right w:val="single" w:sz="4" w:space="0" w:color="auto"/>
            </w:tcBorders>
          </w:tcPr>
          <w:p w14:paraId="76ADB8CB" w14:textId="77777777" w:rsidR="00336497" w:rsidRDefault="00336497" w:rsidP="000861CD">
            <w:pPr>
              <w:jc w:val="both"/>
            </w:pPr>
            <w:r>
              <w:t>Pdf/png</w:t>
            </w:r>
          </w:p>
        </w:tc>
        <w:tc>
          <w:tcPr>
            <w:tcW w:w="1523" w:type="dxa"/>
            <w:tcBorders>
              <w:top w:val="single" w:sz="4" w:space="0" w:color="auto"/>
              <w:left w:val="single" w:sz="4" w:space="0" w:color="auto"/>
              <w:bottom w:val="single" w:sz="4" w:space="0" w:color="auto"/>
              <w:right w:val="single" w:sz="4" w:space="0" w:color="auto"/>
            </w:tcBorders>
            <w:hideMark/>
          </w:tcPr>
          <w:p w14:paraId="01973AA9" w14:textId="77777777" w:rsidR="00336497" w:rsidRDefault="00336497" w:rsidP="000861CD">
            <w:pPr>
              <w:jc w:val="both"/>
            </w:pPr>
            <w:r>
              <w:t>3 Mb</w:t>
            </w:r>
          </w:p>
        </w:tc>
      </w:tr>
      <w:tr w:rsidR="00336497" w14:paraId="06AE7011" w14:textId="77777777" w:rsidTr="00336497">
        <w:tc>
          <w:tcPr>
            <w:tcW w:w="492" w:type="dxa"/>
            <w:tcBorders>
              <w:top w:val="single" w:sz="4" w:space="0" w:color="auto"/>
              <w:left w:val="single" w:sz="4" w:space="0" w:color="auto"/>
              <w:bottom w:val="single" w:sz="4" w:space="0" w:color="auto"/>
              <w:right w:val="single" w:sz="4" w:space="0" w:color="auto"/>
            </w:tcBorders>
          </w:tcPr>
          <w:p w14:paraId="49F7E319" w14:textId="77777777" w:rsidR="00336497" w:rsidRDefault="00336497" w:rsidP="000861CD">
            <w:pPr>
              <w:jc w:val="both"/>
            </w:pPr>
            <w:r>
              <w:t>4</w:t>
            </w:r>
          </w:p>
        </w:tc>
        <w:tc>
          <w:tcPr>
            <w:tcW w:w="1579" w:type="dxa"/>
            <w:tcBorders>
              <w:top w:val="single" w:sz="4" w:space="0" w:color="auto"/>
              <w:left w:val="single" w:sz="4" w:space="0" w:color="auto"/>
              <w:bottom w:val="single" w:sz="4" w:space="0" w:color="auto"/>
              <w:right w:val="single" w:sz="4" w:space="0" w:color="auto"/>
            </w:tcBorders>
          </w:tcPr>
          <w:p w14:paraId="45D00398" w14:textId="77777777" w:rsidR="00336497" w:rsidRDefault="00336497" w:rsidP="000861CD">
            <w:pPr>
              <w:jc w:val="both"/>
            </w:pPr>
            <w:r>
              <w:t xml:space="preserve">Income certificate / Wage certificate </w:t>
            </w:r>
          </w:p>
        </w:tc>
        <w:tc>
          <w:tcPr>
            <w:tcW w:w="1532" w:type="dxa"/>
            <w:tcBorders>
              <w:top w:val="single" w:sz="4" w:space="0" w:color="auto"/>
              <w:left w:val="single" w:sz="4" w:space="0" w:color="auto"/>
              <w:bottom w:val="single" w:sz="4" w:space="0" w:color="auto"/>
              <w:right w:val="single" w:sz="4" w:space="0" w:color="auto"/>
            </w:tcBorders>
          </w:tcPr>
          <w:p w14:paraId="5826C7B7" w14:textId="77777777" w:rsidR="00336497" w:rsidRDefault="00336497" w:rsidP="000861CD">
            <w:pPr>
              <w:jc w:val="both"/>
            </w:pPr>
            <w:r>
              <w:t xml:space="preserve">Non-mandatory </w:t>
            </w:r>
          </w:p>
        </w:tc>
        <w:tc>
          <w:tcPr>
            <w:tcW w:w="1802" w:type="dxa"/>
            <w:tcBorders>
              <w:top w:val="single" w:sz="4" w:space="0" w:color="auto"/>
              <w:left w:val="single" w:sz="4" w:space="0" w:color="auto"/>
              <w:bottom w:val="single" w:sz="4" w:space="0" w:color="auto"/>
              <w:right w:val="single" w:sz="4" w:space="0" w:color="auto"/>
            </w:tcBorders>
          </w:tcPr>
          <w:p w14:paraId="62C8AE17" w14:textId="77777777" w:rsidR="00336497" w:rsidRDefault="00336497" w:rsidP="000861CD">
            <w:pPr>
              <w:jc w:val="both"/>
            </w:pPr>
            <w:r>
              <w:t xml:space="preserve">Only if the monthly income retrieved from trusted source is &lt; 3K SAR OR monthly income not received from trusted source </w:t>
            </w:r>
          </w:p>
        </w:tc>
        <w:tc>
          <w:tcPr>
            <w:tcW w:w="1583" w:type="dxa"/>
            <w:tcBorders>
              <w:top w:val="single" w:sz="4" w:space="0" w:color="auto"/>
              <w:left w:val="single" w:sz="4" w:space="0" w:color="auto"/>
              <w:bottom w:val="single" w:sz="4" w:space="0" w:color="auto"/>
              <w:right w:val="single" w:sz="4" w:space="0" w:color="auto"/>
            </w:tcBorders>
          </w:tcPr>
          <w:p w14:paraId="47CB96CD" w14:textId="77777777" w:rsidR="00336497" w:rsidRDefault="00336497" w:rsidP="000861CD">
            <w:pPr>
              <w:jc w:val="both"/>
            </w:pPr>
            <w:r>
              <w:t>Pdf/Png</w:t>
            </w:r>
          </w:p>
        </w:tc>
        <w:tc>
          <w:tcPr>
            <w:tcW w:w="1523" w:type="dxa"/>
            <w:tcBorders>
              <w:top w:val="single" w:sz="4" w:space="0" w:color="auto"/>
              <w:left w:val="single" w:sz="4" w:space="0" w:color="auto"/>
              <w:bottom w:val="single" w:sz="4" w:space="0" w:color="auto"/>
              <w:right w:val="single" w:sz="4" w:space="0" w:color="auto"/>
            </w:tcBorders>
          </w:tcPr>
          <w:p w14:paraId="68650645" w14:textId="77777777" w:rsidR="00336497" w:rsidRDefault="00336497" w:rsidP="000861CD">
            <w:pPr>
              <w:jc w:val="both"/>
            </w:pPr>
            <w:r>
              <w:t>3 MB</w:t>
            </w:r>
          </w:p>
        </w:tc>
      </w:tr>
      <w:tr w:rsidR="00336497" w14:paraId="03CEEC92" w14:textId="77777777" w:rsidTr="00336497">
        <w:tc>
          <w:tcPr>
            <w:tcW w:w="492" w:type="dxa"/>
            <w:tcBorders>
              <w:top w:val="single" w:sz="4" w:space="0" w:color="auto"/>
              <w:left w:val="single" w:sz="4" w:space="0" w:color="auto"/>
              <w:bottom w:val="single" w:sz="4" w:space="0" w:color="auto"/>
              <w:right w:val="single" w:sz="4" w:space="0" w:color="auto"/>
            </w:tcBorders>
          </w:tcPr>
          <w:p w14:paraId="6D0DFE56" w14:textId="77777777" w:rsidR="00336497" w:rsidRDefault="00336497" w:rsidP="000861CD">
            <w:pPr>
              <w:jc w:val="both"/>
            </w:pPr>
            <w:bookmarkStart w:id="116" w:name="_Hlk169195118"/>
            <w:r>
              <w:t>5</w:t>
            </w:r>
          </w:p>
        </w:tc>
        <w:tc>
          <w:tcPr>
            <w:tcW w:w="1579" w:type="dxa"/>
            <w:tcBorders>
              <w:top w:val="single" w:sz="4" w:space="0" w:color="auto"/>
              <w:left w:val="single" w:sz="4" w:space="0" w:color="auto"/>
              <w:bottom w:val="single" w:sz="4" w:space="0" w:color="auto"/>
              <w:right w:val="single" w:sz="4" w:space="0" w:color="auto"/>
            </w:tcBorders>
          </w:tcPr>
          <w:p w14:paraId="4CE311FE" w14:textId="77777777" w:rsidR="00336497" w:rsidRDefault="00336497" w:rsidP="000861CD">
            <w:pPr>
              <w:jc w:val="both"/>
            </w:pPr>
            <w:r>
              <w:t>Bank Statement</w:t>
            </w:r>
          </w:p>
        </w:tc>
        <w:tc>
          <w:tcPr>
            <w:tcW w:w="1532" w:type="dxa"/>
            <w:tcBorders>
              <w:top w:val="single" w:sz="4" w:space="0" w:color="auto"/>
              <w:left w:val="single" w:sz="4" w:space="0" w:color="auto"/>
              <w:bottom w:val="single" w:sz="4" w:space="0" w:color="auto"/>
              <w:right w:val="single" w:sz="4" w:space="0" w:color="auto"/>
            </w:tcBorders>
          </w:tcPr>
          <w:p w14:paraId="3E3614B7" w14:textId="77777777" w:rsidR="00336497" w:rsidRDefault="00336497" w:rsidP="000861CD">
            <w:pPr>
              <w:jc w:val="both"/>
            </w:pPr>
            <w:r>
              <w:t>Non-mandatory</w:t>
            </w:r>
          </w:p>
        </w:tc>
        <w:tc>
          <w:tcPr>
            <w:tcW w:w="1802" w:type="dxa"/>
            <w:tcBorders>
              <w:top w:val="single" w:sz="4" w:space="0" w:color="auto"/>
              <w:left w:val="single" w:sz="4" w:space="0" w:color="auto"/>
              <w:bottom w:val="single" w:sz="4" w:space="0" w:color="auto"/>
              <w:right w:val="single" w:sz="4" w:space="0" w:color="auto"/>
            </w:tcBorders>
          </w:tcPr>
          <w:p w14:paraId="3BC58959" w14:textId="77777777" w:rsidR="00336497" w:rsidRDefault="00336497" w:rsidP="000861CD">
            <w:pPr>
              <w:jc w:val="both"/>
            </w:pPr>
            <w:r>
              <w:t xml:space="preserve">Only if Income is manual input </w:t>
            </w:r>
          </w:p>
        </w:tc>
        <w:tc>
          <w:tcPr>
            <w:tcW w:w="1583" w:type="dxa"/>
            <w:tcBorders>
              <w:top w:val="single" w:sz="4" w:space="0" w:color="auto"/>
              <w:left w:val="single" w:sz="4" w:space="0" w:color="auto"/>
              <w:bottom w:val="single" w:sz="4" w:space="0" w:color="auto"/>
              <w:right w:val="single" w:sz="4" w:space="0" w:color="auto"/>
            </w:tcBorders>
          </w:tcPr>
          <w:p w14:paraId="2432DF25" w14:textId="77777777" w:rsidR="00336497" w:rsidRDefault="00336497" w:rsidP="000861CD">
            <w:pPr>
              <w:jc w:val="both"/>
            </w:pPr>
            <w:r>
              <w:t>Pdf</w:t>
            </w:r>
          </w:p>
        </w:tc>
        <w:tc>
          <w:tcPr>
            <w:tcW w:w="1523" w:type="dxa"/>
            <w:tcBorders>
              <w:top w:val="single" w:sz="4" w:space="0" w:color="auto"/>
              <w:left w:val="single" w:sz="4" w:space="0" w:color="auto"/>
              <w:bottom w:val="single" w:sz="4" w:space="0" w:color="auto"/>
              <w:right w:val="single" w:sz="4" w:space="0" w:color="auto"/>
            </w:tcBorders>
          </w:tcPr>
          <w:p w14:paraId="4EA750AD" w14:textId="77777777" w:rsidR="00336497" w:rsidRDefault="00336497" w:rsidP="000861CD">
            <w:pPr>
              <w:jc w:val="both"/>
            </w:pPr>
            <w:r>
              <w:t>3 Mb</w:t>
            </w:r>
          </w:p>
        </w:tc>
      </w:tr>
      <w:bookmarkEnd w:id="113"/>
      <w:bookmarkEnd w:id="115"/>
      <w:bookmarkEnd w:id="116"/>
    </w:tbl>
    <w:p w14:paraId="7DC3FC62" w14:textId="77777777" w:rsidR="00336497" w:rsidRDefault="00336497" w:rsidP="00CA6DD2">
      <w:pPr>
        <w:rPr>
          <w:lang w:eastAsia="en-IN"/>
        </w:rPr>
      </w:pPr>
    </w:p>
    <w:p w14:paraId="451F7D3A" w14:textId="77777777" w:rsidR="00336497" w:rsidRDefault="00336497" w:rsidP="00CA6DD2">
      <w:pPr>
        <w:rPr>
          <w:lang w:eastAsia="en-IN"/>
        </w:rPr>
      </w:pPr>
    </w:p>
    <w:p w14:paraId="1EC5B5B2" w14:textId="43783825" w:rsidR="00336497" w:rsidRDefault="00336497" w:rsidP="00CA6DD2">
      <w:pPr>
        <w:rPr>
          <w:lang w:eastAsia="en-IN"/>
        </w:rPr>
      </w:pPr>
      <w:r>
        <w:rPr>
          <w:lang w:eastAsia="en-IN"/>
        </w:rPr>
        <w:t>List of Documents for Re</w:t>
      </w:r>
      <w:r w:rsidR="00A77A89">
        <w:rPr>
          <w:lang w:eastAsia="en-IN"/>
        </w:rPr>
        <w:t>finance</w:t>
      </w:r>
    </w:p>
    <w:tbl>
      <w:tblPr>
        <w:tblStyle w:val="TableGrid"/>
        <w:tblW w:w="9736" w:type="dxa"/>
        <w:tblInd w:w="505" w:type="dxa"/>
        <w:tblLook w:val="04A0" w:firstRow="1" w:lastRow="0" w:firstColumn="1" w:lastColumn="0" w:noHBand="0" w:noVBand="1"/>
      </w:tblPr>
      <w:tblGrid>
        <w:gridCol w:w="559"/>
        <w:gridCol w:w="2476"/>
        <w:gridCol w:w="1923"/>
        <w:gridCol w:w="1725"/>
        <w:gridCol w:w="1540"/>
        <w:gridCol w:w="1513"/>
      </w:tblGrid>
      <w:tr w:rsidR="00A77A89" w14:paraId="00044F51" w14:textId="77777777" w:rsidTr="004C3B64">
        <w:tc>
          <w:tcPr>
            <w:tcW w:w="559" w:type="dxa"/>
            <w:tcBorders>
              <w:top w:val="single" w:sz="4" w:space="0" w:color="auto"/>
              <w:left w:val="single" w:sz="4" w:space="0" w:color="auto"/>
              <w:bottom w:val="single" w:sz="4" w:space="0" w:color="auto"/>
              <w:right w:val="single" w:sz="4" w:space="0" w:color="auto"/>
            </w:tcBorders>
            <w:hideMark/>
          </w:tcPr>
          <w:p w14:paraId="433FE1AC" w14:textId="77777777" w:rsidR="00A77A89" w:rsidRDefault="00A77A89" w:rsidP="000861CD">
            <w:pPr>
              <w:jc w:val="both"/>
              <w:rPr>
                <w:b/>
                <w:bCs/>
              </w:rPr>
            </w:pPr>
            <w:bookmarkStart w:id="117" w:name="OLE_LINK199"/>
            <w:bookmarkStart w:id="118" w:name="_Hlk168311136"/>
            <w:r>
              <w:rPr>
                <w:b/>
                <w:bCs/>
              </w:rPr>
              <w:t>SN</w:t>
            </w:r>
          </w:p>
        </w:tc>
        <w:tc>
          <w:tcPr>
            <w:tcW w:w="2476" w:type="dxa"/>
            <w:tcBorders>
              <w:top w:val="single" w:sz="4" w:space="0" w:color="auto"/>
              <w:left w:val="single" w:sz="4" w:space="0" w:color="auto"/>
              <w:bottom w:val="single" w:sz="4" w:space="0" w:color="auto"/>
              <w:right w:val="single" w:sz="4" w:space="0" w:color="auto"/>
            </w:tcBorders>
            <w:hideMark/>
          </w:tcPr>
          <w:p w14:paraId="04C15024" w14:textId="77777777" w:rsidR="00A77A89" w:rsidRDefault="00A77A89" w:rsidP="000861CD">
            <w:pPr>
              <w:jc w:val="both"/>
              <w:rPr>
                <w:b/>
                <w:bCs/>
              </w:rPr>
            </w:pPr>
            <w:r>
              <w:rPr>
                <w:b/>
                <w:bCs/>
              </w:rPr>
              <w:t>List of Documents</w:t>
            </w:r>
          </w:p>
        </w:tc>
        <w:tc>
          <w:tcPr>
            <w:tcW w:w="1923" w:type="dxa"/>
            <w:tcBorders>
              <w:top w:val="single" w:sz="4" w:space="0" w:color="auto"/>
              <w:left w:val="single" w:sz="4" w:space="0" w:color="auto"/>
              <w:bottom w:val="single" w:sz="4" w:space="0" w:color="auto"/>
              <w:right w:val="single" w:sz="4" w:space="0" w:color="auto"/>
            </w:tcBorders>
            <w:hideMark/>
          </w:tcPr>
          <w:p w14:paraId="072C2197" w14:textId="77777777" w:rsidR="00A77A89" w:rsidRDefault="00A77A89" w:rsidP="000861CD">
            <w:pPr>
              <w:jc w:val="both"/>
              <w:rPr>
                <w:b/>
                <w:bCs/>
              </w:rPr>
            </w:pPr>
            <w:r>
              <w:rPr>
                <w:b/>
                <w:bCs/>
              </w:rPr>
              <w:t>Mandatory non-mandatory</w:t>
            </w:r>
          </w:p>
        </w:tc>
        <w:tc>
          <w:tcPr>
            <w:tcW w:w="1725" w:type="dxa"/>
            <w:tcBorders>
              <w:top w:val="single" w:sz="4" w:space="0" w:color="auto"/>
              <w:left w:val="single" w:sz="4" w:space="0" w:color="auto"/>
              <w:bottom w:val="single" w:sz="4" w:space="0" w:color="auto"/>
              <w:right w:val="single" w:sz="4" w:space="0" w:color="auto"/>
            </w:tcBorders>
            <w:hideMark/>
          </w:tcPr>
          <w:p w14:paraId="43114D49" w14:textId="77777777" w:rsidR="00A77A89" w:rsidRDefault="00A77A89" w:rsidP="000861CD">
            <w:pPr>
              <w:jc w:val="both"/>
              <w:rPr>
                <w:b/>
                <w:bCs/>
              </w:rPr>
            </w:pPr>
            <w:r>
              <w:rPr>
                <w:b/>
                <w:bCs/>
              </w:rPr>
              <w:t>Condition</w:t>
            </w:r>
          </w:p>
        </w:tc>
        <w:tc>
          <w:tcPr>
            <w:tcW w:w="1540" w:type="dxa"/>
            <w:tcBorders>
              <w:top w:val="single" w:sz="4" w:space="0" w:color="auto"/>
              <w:left w:val="single" w:sz="4" w:space="0" w:color="auto"/>
              <w:bottom w:val="single" w:sz="4" w:space="0" w:color="auto"/>
              <w:right w:val="single" w:sz="4" w:space="0" w:color="auto"/>
            </w:tcBorders>
            <w:hideMark/>
          </w:tcPr>
          <w:p w14:paraId="09CEC28A" w14:textId="77777777" w:rsidR="00A77A89" w:rsidRDefault="00A77A89" w:rsidP="000861CD">
            <w:pPr>
              <w:jc w:val="both"/>
              <w:rPr>
                <w:b/>
                <w:bCs/>
              </w:rPr>
            </w:pPr>
            <w:r>
              <w:rPr>
                <w:b/>
                <w:bCs/>
              </w:rPr>
              <w:t>Format accepted</w:t>
            </w:r>
          </w:p>
        </w:tc>
        <w:tc>
          <w:tcPr>
            <w:tcW w:w="1513" w:type="dxa"/>
            <w:tcBorders>
              <w:top w:val="single" w:sz="4" w:space="0" w:color="auto"/>
              <w:left w:val="single" w:sz="4" w:space="0" w:color="auto"/>
              <w:bottom w:val="single" w:sz="4" w:space="0" w:color="auto"/>
              <w:right w:val="single" w:sz="4" w:space="0" w:color="auto"/>
            </w:tcBorders>
            <w:hideMark/>
          </w:tcPr>
          <w:p w14:paraId="5C09D384" w14:textId="77777777" w:rsidR="00A77A89" w:rsidRDefault="00A77A89" w:rsidP="000861CD">
            <w:pPr>
              <w:jc w:val="both"/>
              <w:rPr>
                <w:b/>
                <w:bCs/>
              </w:rPr>
            </w:pPr>
            <w:r>
              <w:rPr>
                <w:b/>
                <w:bCs/>
              </w:rPr>
              <w:t xml:space="preserve">Size limit </w:t>
            </w:r>
          </w:p>
        </w:tc>
        <w:bookmarkEnd w:id="117"/>
      </w:tr>
      <w:bookmarkEnd w:id="118"/>
      <w:tr w:rsidR="00A77A89" w14:paraId="61D032A1" w14:textId="77777777" w:rsidTr="004C3B64">
        <w:tc>
          <w:tcPr>
            <w:tcW w:w="559" w:type="dxa"/>
            <w:tcBorders>
              <w:top w:val="single" w:sz="4" w:space="0" w:color="auto"/>
              <w:left w:val="single" w:sz="4" w:space="0" w:color="auto"/>
              <w:bottom w:val="single" w:sz="4" w:space="0" w:color="auto"/>
              <w:right w:val="single" w:sz="4" w:space="0" w:color="auto"/>
            </w:tcBorders>
            <w:hideMark/>
          </w:tcPr>
          <w:p w14:paraId="40637A2B" w14:textId="77777777" w:rsidR="00A77A89" w:rsidRDefault="00A77A89" w:rsidP="000861CD">
            <w:pPr>
              <w:jc w:val="both"/>
            </w:pPr>
            <w:r>
              <w:t>1</w:t>
            </w:r>
          </w:p>
        </w:tc>
        <w:tc>
          <w:tcPr>
            <w:tcW w:w="2476" w:type="dxa"/>
            <w:tcBorders>
              <w:top w:val="single" w:sz="4" w:space="0" w:color="auto"/>
              <w:left w:val="single" w:sz="4" w:space="0" w:color="auto"/>
              <w:bottom w:val="single" w:sz="4" w:space="0" w:color="auto"/>
              <w:right w:val="single" w:sz="4" w:space="0" w:color="auto"/>
            </w:tcBorders>
            <w:hideMark/>
          </w:tcPr>
          <w:p w14:paraId="43528FC0" w14:textId="77777777" w:rsidR="00A77A89" w:rsidRDefault="00A77A89" w:rsidP="000861CD">
            <w:pPr>
              <w:jc w:val="both"/>
            </w:pPr>
            <w:r>
              <w:t>Application Form</w:t>
            </w:r>
          </w:p>
        </w:tc>
        <w:tc>
          <w:tcPr>
            <w:tcW w:w="1923" w:type="dxa"/>
            <w:tcBorders>
              <w:top w:val="single" w:sz="4" w:space="0" w:color="auto"/>
              <w:left w:val="single" w:sz="4" w:space="0" w:color="auto"/>
              <w:bottom w:val="single" w:sz="4" w:space="0" w:color="auto"/>
              <w:right w:val="single" w:sz="4" w:space="0" w:color="auto"/>
            </w:tcBorders>
            <w:hideMark/>
          </w:tcPr>
          <w:p w14:paraId="51618F11" w14:textId="77777777" w:rsidR="00A77A89" w:rsidRDefault="00A77A89" w:rsidP="000861CD">
            <w:pPr>
              <w:jc w:val="both"/>
            </w:pPr>
            <w:r>
              <w:t xml:space="preserve">Non- mandatory </w:t>
            </w:r>
          </w:p>
        </w:tc>
        <w:tc>
          <w:tcPr>
            <w:tcW w:w="1725" w:type="dxa"/>
            <w:tcBorders>
              <w:top w:val="single" w:sz="4" w:space="0" w:color="auto"/>
              <w:left w:val="single" w:sz="4" w:space="0" w:color="auto"/>
              <w:bottom w:val="single" w:sz="4" w:space="0" w:color="auto"/>
              <w:right w:val="single" w:sz="4" w:space="0" w:color="auto"/>
            </w:tcBorders>
            <w:hideMark/>
          </w:tcPr>
          <w:p w14:paraId="26BA629C" w14:textId="77777777" w:rsidR="00A77A89" w:rsidRDefault="00A77A89" w:rsidP="000861CD">
            <w:pPr>
              <w:jc w:val="both"/>
            </w:pPr>
            <w:r>
              <w:t xml:space="preserve">Not required for mobile application </w:t>
            </w:r>
          </w:p>
        </w:tc>
        <w:tc>
          <w:tcPr>
            <w:tcW w:w="1540" w:type="dxa"/>
            <w:tcBorders>
              <w:top w:val="single" w:sz="4" w:space="0" w:color="auto"/>
              <w:left w:val="single" w:sz="4" w:space="0" w:color="auto"/>
              <w:bottom w:val="single" w:sz="4" w:space="0" w:color="auto"/>
              <w:right w:val="single" w:sz="4" w:space="0" w:color="auto"/>
            </w:tcBorders>
          </w:tcPr>
          <w:p w14:paraId="5765AF92" w14:textId="77777777" w:rsidR="00A77A89" w:rsidRDefault="00A77A89" w:rsidP="000861CD">
            <w:pPr>
              <w:jc w:val="both"/>
            </w:pPr>
            <w:r>
              <w:t>.doc/.docx/pdf</w:t>
            </w:r>
          </w:p>
        </w:tc>
        <w:tc>
          <w:tcPr>
            <w:tcW w:w="1513" w:type="dxa"/>
            <w:tcBorders>
              <w:top w:val="single" w:sz="4" w:space="0" w:color="auto"/>
              <w:left w:val="single" w:sz="4" w:space="0" w:color="auto"/>
              <w:bottom w:val="single" w:sz="4" w:space="0" w:color="auto"/>
              <w:right w:val="single" w:sz="4" w:space="0" w:color="auto"/>
            </w:tcBorders>
            <w:hideMark/>
          </w:tcPr>
          <w:p w14:paraId="730D5704" w14:textId="77777777" w:rsidR="00A77A89" w:rsidRDefault="00A77A89" w:rsidP="000861CD">
            <w:pPr>
              <w:jc w:val="both"/>
            </w:pPr>
            <w:r>
              <w:t>3 Mb</w:t>
            </w:r>
          </w:p>
        </w:tc>
      </w:tr>
      <w:tr w:rsidR="00A77A89" w14:paraId="719D1A43" w14:textId="77777777" w:rsidTr="004C3B64">
        <w:tc>
          <w:tcPr>
            <w:tcW w:w="559" w:type="dxa"/>
            <w:tcBorders>
              <w:top w:val="single" w:sz="4" w:space="0" w:color="auto"/>
              <w:left w:val="single" w:sz="4" w:space="0" w:color="auto"/>
              <w:bottom w:val="single" w:sz="4" w:space="0" w:color="auto"/>
              <w:right w:val="single" w:sz="4" w:space="0" w:color="auto"/>
            </w:tcBorders>
            <w:hideMark/>
          </w:tcPr>
          <w:p w14:paraId="0B334633" w14:textId="77777777" w:rsidR="00A77A89" w:rsidRDefault="00A77A89" w:rsidP="000861CD">
            <w:pPr>
              <w:jc w:val="both"/>
            </w:pPr>
            <w:r>
              <w:t>2</w:t>
            </w:r>
          </w:p>
        </w:tc>
        <w:tc>
          <w:tcPr>
            <w:tcW w:w="2476" w:type="dxa"/>
            <w:tcBorders>
              <w:top w:val="single" w:sz="4" w:space="0" w:color="auto"/>
              <w:left w:val="single" w:sz="4" w:space="0" w:color="auto"/>
              <w:bottom w:val="single" w:sz="4" w:space="0" w:color="auto"/>
              <w:right w:val="single" w:sz="4" w:space="0" w:color="auto"/>
            </w:tcBorders>
            <w:hideMark/>
          </w:tcPr>
          <w:p w14:paraId="4918C1BB" w14:textId="77777777" w:rsidR="00A77A89" w:rsidRDefault="00A77A89" w:rsidP="000861CD">
            <w:pPr>
              <w:jc w:val="both"/>
            </w:pPr>
            <w:r>
              <w:t xml:space="preserve">GOSI certificate </w:t>
            </w:r>
          </w:p>
        </w:tc>
        <w:tc>
          <w:tcPr>
            <w:tcW w:w="1923" w:type="dxa"/>
            <w:tcBorders>
              <w:top w:val="single" w:sz="4" w:space="0" w:color="auto"/>
              <w:left w:val="single" w:sz="4" w:space="0" w:color="auto"/>
              <w:bottom w:val="single" w:sz="4" w:space="0" w:color="auto"/>
              <w:right w:val="single" w:sz="4" w:space="0" w:color="auto"/>
            </w:tcBorders>
            <w:hideMark/>
          </w:tcPr>
          <w:p w14:paraId="55CD0D68" w14:textId="77777777" w:rsidR="00A77A89" w:rsidRDefault="00A77A89" w:rsidP="000861CD">
            <w:pPr>
              <w:jc w:val="both"/>
            </w:pPr>
            <w:r>
              <w:t xml:space="preserve">Non- mandatory </w:t>
            </w:r>
          </w:p>
        </w:tc>
        <w:tc>
          <w:tcPr>
            <w:tcW w:w="1725" w:type="dxa"/>
            <w:tcBorders>
              <w:top w:val="single" w:sz="4" w:space="0" w:color="auto"/>
              <w:left w:val="single" w:sz="4" w:space="0" w:color="auto"/>
              <w:bottom w:val="single" w:sz="4" w:space="0" w:color="auto"/>
              <w:right w:val="single" w:sz="4" w:space="0" w:color="auto"/>
            </w:tcBorders>
            <w:hideMark/>
          </w:tcPr>
          <w:p w14:paraId="36882CE4" w14:textId="77777777" w:rsidR="00A77A89" w:rsidRDefault="00A77A89" w:rsidP="000861CD">
            <w:pPr>
              <w:jc w:val="both"/>
            </w:pPr>
            <w:r>
              <w:t xml:space="preserve">In case income not retrieved from GOSI/DAKHLI and customer is asked to feed </w:t>
            </w:r>
            <w:r>
              <w:lastRenderedPageBreak/>
              <w:t>income manually.</w:t>
            </w:r>
          </w:p>
        </w:tc>
        <w:tc>
          <w:tcPr>
            <w:tcW w:w="1540" w:type="dxa"/>
            <w:tcBorders>
              <w:top w:val="single" w:sz="4" w:space="0" w:color="auto"/>
              <w:left w:val="single" w:sz="4" w:space="0" w:color="auto"/>
              <w:bottom w:val="single" w:sz="4" w:space="0" w:color="auto"/>
              <w:right w:val="single" w:sz="4" w:space="0" w:color="auto"/>
            </w:tcBorders>
          </w:tcPr>
          <w:p w14:paraId="212F0610" w14:textId="77777777" w:rsidR="00A77A89" w:rsidRDefault="00A77A89" w:rsidP="000861CD">
            <w:pPr>
              <w:jc w:val="both"/>
            </w:pPr>
            <w:r>
              <w:lastRenderedPageBreak/>
              <w:t>Pdf</w:t>
            </w:r>
          </w:p>
        </w:tc>
        <w:tc>
          <w:tcPr>
            <w:tcW w:w="1513" w:type="dxa"/>
            <w:tcBorders>
              <w:top w:val="single" w:sz="4" w:space="0" w:color="auto"/>
              <w:left w:val="single" w:sz="4" w:space="0" w:color="auto"/>
              <w:bottom w:val="single" w:sz="4" w:space="0" w:color="auto"/>
              <w:right w:val="single" w:sz="4" w:space="0" w:color="auto"/>
            </w:tcBorders>
            <w:hideMark/>
          </w:tcPr>
          <w:p w14:paraId="2408687C" w14:textId="77777777" w:rsidR="00A77A89" w:rsidRDefault="00A77A89" w:rsidP="000861CD">
            <w:pPr>
              <w:jc w:val="both"/>
            </w:pPr>
            <w:r>
              <w:t>3 Mb</w:t>
            </w:r>
          </w:p>
        </w:tc>
      </w:tr>
      <w:tr w:rsidR="00A77A89" w14:paraId="017A52D0" w14:textId="77777777" w:rsidTr="004C3B64">
        <w:tc>
          <w:tcPr>
            <w:tcW w:w="559" w:type="dxa"/>
            <w:tcBorders>
              <w:top w:val="single" w:sz="4" w:space="0" w:color="auto"/>
              <w:left w:val="single" w:sz="4" w:space="0" w:color="auto"/>
              <w:bottom w:val="single" w:sz="4" w:space="0" w:color="auto"/>
              <w:right w:val="single" w:sz="4" w:space="0" w:color="auto"/>
            </w:tcBorders>
            <w:hideMark/>
          </w:tcPr>
          <w:p w14:paraId="3305658A" w14:textId="77777777" w:rsidR="00A77A89" w:rsidRDefault="00A77A89" w:rsidP="000861CD">
            <w:pPr>
              <w:jc w:val="both"/>
            </w:pPr>
            <w:r>
              <w:t>3</w:t>
            </w:r>
          </w:p>
        </w:tc>
        <w:tc>
          <w:tcPr>
            <w:tcW w:w="2476" w:type="dxa"/>
            <w:tcBorders>
              <w:top w:val="single" w:sz="4" w:space="0" w:color="auto"/>
              <w:left w:val="single" w:sz="4" w:space="0" w:color="auto"/>
              <w:bottom w:val="single" w:sz="4" w:space="0" w:color="auto"/>
              <w:right w:val="single" w:sz="4" w:space="0" w:color="auto"/>
            </w:tcBorders>
            <w:hideMark/>
          </w:tcPr>
          <w:p w14:paraId="711539DE" w14:textId="77777777" w:rsidR="00A77A89" w:rsidRDefault="00A77A89" w:rsidP="000861CD">
            <w:pPr>
              <w:jc w:val="both"/>
            </w:pPr>
            <w:r>
              <w:t>IBAN Certificate**</w:t>
            </w:r>
          </w:p>
        </w:tc>
        <w:tc>
          <w:tcPr>
            <w:tcW w:w="1923" w:type="dxa"/>
            <w:tcBorders>
              <w:top w:val="single" w:sz="4" w:space="0" w:color="auto"/>
              <w:left w:val="single" w:sz="4" w:space="0" w:color="auto"/>
              <w:bottom w:val="single" w:sz="4" w:space="0" w:color="auto"/>
              <w:right w:val="single" w:sz="4" w:space="0" w:color="auto"/>
            </w:tcBorders>
            <w:hideMark/>
          </w:tcPr>
          <w:p w14:paraId="5659F893" w14:textId="77777777" w:rsidR="00A77A89" w:rsidRDefault="00A77A89" w:rsidP="000861CD">
            <w:pPr>
              <w:jc w:val="both"/>
            </w:pPr>
            <w:r>
              <w:t xml:space="preserve">Mandatory </w:t>
            </w:r>
          </w:p>
        </w:tc>
        <w:tc>
          <w:tcPr>
            <w:tcW w:w="1725" w:type="dxa"/>
            <w:tcBorders>
              <w:top w:val="single" w:sz="4" w:space="0" w:color="auto"/>
              <w:left w:val="single" w:sz="4" w:space="0" w:color="auto"/>
              <w:bottom w:val="single" w:sz="4" w:space="0" w:color="auto"/>
              <w:right w:val="single" w:sz="4" w:space="0" w:color="auto"/>
            </w:tcBorders>
            <w:hideMark/>
          </w:tcPr>
          <w:p w14:paraId="54A21437" w14:textId="77777777" w:rsidR="00A77A89" w:rsidRDefault="00A77A89" w:rsidP="000861CD">
            <w:pPr>
              <w:jc w:val="both"/>
            </w:pPr>
            <w:r>
              <w:t>Must uploaded only when IBAN verification fails (</w:t>
            </w:r>
            <w:r>
              <w:rPr>
                <w:i/>
                <w:iCs/>
              </w:rPr>
              <w:t>refer BRD 04.41</w:t>
            </w:r>
            <w:r>
              <w:t>)</w:t>
            </w:r>
          </w:p>
        </w:tc>
        <w:tc>
          <w:tcPr>
            <w:tcW w:w="1540" w:type="dxa"/>
            <w:tcBorders>
              <w:top w:val="single" w:sz="4" w:space="0" w:color="auto"/>
              <w:left w:val="single" w:sz="4" w:space="0" w:color="auto"/>
              <w:bottom w:val="single" w:sz="4" w:space="0" w:color="auto"/>
              <w:right w:val="single" w:sz="4" w:space="0" w:color="auto"/>
            </w:tcBorders>
          </w:tcPr>
          <w:p w14:paraId="68EE62A3" w14:textId="77777777" w:rsidR="00A77A89" w:rsidRDefault="00A77A89" w:rsidP="000861CD">
            <w:pPr>
              <w:jc w:val="both"/>
            </w:pPr>
            <w:r>
              <w:t>Pdf/png</w:t>
            </w:r>
          </w:p>
        </w:tc>
        <w:tc>
          <w:tcPr>
            <w:tcW w:w="1513" w:type="dxa"/>
            <w:tcBorders>
              <w:top w:val="single" w:sz="4" w:space="0" w:color="auto"/>
              <w:left w:val="single" w:sz="4" w:space="0" w:color="auto"/>
              <w:bottom w:val="single" w:sz="4" w:space="0" w:color="auto"/>
              <w:right w:val="single" w:sz="4" w:space="0" w:color="auto"/>
            </w:tcBorders>
            <w:hideMark/>
          </w:tcPr>
          <w:p w14:paraId="1C4AED32" w14:textId="77777777" w:rsidR="00A77A89" w:rsidRDefault="00A77A89" w:rsidP="000861CD">
            <w:pPr>
              <w:jc w:val="both"/>
            </w:pPr>
            <w:r>
              <w:t>3 Mb</w:t>
            </w:r>
          </w:p>
        </w:tc>
      </w:tr>
      <w:tr w:rsidR="00A77A89" w14:paraId="37CE40EF" w14:textId="77777777" w:rsidTr="004C3B64">
        <w:tc>
          <w:tcPr>
            <w:tcW w:w="559" w:type="dxa"/>
            <w:tcBorders>
              <w:top w:val="single" w:sz="4" w:space="0" w:color="auto"/>
              <w:left w:val="single" w:sz="4" w:space="0" w:color="auto"/>
              <w:bottom w:val="single" w:sz="4" w:space="0" w:color="auto"/>
              <w:right w:val="single" w:sz="4" w:space="0" w:color="auto"/>
            </w:tcBorders>
            <w:hideMark/>
          </w:tcPr>
          <w:p w14:paraId="4CC79927" w14:textId="77777777" w:rsidR="00A77A89" w:rsidRDefault="00A77A89" w:rsidP="000861CD">
            <w:pPr>
              <w:jc w:val="both"/>
            </w:pPr>
            <w:r>
              <w:t>4</w:t>
            </w:r>
          </w:p>
        </w:tc>
        <w:tc>
          <w:tcPr>
            <w:tcW w:w="2476" w:type="dxa"/>
            <w:tcBorders>
              <w:top w:val="single" w:sz="4" w:space="0" w:color="auto"/>
              <w:left w:val="single" w:sz="4" w:space="0" w:color="auto"/>
              <w:bottom w:val="single" w:sz="4" w:space="0" w:color="auto"/>
              <w:right w:val="single" w:sz="4" w:space="0" w:color="auto"/>
            </w:tcBorders>
            <w:hideMark/>
          </w:tcPr>
          <w:p w14:paraId="204B51BA" w14:textId="77777777" w:rsidR="00A77A89" w:rsidRDefault="00A77A89" w:rsidP="000861CD">
            <w:pPr>
              <w:jc w:val="both"/>
            </w:pPr>
            <w:r>
              <w:t xml:space="preserve">Income certificate / Wage certificate </w:t>
            </w:r>
          </w:p>
        </w:tc>
        <w:tc>
          <w:tcPr>
            <w:tcW w:w="1923" w:type="dxa"/>
            <w:tcBorders>
              <w:top w:val="single" w:sz="4" w:space="0" w:color="auto"/>
              <w:left w:val="single" w:sz="4" w:space="0" w:color="auto"/>
              <w:bottom w:val="single" w:sz="4" w:space="0" w:color="auto"/>
              <w:right w:val="single" w:sz="4" w:space="0" w:color="auto"/>
            </w:tcBorders>
            <w:hideMark/>
          </w:tcPr>
          <w:p w14:paraId="048B025F" w14:textId="77777777" w:rsidR="00A77A89" w:rsidRDefault="00A77A89" w:rsidP="000861CD">
            <w:pPr>
              <w:jc w:val="both"/>
            </w:pPr>
            <w:r>
              <w:t xml:space="preserve">Non-mandatory </w:t>
            </w:r>
          </w:p>
        </w:tc>
        <w:tc>
          <w:tcPr>
            <w:tcW w:w="1725" w:type="dxa"/>
            <w:tcBorders>
              <w:top w:val="single" w:sz="4" w:space="0" w:color="auto"/>
              <w:left w:val="single" w:sz="4" w:space="0" w:color="auto"/>
              <w:bottom w:val="single" w:sz="4" w:space="0" w:color="auto"/>
              <w:right w:val="single" w:sz="4" w:space="0" w:color="auto"/>
            </w:tcBorders>
            <w:hideMark/>
          </w:tcPr>
          <w:p w14:paraId="63E6BA05" w14:textId="77777777" w:rsidR="00A77A89" w:rsidRDefault="00A77A89" w:rsidP="000861CD">
            <w:pPr>
              <w:jc w:val="both"/>
            </w:pPr>
            <w:r>
              <w:t xml:space="preserve">Only if the monthly income retrieved from trusted source is &lt; 3K SAR OR monthly income not received from trusted source </w:t>
            </w:r>
          </w:p>
        </w:tc>
        <w:tc>
          <w:tcPr>
            <w:tcW w:w="1540" w:type="dxa"/>
            <w:tcBorders>
              <w:top w:val="single" w:sz="4" w:space="0" w:color="auto"/>
              <w:left w:val="single" w:sz="4" w:space="0" w:color="auto"/>
              <w:bottom w:val="single" w:sz="4" w:space="0" w:color="auto"/>
              <w:right w:val="single" w:sz="4" w:space="0" w:color="auto"/>
            </w:tcBorders>
          </w:tcPr>
          <w:p w14:paraId="257B44E9" w14:textId="77777777" w:rsidR="00A77A89" w:rsidRDefault="00A77A89" w:rsidP="000861CD">
            <w:pPr>
              <w:jc w:val="both"/>
            </w:pPr>
            <w:r>
              <w:t>Pdf/Png</w:t>
            </w:r>
          </w:p>
        </w:tc>
        <w:tc>
          <w:tcPr>
            <w:tcW w:w="1513" w:type="dxa"/>
            <w:tcBorders>
              <w:top w:val="single" w:sz="4" w:space="0" w:color="auto"/>
              <w:left w:val="single" w:sz="4" w:space="0" w:color="auto"/>
              <w:bottom w:val="single" w:sz="4" w:space="0" w:color="auto"/>
              <w:right w:val="single" w:sz="4" w:space="0" w:color="auto"/>
            </w:tcBorders>
            <w:hideMark/>
          </w:tcPr>
          <w:p w14:paraId="050F5220" w14:textId="77777777" w:rsidR="00A77A89" w:rsidRDefault="00A77A89" w:rsidP="000861CD">
            <w:pPr>
              <w:jc w:val="both"/>
            </w:pPr>
            <w:r>
              <w:t>3 Mb</w:t>
            </w:r>
          </w:p>
        </w:tc>
      </w:tr>
      <w:tr w:rsidR="00A77A89" w14:paraId="57C171DD" w14:textId="77777777" w:rsidTr="004C3B64">
        <w:tc>
          <w:tcPr>
            <w:tcW w:w="559" w:type="dxa"/>
            <w:tcBorders>
              <w:top w:val="single" w:sz="4" w:space="0" w:color="auto"/>
              <w:left w:val="single" w:sz="4" w:space="0" w:color="auto"/>
              <w:bottom w:val="single" w:sz="4" w:space="0" w:color="auto"/>
              <w:right w:val="single" w:sz="4" w:space="0" w:color="auto"/>
            </w:tcBorders>
          </w:tcPr>
          <w:p w14:paraId="7E9DEA36" w14:textId="77777777" w:rsidR="00A77A89" w:rsidRDefault="00A77A89" w:rsidP="000861CD">
            <w:pPr>
              <w:jc w:val="both"/>
            </w:pPr>
            <w:r>
              <w:t>5</w:t>
            </w:r>
          </w:p>
        </w:tc>
        <w:tc>
          <w:tcPr>
            <w:tcW w:w="2476" w:type="dxa"/>
            <w:tcBorders>
              <w:top w:val="single" w:sz="4" w:space="0" w:color="auto"/>
              <w:left w:val="single" w:sz="4" w:space="0" w:color="auto"/>
              <w:bottom w:val="single" w:sz="4" w:space="0" w:color="auto"/>
              <w:right w:val="single" w:sz="4" w:space="0" w:color="auto"/>
            </w:tcBorders>
          </w:tcPr>
          <w:p w14:paraId="0B2F0E36" w14:textId="77777777" w:rsidR="00A77A89" w:rsidRDefault="00A77A89" w:rsidP="000861CD">
            <w:pPr>
              <w:jc w:val="both"/>
            </w:pPr>
            <w:r>
              <w:t>Bank Statement</w:t>
            </w:r>
          </w:p>
        </w:tc>
        <w:tc>
          <w:tcPr>
            <w:tcW w:w="1923" w:type="dxa"/>
            <w:tcBorders>
              <w:top w:val="single" w:sz="4" w:space="0" w:color="auto"/>
              <w:left w:val="single" w:sz="4" w:space="0" w:color="auto"/>
              <w:bottom w:val="single" w:sz="4" w:space="0" w:color="auto"/>
              <w:right w:val="single" w:sz="4" w:space="0" w:color="auto"/>
            </w:tcBorders>
          </w:tcPr>
          <w:p w14:paraId="2740D302" w14:textId="77777777" w:rsidR="00A77A89" w:rsidRDefault="00A77A89" w:rsidP="000861CD">
            <w:pPr>
              <w:jc w:val="both"/>
            </w:pPr>
            <w:r>
              <w:t>Non-mandatory</w:t>
            </w:r>
          </w:p>
        </w:tc>
        <w:tc>
          <w:tcPr>
            <w:tcW w:w="1725" w:type="dxa"/>
            <w:tcBorders>
              <w:top w:val="single" w:sz="4" w:space="0" w:color="auto"/>
              <w:left w:val="single" w:sz="4" w:space="0" w:color="auto"/>
              <w:bottom w:val="single" w:sz="4" w:space="0" w:color="auto"/>
              <w:right w:val="single" w:sz="4" w:space="0" w:color="auto"/>
            </w:tcBorders>
          </w:tcPr>
          <w:p w14:paraId="7CEBBFB3" w14:textId="77777777" w:rsidR="00A77A89" w:rsidRDefault="00A77A89" w:rsidP="000861CD">
            <w:pPr>
              <w:jc w:val="both"/>
            </w:pPr>
            <w:r>
              <w:t xml:space="preserve">Only if Income is manual input </w:t>
            </w:r>
          </w:p>
        </w:tc>
        <w:tc>
          <w:tcPr>
            <w:tcW w:w="1540" w:type="dxa"/>
            <w:tcBorders>
              <w:top w:val="single" w:sz="4" w:space="0" w:color="auto"/>
              <w:left w:val="single" w:sz="4" w:space="0" w:color="auto"/>
              <w:bottom w:val="single" w:sz="4" w:space="0" w:color="auto"/>
              <w:right w:val="single" w:sz="4" w:space="0" w:color="auto"/>
            </w:tcBorders>
          </w:tcPr>
          <w:p w14:paraId="7B263D45" w14:textId="77777777" w:rsidR="00A77A89" w:rsidRDefault="00A77A89" w:rsidP="000861CD">
            <w:pPr>
              <w:jc w:val="both"/>
            </w:pPr>
            <w:r>
              <w:t>pdf</w:t>
            </w:r>
          </w:p>
        </w:tc>
        <w:tc>
          <w:tcPr>
            <w:tcW w:w="1513" w:type="dxa"/>
            <w:tcBorders>
              <w:top w:val="single" w:sz="4" w:space="0" w:color="auto"/>
              <w:left w:val="single" w:sz="4" w:space="0" w:color="auto"/>
              <w:bottom w:val="single" w:sz="4" w:space="0" w:color="auto"/>
              <w:right w:val="single" w:sz="4" w:space="0" w:color="auto"/>
            </w:tcBorders>
          </w:tcPr>
          <w:p w14:paraId="05097B07" w14:textId="77777777" w:rsidR="00A77A89" w:rsidRDefault="00A77A89" w:rsidP="000861CD">
            <w:pPr>
              <w:jc w:val="both"/>
            </w:pPr>
            <w:r>
              <w:t xml:space="preserve">3 Mb </w:t>
            </w:r>
          </w:p>
        </w:tc>
      </w:tr>
    </w:tbl>
    <w:p w14:paraId="5A053A76" w14:textId="77777777" w:rsidR="004C3B64" w:rsidRDefault="004C3B64" w:rsidP="004C3B64">
      <w:pPr>
        <w:rPr>
          <w:lang w:eastAsia="en-IN"/>
        </w:rPr>
      </w:pPr>
    </w:p>
    <w:p w14:paraId="4EEB7173" w14:textId="2BC253BD" w:rsidR="004C3B64" w:rsidRDefault="004C3B64" w:rsidP="004C3B64">
      <w:pPr>
        <w:rPr>
          <w:lang w:eastAsia="en-IN"/>
        </w:rPr>
      </w:pPr>
      <w:r w:rsidRPr="004C3B64">
        <w:rPr>
          <w:lang w:eastAsia="en-IN"/>
        </w:rPr>
        <w:t>BRD02-34</w:t>
      </w:r>
      <w:r>
        <w:rPr>
          <w:lang w:eastAsia="en-IN"/>
        </w:rPr>
        <w:t xml:space="preserve">: Negative Employer Check to be maintain at Qarar Level. </w:t>
      </w:r>
    </w:p>
    <w:p w14:paraId="29265FC2" w14:textId="481A1098" w:rsidR="004C3B64" w:rsidRDefault="004C3B64" w:rsidP="004C3B64">
      <w:pPr>
        <w:rPr>
          <w:lang w:eastAsia="en-IN"/>
        </w:rPr>
      </w:pPr>
      <w:r w:rsidRPr="004C3B64">
        <w:rPr>
          <w:lang w:eastAsia="en-IN"/>
        </w:rPr>
        <w:t>BRD02-35</w:t>
      </w:r>
      <w:r>
        <w:rPr>
          <w:lang w:eastAsia="en-IN"/>
        </w:rPr>
        <w:t>: Notes Manager will be available in LOS for all the users, functionality can define at demo/ prototype sessions</w:t>
      </w:r>
      <w:r w:rsidRPr="004C3B64">
        <w:rPr>
          <w:lang w:eastAsia="en-IN"/>
        </w:rPr>
        <w:t xml:space="preserve"> </w:t>
      </w:r>
    </w:p>
    <w:p w14:paraId="36828964" w14:textId="38A15BEE" w:rsidR="004C3B64" w:rsidRDefault="004C3B64" w:rsidP="004C3B64">
      <w:pPr>
        <w:rPr>
          <w:lang w:eastAsia="en-IN"/>
        </w:rPr>
      </w:pPr>
      <w:r w:rsidRPr="004C3B64">
        <w:rPr>
          <w:lang w:eastAsia="en-IN"/>
        </w:rPr>
        <w:t>BRD02-36</w:t>
      </w:r>
      <w:r>
        <w:rPr>
          <w:lang w:eastAsia="en-IN"/>
        </w:rPr>
        <w:t>: Kindly refer Field list and if any request parameter for qarar will be required from any 3</w:t>
      </w:r>
      <w:r w:rsidRPr="004C3B64">
        <w:rPr>
          <w:vertAlign w:val="superscript"/>
          <w:lang w:eastAsia="en-IN"/>
        </w:rPr>
        <w:t>rd</w:t>
      </w:r>
      <w:r>
        <w:rPr>
          <w:lang w:eastAsia="en-IN"/>
        </w:rPr>
        <w:t xml:space="preserve"> party LOS will not move application forward.</w:t>
      </w:r>
    </w:p>
    <w:p w14:paraId="78F28E27" w14:textId="770FFC62" w:rsidR="004C3B64" w:rsidRDefault="004C3B64" w:rsidP="004C3B64">
      <w:pPr>
        <w:rPr>
          <w:lang w:eastAsia="en-IN"/>
        </w:rPr>
      </w:pPr>
      <w:r w:rsidRPr="004C3B64">
        <w:rPr>
          <w:lang w:eastAsia="en-IN"/>
        </w:rPr>
        <w:t>BRD02-37</w:t>
      </w:r>
      <w:r>
        <w:rPr>
          <w:lang w:eastAsia="en-IN"/>
        </w:rPr>
        <w:t>: OTP validation/ Mobile verification not at Application data entry, will de done at initiation level</w:t>
      </w:r>
    </w:p>
    <w:p w14:paraId="45B591A5" w14:textId="0B51FAB3" w:rsidR="004633AC" w:rsidRDefault="004C3B64" w:rsidP="00014170">
      <w:pPr>
        <w:rPr>
          <w:lang w:eastAsia="en-IN"/>
        </w:rPr>
      </w:pPr>
      <w:r w:rsidRPr="004C3B64">
        <w:rPr>
          <w:lang w:eastAsia="en-IN"/>
        </w:rPr>
        <w:t>BRD02-39</w:t>
      </w:r>
      <w:r>
        <w:rPr>
          <w:lang w:eastAsia="en-IN"/>
        </w:rPr>
        <w:t xml:space="preserve">: </w:t>
      </w:r>
      <w:r w:rsidR="00DC4463">
        <w:rPr>
          <w:lang w:eastAsia="en-IN"/>
        </w:rPr>
        <w:t>D</w:t>
      </w:r>
      <w:r>
        <w:rPr>
          <w:lang w:eastAsia="en-IN"/>
        </w:rPr>
        <w:t>ata entry and editable rights are already mentioned in field lis</w:t>
      </w:r>
      <w:r w:rsidR="00014170">
        <w:rPr>
          <w:lang w:eastAsia="en-IN"/>
        </w:rPr>
        <w:t>t</w:t>
      </w:r>
    </w:p>
    <w:p w14:paraId="71EE7A30" w14:textId="5140E016" w:rsidR="005A0BCD" w:rsidRDefault="005A0BCD" w:rsidP="00014170">
      <w:pPr>
        <w:rPr>
          <w:lang w:eastAsia="en-IN"/>
        </w:rPr>
      </w:pPr>
      <w:r>
        <w:rPr>
          <w:lang w:eastAsia="en-IN"/>
        </w:rPr>
        <w:t xml:space="preserve">BRD02-66: </w:t>
      </w:r>
      <w:r w:rsidRPr="005A0BCD">
        <w:rPr>
          <w:lang w:eastAsia="en-IN"/>
        </w:rPr>
        <w:t>System should have an ability to allow customer/user to edit the income field if net monthly income received from trusted source is less than 3K</w:t>
      </w:r>
    </w:p>
    <w:p w14:paraId="2790B66A" w14:textId="0FAE1B41" w:rsidR="005A0BCD" w:rsidRPr="00CB413F" w:rsidRDefault="005A0BCD" w:rsidP="005A0BCD">
      <w:pPr>
        <w:ind w:left="360"/>
        <w:rPr>
          <w:lang w:eastAsia="en-IN"/>
        </w:rPr>
      </w:pPr>
      <w:r w:rsidRPr="00CB413F">
        <w:rPr>
          <w:lang w:eastAsia="en-IN"/>
        </w:rPr>
        <w:t xml:space="preserve">If the net monthy income retrieved from any trusted source such as ARB service, DAKHLI, </w:t>
      </w:r>
      <w:r w:rsidR="009A46F7" w:rsidRPr="00CB413F">
        <w:rPr>
          <w:lang w:eastAsia="en-IN"/>
        </w:rPr>
        <w:t>TAKAMOL, GOSI</w:t>
      </w:r>
      <w:r w:rsidRPr="00CB413F">
        <w:rPr>
          <w:lang w:eastAsia="en-IN"/>
        </w:rPr>
        <w:t xml:space="preserve"> is less than 3000 SAR then the system should have an ability to allow customer/user to edit the monthly income field on mobile app / frontend LOS in branch. </w:t>
      </w:r>
    </w:p>
    <w:p w14:paraId="75B2C763" w14:textId="77777777" w:rsidR="005A0BCD" w:rsidRPr="00CB413F" w:rsidRDefault="005A0BCD" w:rsidP="005A0BCD">
      <w:pPr>
        <w:ind w:left="360"/>
        <w:rPr>
          <w:lang w:eastAsia="en-IN"/>
        </w:rPr>
      </w:pPr>
      <w:r w:rsidRPr="00CB413F">
        <w:rPr>
          <w:lang w:eastAsia="en-IN"/>
        </w:rPr>
        <w:t>In case the field is edited manually then LOS should have following configurations:</w:t>
      </w:r>
    </w:p>
    <w:p w14:paraId="58C034C0" w14:textId="77777777" w:rsidR="005A0BCD" w:rsidRDefault="005A0BCD" w:rsidP="000861CD">
      <w:pPr>
        <w:numPr>
          <w:ilvl w:val="0"/>
          <w:numId w:val="30"/>
        </w:numPr>
        <w:spacing w:before="120" w:after="120" w:line="240" w:lineRule="auto"/>
        <w:contextualSpacing/>
        <w:rPr>
          <w:lang w:eastAsia="en-IN"/>
        </w:rPr>
      </w:pPr>
      <w:r w:rsidRPr="00CB413F">
        <w:rPr>
          <w:lang w:eastAsia="en-IN"/>
        </w:rPr>
        <w:t xml:space="preserve">Additional income documents should be ask to be uploaded during Document Upload stage (refer </w:t>
      </w:r>
      <w:hyperlink r:id="rId25" w:anchor="_Use_cases_for_17" w:history="1">
        <w:r w:rsidRPr="005A0BCD">
          <w:rPr>
            <w:lang w:eastAsia="en-IN"/>
          </w:rPr>
          <w:t>BRD02-06</w:t>
        </w:r>
      </w:hyperlink>
      <w:r w:rsidRPr="00CB413F">
        <w:rPr>
          <w:lang w:eastAsia="en-IN"/>
        </w:rPr>
        <w:t>)</w:t>
      </w:r>
    </w:p>
    <w:p w14:paraId="0E387943" w14:textId="3CF33189" w:rsidR="005A0BCD" w:rsidRDefault="005A0BCD" w:rsidP="000861CD">
      <w:pPr>
        <w:numPr>
          <w:ilvl w:val="0"/>
          <w:numId w:val="30"/>
        </w:numPr>
        <w:spacing w:before="120" w:after="120" w:line="240" w:lineRule="auto"/>
        <w:contextualSpacing/>
        <w:rPr>
          <w:lang w:eastAsia="en-IN"/>
        </w:rPr>
      </w:pPr>
      <w:r w:rsidRPr="00CB413F">
        <w:rPr>
          <w:lang w:eastAsia="en-IN"/>
        </w:rPr>
        <w:t>The application should always go to QARAR-REFER stage to underwriter basket.</w:t>
      </w:r>
    </w:p>
    <w:p w14:paraId="73DD62E8" w14:textId="77777777" w:rsidR="00ED467B" w:rsidRDefault="00ED467B" w:rsidP="00ED467B">
      <w:pPr>
        <w:spacing w:before="120" w:after="120" w:line="240" w:lineRule="auto"/>
        <w:contextualSpacing/>
        <w:rPr>
          <w:lang w:eastAsia="en-IN"/>
        </w:rPr>
      </w:pPr>
    </w:p>
    <w:p w14:paraId="303F39E3" w14:textId="3140184F" w:rsidR="00ED467B" w:rsidRDefault="00ED467B" w:rsidP="00ED467B">
      <w:pPr>
        <w:spacing w:before="120" w:after="120" w:line="240" w:lineRule="auto"/>
        <w:contextualSpacing/>
        <w:rPr>
          <w:lang w:eastAsia="en-IN"/>
        </w:rPr>
      </w:pPr>
      <w:r>
        <w:rPr>
          <w:lang w:eastAsia="en-IN"/>
        </w:rPr>
        <w:t>BRD02-67: C</w:t>
      </w:r>
      <w:r w:rsidRPr="00ED467B">
        <w:rPr>
          <w:lang w:eastAsia="en-IN"/>
        </w:rPr>
        <w:t>apture the trusted source of Income Information, store and display in LOS if the application is applied through ARB App</w:t>
      </w:r>
      <w:r w:rsidRPr="00CB413F">
        <w:rPr>
          <w:color w:val="F08261"/>
          <w:sz w:val="28"/>
          <w:szCs w:val="30"/>
        </w:rPr>
        <w:t>.</w:t>
      </w:r>
    </w:p>
    <w:p w14:paraId="240E4C5C" w14:textId="21253ABA" w:rsidR="00ED467B" w:rsidRPr="00CB413F" w:rsidRDefault="00ED467B" w:rsidP="00ED467B">
      <w:pPr>
        <w:ind w:left="360"/>
      </w:pPr>
      <w:bookmarkStart w:id="119" w:name="OLE_LINK144"/>
      <w:bookmarkStart w:id="120" w:name="OLE_LINK143"/>
      <w:r w:rsidRPr="00CB413F">
        <w:t xml:space="preserve">If the customer applies for EMKAN loan through ARB app, and if the monthly income information is captured through a trusted </w:t>
      </w:r>
      <w:r w:rsidRPr="00CB413F">
        <w:rPr>
          <w:lang w:eastAsia="en-IN"/>
        </w:rPr>
        <w:t>source,</w:t>
      </w:r>
      <w:r w:rsidRPr="00CB413F">
        <w:t xml:space="preserve"> then the source of income information should be updated in EMKAN LOS. </w:t>
      </w:r>
    </w:p>
    <w:p w14:paraId="53943A9D" w14:textId="77777777" w:rsidR="00ED467B" w:rsidRPr="00CB413F" w:rsidRDefault="00ED467B" w:rsidP="00ED467B">
      <w:pPr>
        <w:numPr>
          <w:ilvl w:val="0"/>
          <w:numId w:val="31"/>
        </w:numPr>
        <w:spacing w:before="120" w:after="120" w:line="240" w:lineRule="auto"/>
        <w:ind w:left="720"/>
        <w:contextualSpacing/>
      </w:pPr>
      <w:r w:rsidRPr="00CB413F">
        <w:t xml:space="preserve">if the customer salary is manual then the channels flag will be " manual " in Newgen </w:t>
      </w:r>
    </w:p>
    <w:p w14:paraId="78998707" w14:textId="77777777" w:rsidR="00ED467B" w:rsidRPr="00CB413F" w:rsidRDefault="00ED467B" w:rsidP="00ED467B">
      <w:pPr>
        <w:numPr>
          <w:ilvl w:val="0"/>
          <w:numId w:val="31"/>
        </w:numPr>
        <w:spacing w:before="120" w:after="120" w:line="240" w:lineRule="auto"/>
        <w:ind w:left="720"/>
        <w:contextualSpacing/>
      </w:pPr>
      <w:r w:rsidRPr="00CB413F">
        <w:lastRenderedPageBreak/>
        <w:t>if the customer salary is from verified source then the channels flag will be " GOSI / DAKHLI / TAKAMOL " in Newgen from where the information is retrieved.</w:t>
      </w:r>
      <w:bookmarkEnd w:id="119"/>
      <w:r w:rsidRPr="00CB413F">
        <w:t xml:space="preserve"> </w:t>
      </w:r>
    </w:p>
    <w:bookmarkEnd w:id="120"/>
    <w:p w14:paraId="18D7A62A" w14:textId="77777777" w:rsidR="00ED467B" w:rsidRPr="00CA6DD2" w:rsidRDefault="00ED467B" w:rsidP="00ED467B">
      <w:pPr>
        <w:spacing w:before="120" w:after="120" w:line="240" w:lineRule="auto"/>
        <w:contextualSpacing/>
        <w:rPr>
          <w:lang w:eastAsia="en-IN"/>
        </w:rPr>
      </w:pPr>
    </w:p>
    <w:p w14:paraId="5CE17E49" w14:textId="1B6C026C" w:rsidR="00BA3925" w:rsidRDefault="001546D4" w:rsidP="00BA3925">
      <w:pPr>
        <w:pStyle w:val="Heading3"/>
        <w:rPr>
          <w:rFonts w:ascii="Calibri" w:hAnsi="Calibri" w:cs="Calibri"/>
          <w:color w:val="000000"/>
          <w:szCs w:val="24"/>
          <w:lang w:eastAsia="en-IN"/>
        </w:rPr>
      </w:pPr>
      <w:bookmarkStart w:id="121" w:name="_Toc174309701"/>
      <w:commentRangeStart w:id="122"/>
      <w:commentRangeStart w:id="123"/>
      <w:r>
        <w:rPr>
          <w:rFonts w:ascii="Calibri" w:hAnsi="Calibri" w:cs="Calibri"/>
          <w:color w:val="000000"/>
          <w:szCs w:val="24"/>
          <w:lang w:eastAsia="en-IN"/>
        </w:rPr>
        <w:t>Facility Eligibility Check by Qarar</w:t>
      </w:r>
      <w:commentRangeEnd w:id="122"/>
      <w:r w:rsidR="002E7CF3">
        <w:rPr>
          <w:rStyle w:val="CommentReference"/>
          <w:rFonts w:eastAsiaTheme="minorHAnsi" w:cstheme="minorBidi"/>
          <w:b w:val="0"/>
          <w:lang w:val="en-IN" w:eastAsia="en-US"/>
        </w:rPr>
        <w:commentReference w:id="122"/>
      </w:r>
      <w:commentRangeEnd w:id="123"/>
      <w:r w:rsidR="00731B41">
        <w:rPr>
          <w:rStyle w:val="CommentReference"/>
          <w:rFonts w:eastAsiaTheme="minorHAnsi" w:cstheme="minorBidi"/>
          <w:b w:val="0"/>
          <w:lang w:val="en-IN" w:eastAsia="en-US"/>
        </w:rPr>
        <w:commentReference w:id="123"/>
      </w:r>
      <w:bookmarkEnd w:id="121"/>
    </w:p>
    <w:p w14:paraId="278B245B" w14:textId="1B36E0FC" w:rsidR="001546D4" w:rsidRDefault="00C159A2" w:rsidP="001546D4">
      <w:pPr>
        <w:rPr>
          <w:lang w:val="en-US" w:eastAsia="en-IN"/>
        </w:rPr>
      </w:pPr>
      <w:r>
        <w:rPr>
          <w:lang w:val="en-US" w:eastAsia="en-IN"/>
        </w:rPr>
        <w:t>At this stage LOS will trigger the Qarar system to fetch the customer eligibility as well as the customer eligible for which sub product.</w:t>
      </w:r>
    </w:p>
    <w:p w14:paraId="456B862A" w14:textId="2744CCF0" w:rsidR="00D76E3D" w:rsidRPr="000C5124" w:rsidRDefault="00D76E3D" w:rsidP="00D76E3D">
      <w:pPr>
        <w:rPr>
          <w:rFonts w:ascii="Calibri" w:hAnsi="Calibri" w:cs="Calibri"/>
          <w:b/>
          <w:bCs/>
          <w:color w:val="ED7D31" w:themeColor="accent2"/>
          <w:sz w:val="20"/>
          <w:u w:val="single"/>
          <w:lang w:eastAsia="en-IN"/>
        </w:rPr>
      </w:pPr>
      <w:r w:rsidRPr="00EA3CEC">
        <w:rPr>
          <w:rFonts w:ascii="Calibri" w:hAnsi="Calibri" w:cs="Calibri"/>
          <w:b/>
          <w:bCs/>
          <w:color w:val="ED7D31" w:themeColor="accent2"/>
          <w:sz w:val="20"/>
          <w:u w:val="single"/>
          <w:lang w:eastAsia="en-IN"/>
        </w:rPr>
        <w:t>BRD (</w:t>
      </w:r>
      <w:bookmarkStart w:id="124" w:name="_Hlk174302444"/>
      <w:r w:rsidRPr="00D76E3D">
        <w:rPr>
          <w:rFonts w:ascii="Calibri" w:hAnsi="Calibri" w:cs="Calibri"/>
          <w:b/>
          <w:bCs/>
          <w:color w:val="ED7D31" w:themeColor="accent2"/>
          <w:sz w:val="20"/>
          <w:u w:val="single"/>
          <w:lang w:eastAsia="en-IN"/>
        </w:rPr>
        <w:t>BRD02-27</w:t>
      </w:r>
      <w:bookmarkEnd w:id="124"/>
      <w:r w:rsidRPr="00D76E3D">
        <w:rPr>
          <w:rFonts w:ascii="Calibri" w:hAnsi="Calibri" w:cs="Calibri"/>
          <w:b/>
          <w:bCs/>
          <w:color w:val="ED7D31" w:themeColor="accent2"/>
          <w:sz w:val="20"/>
          <w:u w:val="single"/>
          <w:lang w:eastAsia="en-IN"/>
        </w:rPr>
        <w:t>, BRD02-30, BRD02-31, BRD02-32, BRD02-33, BRD02-34</w:t>
      </w:r>
      <w:r w:rsidR="004E7A58">
        <w:rPr>
          <w:rFonts w:ascii="Calibri" w:hAnsi="Calibri" w:cs="Calibri"/>
          <w:b/>
          <w:bCs/>
          <w:color w:val="ED7D31" w:themeColor="accent2"/>
          <w:sz w:val="20"/>
          <w:u w:val="single"/>
          <w:lang w:eastAsia="en-IN"/>
        </w:rPr>
        <w:t xml:space="preserve">, </w:t>
      </w:r>
      <w:r w:rsidR="004E7A58" w:rsidRPr="00AB5B25">
        <w:rPr>
          <w:rFonts w:ascii="Calibri" w:hAnsi="Calibri" w:cs="Calibri"/>
          <w:b/>
          <w:bCs/>
          <w:color w:val="ED7D31" w:themeColor="accent2"/>
          <w:sz w:val="20"/>
          <w:u w:val="single"/>
          <w:lang w:eastAsia="en-IN"/>
        </w:rPr>
        <w:t>BRD02-36, BRD02-39</w:t>
      </w:r>
      <w:r w:rsidR="00C866A1" w:rsidRPr="00AB5B25">
        <w:rPr>
          <w:rFonts w:ascii="Calibri" w:hAnsi="Calibri" w:cs="Calibri"/>
          <w:b/>
          <w:bCs/>
          <w:color w:val="ED7D31" w:themeColor="accent2"/>
          <w:sz w:val="20"/>
          <w:u w:val="single"/>
          <w:lang w:eastAsia="en-IN"/>
        </w:rPr>
        <w:t>, BRD02-42, BRD02-44</w:t>
      </w:r>
      <w:r w:rsidRPr="00EA3CEC">
        <w:rPr>
          <w:rFonts w:ascii="Calibri" w:hAnsi="Calibri" w:cs="Calibri"/>
          <w:b/>
          <w:bCs/>
          <w:color w:val="ED7D31" w:themeColor="accent2"/>
          <w:sz w:val="20"/>
          <w:u w:val="single"/>
          <w:lang w:eastAsia="en-IN"/>
        </w:rPr>
        <w:t>)</w:t>
      </w:r>
    </w:p>
    <w:p w14:paraId="6A86A655" w14:textId="256A3CEE" w:rsidR="001817DB" w:rsidRDefault="00D76E3D" w:rsidP="00D76E3D">
      <w:pPr>
        <w:rPr>
          <w:lang w:val="en-US" w:eastAsia="en-IN"/>
        </w:rPr>
      </w:pPr>
      <w:r w:rsidRPr="00A4791B">
        <w:rPr>
          <w:i/>
          <w:iCs/>
          <w:u w:val="single"/>
          <w:lang w:val="en-US" w:eastAsia="en-IN"/>
        </w:rPr>
        <w:t>Above mentioned BRD links will cover the Data Entry stage on both Mobile and Branch Journey.</w:t>
      </w:r>
    </w:p>
    <w:p w14:paraId="2B64DA50" w14:textId="4918907A" w:rsidR="001817DB" w:rsidRDefault="0045328A" w:rsidP="001546D4">
      <w:pPr>
        <w:rPr>
          <w:lang w:val="en-US" w:eastAsia="en-IN"/>
        </w:rPr>
      </w:pPr>
      <w:r w:rsidRPr="00F22AFA">
        <w:rPr>
          <w:rFonts w:ascii="Calibri" w:hAnsi="Calibri" w:cs="Calibri"/>
          <w:noProof/>
          <w:lang w:val="en-US"/>
        </w:rPr>
        <w:drawing>
          <wp:inline distT="0" distB="0" distL="0" distR="0" wp14:anchorId="4E6B77B4" wp14:editId="6FE4BB21">
            <wp:extent cx="5731510" cy="1526249"/>
            <wp:effectExtent l="0" t="0" r="2540" b="0"/>
            <wp:docPr id="35" name="Picture 3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video gam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1526249"/>
                    </a:xfrm>
                    <a:prstGeom prst="rect">
                      <a:avLst/>
                    </a:prstGeom>
                    <a:noFill/>
                    <a:ln>
                      <a:noFill/>
                    </a:ln>
                  </pic:spPr>
                </pic:pic>
              </a:graphicData>
            </a:graphic>
          </wp:inline>
        </w:drawing>
      </w:r>
    </w:p>
    <w:p w14:paraId="72E30F7B" w14:textId="0A471D92" w:rsidR="00AE002C" w:rsidRDefault="00AE002C" w:rsidP="001546D4">
      <w:pPr>
        <w:rPr>
          <w:lang w:val="en-US" w:eastAsia="en-IN"/>
        </w:rPr>
      </w:pPr>
    </w:p>
    <w:tbl>
      <w:tblPr>
        <w:tblW w:w="10632"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214"/>
        <w:gridCol w:w="1214"/>
        <w:gridCol w:w="1874"/>
        <w:gridCol w:w="1664"/>
        <w:gridCol w:w="1027"/>
        <w:gridCol w:w="3639"/>
      </w:tblGrid>
      <w:tr w:rsidR="00C159A2" w14:paraId="1141D287" w14:textId="77777777" w:rsidTr="003754C7">
        <w:trPr>
          <w:trHeight w:val="735"/>
        </w:trPr>
        <w:tc>
          <w:tcPr>
            <w:tcW w:w="1214" w:type="dxa"/>
            <w:shd w:val="clear" w:color="auto" w:fill="E7E6E6" w:themeFill="background2"/>
            <w:vAlign w:val="center"/>
            <w:hideMark/>
          </w:tcPr>
          <w:p w14:paraId="3F1E1DD0" w14:textId="77777777" w:rsidR="00C159A2" w:rsidRPr="00D470E2" w:rsidRDefault="00C159A2" w:rsidP="003754C7">
            <w:pPr>
              <w:jc w:val="center"/>
              <w:rPr>
                <w:rFonts w:ascii="Calibri" w:hAnsi="Calibri"/>
                <w:b/>
                <w:bCs/>
                <w:color w:val="000000" w:themeColor="text1"/>
                <w:sz w:val="20"/>
                <w:lang w:val="de-DE"/>
              </w:rPr>
            </w:pPr>
            <w:r>
              <w:rPr>
                <w:rFonts w:ascii="Calibri" w:hAnsi="Calibri"/>
                <w:b/>
                <w:bCs/>
                <w:color w:val="000000" w:themeColor="text1"/>
                <w:sz w:val="20"/>
                <w:lang w:val="de-DE"/>
              </w:rPr>
              <w:t>Action</w:t>
            </w:r>
          </w:p>
        </w:tc>
        <w:tc>
          <w:tcPr>
            <w:tcW w:w="1214" w:type="dxa"/>
            <w:shd w:val="clear" w:color="auto" w:fill="E7E6E6" w:themeFill="background2"/>
            <w:vAlign w:val="center"/>
            <w:hideMark/>
          </w:tcPr>
          <w:p w14:paraId="016A9B38" w14:textId="77777777" w:rsidR="00C159A2" w:rsidRPr="00D470E2" w:rsidRDefault="00C159A2" w:rsidP="003754C7">
            <w:pPr>
              <w:jc w:val="center"/>
              <w:rPr>
                <w:b/>
                <w:bCs/>
                <w:color w:val="000000" w:themeColor="text1"/>
                <w:sz w:val="20"/>
                <w:lang w:val="de-DE"/>
              </w:rPr>
            </w:pPr>
            <w:r w:rsidRPr="00D470E2">
              <w:rPr>
                <w:b/>
                <w:bCs/>
                <w:color w:val="000000" w:themeColor="text1"/>
                <w:sz w:val="20"/>
                <w:lang w:val="de-DE"/>
              </w:rPr>
              <w:t>System</w:t>
            </w:r>
            <w:r>
              <w:rPr>
                <w:b/>
                <w:bCs/>
                <w:color w:val="000000" w:themeColor="text1"/>
                <w:sz w:val="20"/>
                <w:lang w:val="de-DE"/>
              </w:rPr>
              <w:t xml:space="preserve"> Provider</w:t>
            </w:r>
          </w:p>
        </w:tc>
        <w:tc>
          <w:tcPr>
            <w:tcW w:w="1874" w:type="dxa"/>
            <w:shd w:val="clear" w:color="auto" w:fill="E7E6E6" w:themeFill="background2"/>
            <w:vAlign w:val="center"/>
            <w:hideMark/>
          </w:tcPr>
          <w:p w14:paraId="71D160F9" w14:textId="77777777" w:rsidR="00C159A2" w:rsidRPr="00D470E2" w:rsidRDefault="00C159A2" w:rsidP="003754C7">
            <w:pPr>
              <w:jc w:val="center"/>
              <w:rPr>
                <w:b/>
                <w:bCs/>
                <w:color w:val="000000" w:themeColor="text1"/>
                <w:sz w:val="20"/>
                <w:lang w:val="de-DE"/>
              </w:rPr>
            </w:pPr>
            <w:r w:rsidRPr="00D470E2">
              <w:rPr>
                <w:b/>
                <w:bCs/>
                <w:color w:val="000000" w:themeColor="text1"/>
                <w:sz w:val="20"/>
                <w:lang w:val="de-DE"/>
              </w:rPr>
              <w:t>Request</w:t>
            </w:r>
          </w:p>
        </w:tc>
        <w:tc>
          <w:tcPr>
            <w:tcW w:w="1664" w:type="dxa"/>
            <w:shd w:val="clear" w:color="auto" w:fill="E7E6E6" w:themeFill="background2"/>
            <w:vAlign w:val="center"/>
            <w:hideMark/>
          </w:tcPr>
          <w:p w14:paraId="0882220E" w14:textId="77777777" w:rsidR="00C159A2" w:rsidRPr="00D470E2" w:rsidRDefault="00C159A2" w:rsidP="003754C7">
            <w:pPr>
              <w:jc w:val="center"/>
              <w:rPr>
                <w:b/>
                <w:bCs/>
                <w:color w:val="000000" w:themeColor="text1"/>
                <w:sz w:val="20"/>
                <w:lang w:val="de-DE"/>
              </w:rPr>
            </w:pPr>
            <w:r w:rsidRPr="00D470E2">
              <w:rPr>
                <w:b/>
                <w:bCs/>
                <w:color w:val="000000" w:themeColor="text1"/>
                <w:sz w:val="20"/>
                <w:lang w:val="de-DE"/>
              </w:rPr>
              <w:t>Response</w:t>
            </w:r>
          </w:p>
        </w:tc>
        <w:tc>
          <w:tcPr>
            <w:tcW w:w="1027" w:type="dxa"/>
            <w:shd w:val="clear" w:color="auto" w:fill="E7E6E6" w:themeFill="background2"/>
            <w:vAlign w:val="center"/>
          </w:tcPr>
          <w:p w14:paraId="036119D4" w14:textId="77777777" w:rsidR="00C159A2" w:rsidRPr="00D470E2" w:rsidRDefault="00C159A2" w:rsidP="003754C7">
            <w:pPr>
              <w:jc w:val="center"/>
              <w:rPr>
                <w:b/>
                <w:bCs/>
                <w:color w:val="000000" w:themeColor="text1"/>
                <w:sz w:val="20"/>
                <w:lang w:val="de-DE"/>
              </w:rPr>
            </w:pPr>
            <w:r w:rsidRPr="00D470E2">
              <w:rPr>
                <w:b/>
                <w:bCs/>
                <w:color w:val="000000" w:themeColor="text1"/>
                <w:sz w:val="20"/>
                <w:lang w:val="de-DE"/>
              </w:rPr>
              <w:t>Type</w:t>
            </w:r>
          </w:p>
        </w:tc>
        <w:tc>
          <w:tcPr>
            <w:tcW w:w="3639" w:type="dxa"/>
            <w:shd w:val="clear" w:color="auto" w:fill="E7E6E6" w:themeFill="background2"/>
            <w:vAlign w:val="center"/>
            <w:hideMark/>
          </w:tcPr>
          <w:p w14:paraId="3F2889F8" w14:textId="77777777" w:rsidR="00C159A2" w:rsidRPr="00D470E2" w:rsidRDefault="00C159A2" w:rsidP="003754C7">
            <w:pPr>
              <w:jc w:val="center"/>
              <w:rPr>
                <w:b/>
                <w:bCs/>
                <w:color w:val="000000" w:themeColor="text1"/>
                <w:sz w:val="20"/>
                <w:lang w:val="de-DE"/>
              </w:rPr>
            </w:pPr>
            <w:r>
              <w:rPr>
                <w:b/>
                <w:bCs/>
                <w:color w:val="000000" w:themeColor="text1"/>
                <w:sz w:val="20"/>
                <w:lang w:val="de-DE"/>
              </w:rPr>
              <w:t>Description</w:t>
            </w:r>
          </w:p>
        </w:tc>
      </w:tr>
      <w:tr w:rsidR="00C159A2" w14:paraId="184C9419" w14:textId="77777777" w:rsidTr="003754C7">
        <w:trPr>
          <w:trHeight w:val="61"/>
        </w:trPr>
        <w:tc>
          <w:tcPr>
            <w:tcW w:w="1214" w:type="dxa"/>
            <w:shd w:val="clear" w:color="auto" w:fill="FFFFFF" w:themeFill="background1"/>
          </w:tcPr>
          <w:p w14:paraId="253639F2" w14:textId="17A773FD" w:rsidR="00C159A2" w:rsidRPr="003B3034" w:rsidRDefault="00441839" w:rsidP="003754C7">
            <w:pPr>
              <w:pStyle w:val="wordsection1"/>
              <w:spacing w:before="0" w:beforeAutospacing="0" w:after="0" w:afterAutospacing="0"/>
              <w:rPr>
                <w:rFonts w:ascii="Calibri" w:hAnsi="Calibri" w:cs="Tahoma"/>
                <w:b/>
                <w:color w:val="1F497D"/>
                <w:sz w:val="16"/>
                <w:szCs w:val="16"/>
              </w:rPr>
            </w:pPr>
            <w:r>
              <w:rPr>
                <w:rFonts w:ascii="Calibri" w:hAnsi="Calibri" w:cs="Tahoma"/>
                <w:b/>
                <w:color w:val="1F497D"/>
                <w:sz w:val="16"/>
                <w:szCs w:val="16"/>
              </w:rPr>
              <w:t xml:space="preserve">Request Qarar </w:t>
            </w:r>
          </w:p>
        </w:tc>
        <w:tc>
          <w:tcPr>
            <w:tcW w:w="1214" w:type="dxa"/>
            <w:shd w:val="clear" w:color="auto" w:fill="FFFFFF" w:themeFill="background1"/>
          </w:tcPr>
          <w:p w14:paraId="0895FA3A" w14:textId="00356FBE" w:rsidR="00C159A2" w:rsidRPr="00AE78D5" w:rsidRDefault="00C159A2" w:rsidP="00441839">
            <w:pPr>
              <w:pStyle w:val="wordsection1"/>
              <w:spacing w:before="0" w:beforeAutospacing="0" w:after="0" w:afterAutospacing="0"/>
              <w:rPr>
                <w:rFonts w:ascii="Calibri" w:hAnsi="Calibri" w:cs="Tahoma"/>
                <w:bCs/>
                <w:color w:val="1F497D"/>
                <w:sz w:val="16"/>
                <w:szCs w:val="16"/>
              </w:rPr>
            </w:pPr>
            <w:r>
              <w:rPr>
                <w:rFonts w:ascii="Calibri" w:hAnsi="Calibri" w:cs="Tahoma"/>
                <w:bCs/>
                <w:color w:val="1F497D"/>
                <w:sz w:val="16"/>
                <w:szCs w:val="16"/>
              </w:rPr>
              <w:t>Newgen LOS</w:t>
            </w:r>
          </w:p>
        </w:tc>
        <w:tc>
          <w:tcPr>
            <w:tcW w:w="1874" w:type="dxa"/>
            <w:shd w:val="clear" w:color="auto" w:fill="FFFFFF" w:themeFill="background1"/>
          </w:tcPr>
          <w:p w14:paraId="3B64C4EF" w14:textId="23E3E1F6" w:rsidR="00441839" w:rsidRPr="00441839" w:rsidRDefault="00441839" w:rsidP="003754C7">
            <w:pPr>
              <w:spacing w:before="120" w:after="120" w:line="240" w:lineRule="auto"/>
              <w:rPr>
                <w:rFonts w:cs="Arial"/>
                <w:sz w:val="16"/>
                <w:szCs w:val="16"/>
              </w:rPr>
            </w:pPr>
            <w:r w:rsidRPr="00441839">
              <w:rPr>
                <w:rFonts w:cs="Arial"/>
                <w:sz w:val="16"/>
                <w:szCs w:val="16"/>
              </w:rPr>
              <w:t>customer information gathered in the data entry stage</w:t>
            </w:r>
          </w:p>
          <w:p w14:paraId="1B65F24B" w14:textId="4640B4CC" w:rsidR="00C159A2" w:rsidRPr="00BB6338" w:rsidRDefault="00441839" w:rsidP="003754C7">
            <w:pPr>
              <w:spacing w:before="120" w:after="120" w:line="240" w:lineRule="auto"/>
              <w:rPr>
                <w:rFonts w:ascii="Calibri" w:eastAsia="Calibri" w:hAnsi="Calibri" w:cs="Tahoma"/>
                <w:bCs/>
                <w:color w:val="1F497D"/>
                <w:sz w:val="16"/>
                <w:szCs w:val="16"/>
                <w:lang w:val="en-US"/>
              </w:rPr>
            </w:pPr>
            <w:r w:rsidRPr="00441839">
              <w:rPr>
                <w:rFonts w:cs="Arial"/>
                <w:sz w:val="16"/>
                <w:szCs w:val="16"/>
              </w:rPr>
              <w:t>Standard input template used for “Qarar Request</w:t>
            </w:r>
            <w:r>
              <w:t xml:space="preserve">” </w:t>
            </w:r>
            <w:r w:rsidR="00C159A2">
              <w:rPr>
                <w:rFonts w:ascii="Calibri" w:eastAsia="Calibri" w:hAnsi="Calibri" w:cs="Tahoma"/>
                <w:bCs/>
                <w:color w:val="1F497D"/>
                <w:sz w:val="16"/>
                <w:szCs w:val="16"/>
                <w:lang w:val="en-US"/>
              </w:rPr>
              <w:t xml:space="preserve"> </w:t>
            </w:r>
          </w:p>
        </w:tc>
        <w:tc>
          <w:tcPr>
            <w:tcW w:w="1664" w:type="dxa"/>
            <w:shd w:val="clear" w:color="auto" w:fill="FFFFFF" w:themeFill="background1"/>
          </w:tcPr>
          <w:p w14:paraId="0932C91C" w14:textId="77777777" w:rsidR="008832DB" w:rsidRPr="008832DB" w:rsidRDefault="008832DB" w:rsidP="008832DB">
            <w:pPr>
              <w:spacing w:before="120" w:after="120" w:line="240" w:lineRule="auto"/>
              <w:rPr>
                <w:rFonts w:cs="Arial"/>
                <w:sz w:val="16"/>
                <w:szCs w:val="16"/>
              </w:rPr>
            </w:pPr>
            <w:r w:rsidRPr="008832DB">
              <w:rPr>
                <w:rFonts w:cs="Arial"/>
                <w:sz w:val="16"/>
                <w:szCs w:val="16"/>
              </w:rPr>
              <w:t>Accept</w:t>
            </w:r>
          </w:p>
          <w:p w14:paraId="7C59FB6E" w14:textId="77777777" w:rsidR="008832DB" w:rsidRPr="008832DB" w:rsidRDefault="008832DB" w:rsidP="008832DB">
            <w:pPr>
              <w:spacing w:before="120" w:after="120" w:line="240" w:lineRule="auto"/>
              <w:rPr>
                <w:rFonts w:cs="Arial"/>
                <w:sz w:val="16"/>
                <w:szCs w:val="16"/>
              </w:rPr>
            </w:pPr>
            <w:r w:rsidRPr="008832DB">
              <w:rPr>
                <w:rFonts w:cs="Arial"/>
                <w:sz w:val="16"/>
                <w:szCs w:val="16"/>
              </w:rPr>
              <w:t>Reject</w:t>
            </w:r>
          </w:p>
          <w:p w14:paraId="230F9702" w14:textId="77777777" w:rsidR="008832DB" w:rsidRPr="008832DB" w:rsidRDefault="008832DB" w:rsidP="008832DB">
            <w:pPr>
              <w:spacing w:before="120" w:after="120" w:line="240" w:lineRule="auto"/>
              <w:rPr>
                <w:rFonts w:cs="Arial"/>
                <w:sz w:val="16"/>
                <w:szCs w:val="16"/>
              </w:rPr>
            </w:pPr>
            <w:r w:rsidRPr="008832DB">
              <w:rPr>
                <w:rFonts w:cs="Arial"/>
                <w:sz w:val="16"/>
                <w:szCs w:val="16"/>
              </w:rPr>
              <w:t>Refer</w:t>
            </w:r>
          </w:p>
          <w:p w14:paraId="310CEB82" w14:textId="5594108F" w:rsidR="00C159A2" w:rsidRPr="00BB6338" w:rsidRDefault="00C159A2" w:rsidP="003754C7">
            <w:pPr>
              <w:spacing w:after="60" w:line="240" w:lineRule="auto"/>
              <w:rPr>
                <w:rFonts w:cs="Arial"/>
                <w:sz w:val="16"/>
                <w:szCs w:val="16"/>
              </w:rPr>
            </w:pPr>
          </w:p>
        </w:tc>
        <w:tc>
          <w:tcPr>
            <w:tcW w:w="1027" w:type="dxa"/>
            <w:shd w:val="clear" w:color="auto" w:fill="FFFFFF" w:themeFill="background1"/>
          </w:tcPr>
          <w:p w14:paraId="57B39FE9" w14:textId="77777777" w:rsidR="00C159A2" w:rsidRPr="00AE78D5" w:rsidRDefault="00C159A2" w:rsidP="003754C7">
            <w:pPr>
              <w:spacing w:after="60" w:line="256" w:lineRule="auto"/>
              <w:rPr>
                <w:rFonts w:cs="Calibri"/>
                <w:sz w:val="16"/>
                <w:szCs w:val="16"/>
                <w:lang w:val="de-DE"/>
              </w:rPr>
            </w:pPr>
          </w:p>
        </w:tc>
        <w:tc>
          <w:tcPr>
            <w:tcW w:w="3639" w:type="dxa"/>
            <w:shd w:val="clear" w:color="auto" w:fill="FFFFFF" w:themeFill="background1"/>
          </w:tcPr>
          <w:p w14:paraId="5F8B5898" w14:textId="77777777" w:rsidR="00C159A2" w:rsidRDefault="008832DB" w:rsidP="008832DB">
            <w:pPr>
              <w:spacing w:before="120" w:after="120" w:line="240" w:lineRule="auto"/>
              <w:rPr>
                <w:rFonts w:cs="Arial"/>
                <w:sz w:val="16"/>
                <w:szCs w:val="16"/>
              </w:rPr>
            </w:pPr>
            <w:r>
              <w:rPr>
                <w:rFonts w:cs="Arial"/>
                <w:sz w:val="16"/>
                <w:szCs w:val="16"/>
              </w:rPr>
              <w:t xml:space="preserve">LOS will get the Facility Eligibility from Qarar system </w:t>
            </w:r>
          </w:p>
          <w:p w14:paraId="17F5923C" w14:textId="77777777" w:rsidR="008832DB" w:rsidRDefault="008832DB" w:rsidP="008832DB">
            <w:pPr>
              <w:spacing w:before="120" w:after="120" w:line="240" w:lineRule="auto"/>
              <w:rPr>
                <w:rFonts w:cs="Arial"/>
                <w:sz w:val="16"/>
                <w:szCs w:val="16"/>
              </w:rPr>
            </w:pPr>
            <w:r>
              <w:rPr>
                <w:rFonts w:cs="Arial"/>
                <w:sz w:val="16"/>
                <w:szCs w:val="16"/>
              </w:rPr>
              <w:t>Based on the response received LOS will take the next action</w:t>
            </w:r>
          </w:p>
          <w:p w14:paraId="0E273990" w14:textId="77777777" w:rsidR="008832DB" w:rsidRDefault="008832DB" w:rsidP="008832DB">
            <w:pPr>
              <w:spacing w:before="120" w:after="120" w:line="240" w:lineRule="auto"/>
              <w:rPr>
                <w:rFonts w:cs="Arial"/>
                <w:sz w:val="16"/>
                <w:szCs w:val="16"/>
              </w:rPr>
            </w:pPr>
            <w:r>
              <w:rPr>
                <w:rFonts w:cs="Arial"/>
                <w:sz w:val="16"/>
                <w:szCs w:val="16"/>
              </w:rPr>
              <w:t>Qarar will provide the Sub product for which customer is eligible</w:t>
            </w:r>
          </w:p>
          <w:p w14:paraId="0E666E6A" w14:textId="77777777" w:rsidR="008832DB" w:rsidRDefault="008832DB" w:rsidP="008832DB">
            <w:pPr>
              <w:spacing w:before="120" w:after="120" w:line="240" w:lineRule="auto"/>
              <w:rPr>
                <w:rFonts w:cs="Arial"/>
                <w:sz w:val="16"/>
                <w:szCs w:val="16"/>
              </w:rPr>
            </w:pPr>
            <w:r>
              <w:rPr>
                <w:rFonts w:cs="Arial"/>
                <w:sz w:val="16"/>
                <w:szCs w:val="16"/>
              </w:rPr>
              <w:t>LOS will capture the Simah data in system</w:t>
            </w:r>
          </w:p>
          <w:p w14:paraId="4548E381" w14:textId="4297E394" w:rsidR="008832DB" w:rsidRPr="008832DB" w:rsidRDefault="008832DB" w:rsidP="008832DB">
            <w:pPr>
              <w:spacing w:before="120" w:after="120" w:line="240" w:lineRule="auto"/>
              <w:rPr>
                <w:rFonts w:cs="Arial"/>
                <w:sz w:val="16"/>
                <w:szCs w:val="16"/>
              </w:rPr>
            </w:pPr>
            <w:r>
              <w:rPr>
                <w:rFonts w:cs="Arial"/>
                <w:sz w:val="16"/>
                <w:szCs w:val="16"/>
              </w:rPr>
              <w:t>Based on Instalment amount LOS will calculate the profit and Management fees.</w:t>
            </w:r>
          </w:p>
        </w:tc>
      </w:tr>
    </w:tbl>
    <w:p w14:paraId="00065EDE" w14:textId="77777777" w:rsidR="00C159A2" w:rsidRDefault="00C159A2" w:rsidP="001546D4">
      <w:pPr>
        <w:rPr>
          <w:lang w:val="en-US" w:eastAsia="en-IN"/>
        </w:rPr>
      </w:pPr>
    </w:p>
    <w:p w14:paraId="68FBF44B" w14:textId="53D51111" w:rsidR="0035681F" w:rsidRDefault="0035681F" w:rsidP="00F52159">
      <w:pPr>
        <w:rPr>
          <w:lang w:eastAsia="en-IN"/>
        </w:rPr>
      </w:pPr>
      <w:r w:rsidRPr="0035681F">
        <w:rPr>
          <w:lang w:eastAsia="en-IN"/>
        </w:rPr>
        <w:t xml:space="preserve">On receiving the Qarar response as “Refer” </w:t>
      </w:r>
      <w:bookmarkStart w:id="125" w:name="OLE_LINK87"/>
      <w:r w:rsidRPr="0035681F">
        <w:rPr>
          <w:lang w:eastAsia="en-IN"/>
        </w:rPr>
        <w:t xml:space="preserve">(refer BRD02-33) </w:t>
      </w:r>
      <w:bookmarkEnd w:id="125"/>
      <w:r w:rsidRPr="0035681F">
        <w:rPr>
          <w:lang w:eastAsia="en-IN"/>
        </w:rPr>
        <w:t xml:space="preserve">and / or Qarar response as “Accept” with the amount being more than the permissible auto approval limit (refer BRD02-27), the application </w:t>
      </w:r>
      <w:r>
        <w:rPr>
          <w:lang w:eastAsia="en-IN"/>
        </w:rPr>
        <w:t>will be</w:t>
      </w:r>
      <w:r w:rsidRPr="0035681F">
        <w:rPr>
          <w:lang w:eastAsia="en-IN"/>
        </w:rPr>
        <w:t xml:space="preserve"> move to “Underwriter Decision Levels” stage and the application </w:t>
      </w:r>
      <w:r>
        <w:rPr>
          <w:lang w:eastAsia="en-IN"/>
        </w:rPr>
        <w:t xml:space="preserve">move </w:t>
      </w:r>
      <w:r w:rsidRPr="0035681F">
        <w:rPr>
          <w:lang w:eastAsia="en-IN"/>
        </w:rPr>
        <w:t>to the basket of the L1 underwriter automatically</w:t>
      </w:r>
      <w:r>
        <w:rPr>
          <w:lang w:eastAsia="en-IN"/>
        </w:rPr>
        <w:t>.</w:t>
      </w:r>
    </w:p>
    <w:p w14:paraId="0FBF03D6" w14:textId="3FA8CBE8" w:rsidR="00F52159" w:rsidRPr="00F52159" w:rsidRDefault="00F52159" w:rsidP="00F52159">
      <w:pPr>
        <w:rPr>
          <w:lang w:val="en-GB" w:eastAsia="en-IN"/>
        </w:rPr>
      </w:pPr>
      <w:r>
        <w:rPr>
          <w:lang w:val="en-GB" w:eastAsia="en-IN"/>
        </w:rPr>
        <w:t>N</w:t>
      </w:r>
      <w:r w:rsidRPr="00F52159">
        <w:rPr>
          <w:lang w:val="en-GB" w:eastAsia="en-IN"/>
        </w:rPr>
        <w:t>otification to the underwriter</w:t>
      </w:r>
      <w:r>
        <w:rPr>
          <w:lang w:val="en-GB" w:eastAsia="en-IN"/>
        </w:rPr>
        <w:t>:</w:t>
      </w:r>
      <w:r w:rsidRPr="00F52159">
        <w:rPr>
          <w:lang w:val="en-GB" w:eastAsia="en-IN"/>
        </w:rPr>
        <w:t xml:space="preserve"> when an application is added to their basket. This is requirement not applicable for L1 underwriter. </w:t>
      </w:r>
    </w:p>
    <w:p w14:paraId="2E02F4F2" w14:textId="77777777" w:rsidR="00F52159" w:rsidRDefault="00F52159" w:rsidP="00F52159">
      <w:pPr>
        <w:rPr>
          <w:lang w:val="en-GB" w:eastAsia="en-IN"/>
        </w:rPr>
      </w:pPr>
      <w:r w:rsidRPr="00F52159">
        <w:rPr>
          <w:lang w:val="en-GB" w:eastAsia="en-IN"/>
        </w:rPr>
        <w:t>Once the application is added to the basket, the system should allow the user to filter or sort the applications based on the product, application status, amount, date and time. The system should segregate the basket by product and application status</w:t>
      </w:r>
    </w:p>
    <w:p w14:paraId="168564F7" w14:textId="7E9D8409" w:rsidR="00F52159" w:rsidRPr="00F52159" w:rsidRDefault="00F52159" w:rsidP="00F52159">
      <w:pPr>
        <w:rPr>
          <w:lang w:val="en-GB" w:eastAsia="en-IN"/>
        </w:rPr>
      </w:pPr>
      <w:r>
        <w:rPr>
          <w:lang w:val="en-GB" w:eastAsia="en-IN"/>
        </w:rPr>
        <w:t>Decision can be taken by underwriter:</w:t>
      </w:r>
    </w:p>
    <w:tbl>
      <w:tblPr>
        <w:tblW w:w="4820" w:type="dxa"/>
        <w:jc w:val="center"/>
        <w:tblLook w:val="04A0" w:firstRow="1" w:lastRow="0" w:firstColumn="1" w:lastColumn="0" w:noHBand="0" w:noVBand="1"/>
      </w:tblPr>
      <w:tblGrid>
        <w:gridCol w:w="420"/>
        <w:gridCol w:w="4403"/>
      </w:tblGrid>
      <w:tr w:rsidR="00F52159" w:rsidRPr="00F52159" w14:paraId="2DD8E54F" w14:textId="77777777" w:rsidTr="00F52159">
        <w:trPr>
          <w:trHeight w:val="300"/>
          <w:jc w:val="center"/>
        </w:trPr>
        <w:tc>
          <w:tcPr>
            <w:tcW w:w="4820"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76E0EC5F" w14:textId="77777777" w:rsidR="00F52159" w:rsidRPr="00F52159" w:rsidRDefault="00F52159" w:rsidP="00F52159">
            <w:pPr>
              <w:spacing w:after="0" w:line="240" w:lineRule="auto"/>
              <w:jc w:val="center"/>
              <w:rPr>
                <w:rFonts w:ascii="Calibri" w:eastAsia="Times New Roman" w:hAnsi="Calibri" w:cs="Calibri"/>
                <w:b/>
                <w:bCs/>
                <w:color w:val="000000"/>
                <w:lang w:eastAsia="en-IN"/>
              </w:rPr>
            </w:pPr>
            <w:r w:rsidRPr="00F52159">
              <w:rPr>
                <w:rFonts w:ascii="Calibri" w:eastAsia="Times New Roman" w:hAnsi="Calibri" w:cs="Calibri"/>
                <w:b/>
                <w:bCs/>
                <w:color w:val="000000"/>
                <w:lang w:eastAsia="en-IN"/>
              </w:rPr>
              <w:t>Underwriter</w:t>
            </w:r>
          </w:p>
        </w:tc>
      </w:tr>
      <w:tr w:rsidR="00F52159" w:rsidRPr="00F52159" w14:paraId="7A58EACE" w14:textId="77777777" w:rsidTr="00F52159">
        <w:trPr>
          <w:trHeight w:val="300"/>
          <w:jc w:val="center"/>
        </w:trPr>
        <w:tc>
          <w:tcPr>
            <w:tcW w:w="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4E1D7A5" w14:textId="77777777" w:rsidR="00F52159" w:rsidRPr="00F52159" w:rsidRDefault="00F52159" w:rsidP="00F52159">
            <w:pPr>
              <w:spacing w:after="0" w:line="240" w:lineRule="auto"/>
              <w:jc w:val="center"/>
              <w:rPr>
                <w:rFonts w:ascii="Calibri" w:eastAsia="Times New Roman" w:hAnsi="Calibri" w:cs="Calibri"/>
                <w:color w:val="000000"/>
                <w:lang w:eastAsia="en-IN"/>
              </w:rPr>
            </w:pPr>
            <w:r w:rsidRPr="00F52159">
              <w:rPr>
                <w:rFonts w:ascii="Calibri" w:eastAsia="Times New Roman" w:hAnsi="Calibri" w:cs="Calibri"/>
                <w:color w:val="000000"/>
                <w:lang w:eastAsia="en-IN"/>
              </w:rPr>
              <w:lastRenderedPageBreak/>
              <w:t>L1</w:t>
            </w:r>
          </w:p>
        </w:tc>
        <w:tc>
          <w:tcPr>
            <w:tcW w:w="4403" w:type="dxa"/>
            <w:tcBorders>
              <w:top w:val="nil"/>
              <w:left w:val="nil"/>
              <w:bottom w:val="single" w:sz="4" w:space="0" w:color="auto"/>
              <w:right w:val="single" w:sz="4" w:space="0" w:color="auto"/>
            </w:tcBorders>
            <w:shd w:val="clear" w:color="auto" w:fill="auto"/>
            <w:noWrap/>
            <w:vAlign w:val="bottom"/>
            <w:hideMark/>
          </w:tcPr>
          <w:p w14:paraId="171ACDE1" w14:textId="77777777" w:rsidR="00F52159" w:rsidRPr="00F52159" w:rsidRDefault="00F52159" w:rsidP="00F52159">
            <w:pPr>
              <w:spacing w:after="0" w:line="240" w:lineRule="auto"/>
              <w:rPr>
                <w:rFonts w:ascii="Calibri" w:eastAsia="Times New Roman" w:hAnsi="Calibri" w:cs="Calibri"/>
                <w:color w:val="000000"/>
                <w:lang w:eastAsia="en-IN"/>
              </w:rPr>
            </w:pPr>
            <w:r w:rsidRPr="00F52159">
              <w:rPr>
                <w:rFonts w:ascii="Calibri" w:eastAsia="Times New Roman" w:hAnsi="Calibri" w:cs="Calibri"/>
                <w:color w:val="000000"/>
                <w:lang w:eastAsia="en-IN"/>
              </w:rPr>
              <w:t>Approve</w:t>
            </w:r>
          </w:p>
        </w:tc>
      </w:tr>
      <w:tr w:rsidR="00F52159" w:rsidRPr="00F52159" w14:paraId="7BCAFA41" w14:textId="77777777" w:rsidTr="00F52159">
        <w:trPr>
          <w:trHeight w:val="300"/>
          <w:jc w:val="center"/>
        </w:trPr>
        <w:tc>
          <w:tcPr>
            <w:tcW w:w="417" w:type="dxa"/>
            <w:vMerge/>
            <w:tcBorders>
              <w:top w:val="nil"/>
              <w:left w:val="single" w:sz="4" w:space="0" w:color="auto"/>
              <w:bottom w:val="single" w:sz="4" w:space="0" w:color="auto"/>
              <w:right w:val="single" w:sz="4" w:space="0" w:color="auto"/>
            </w:tcBorders>
            <w:vAlign w:val="center"/>
            <w:hideMark/>
          </w:tcPr>
          <w:p w14:paraId="4034D846" w14:textId="77777777" w:rsidR="00F52159" w:rsidRPr="00F52159" w:rsidRDefault="00F52159" w:rsidP="00F52159">
            <w:pPr>
              <w:spacing w:after="0" w:line="240" w:lineRule="auto"/>
              <w:rPr>
                <w:rFonts w:ascii="Calibri" w:eastAsia="Times New Roman" w:hAnsi="Calibri" w:cs="Calibri"/>
                <w:color w:val="000000"/>
                <w:lang w:eastAsia="en-IN"/>
              </w:rPr>
            </w:pPr>
          </w:p>
        </w:tc>
        <w:tc>
          <w:tcPr>
            <w:tcW w:w="4403" w:type="dxa"/>
            <w:tcBorders>
              <w:top w:val="nil"/>
              <w:left w:val="nil"/>
              <w:bottom w:val="single" w:sz="4" w:space="0" w:color="auto"/>
              <w:right w:val="single" w:sz="4" w:space="0" w:color="auto"/>
            </w:tcBorders>
            <w:shd w:val="clear" w:color="auto" w:fill="auto"/>
            <w:noWrap/>
            <w:vAlign w:val="bottom"/>
            <w:hideMark/>
          </w:tcPr>
          <w:p w14:paraId="4659BD96" w14:textId="77777777" w:rsidR="00F52159" w:rsidRPr="00F52159" w:rsidRDefault="00F52159" w:rsidP="00F52159">
            <w:pPr>
              <w:spacing w:after="0" w:line="240" w:lineRule="auto"/>
              <w:rPr>
                <w:rFonts w:ascii="Calibri" w:eastAsia="Times New Roman" w:hAnsi="Calibri" w:cs="Calibri"/>
                <w:color w:val="000000"/>
                <w:lang w:eastAsia="en-IN"/>
              </w:rPr>
            </w:pPr>
            <w:r w:rsidRPr="00F52159">
              <w:rPr>
                <w:rFonts w:ascii="Calibri" w:eastAsia="Times New Roman" w:hAnsi="Calibri" w:cs="Calibri"/>
                <w:color w:val="000000"/>
                <w:lang w:eastAsia="en-IN"/>
              </w:rPr>
              <w:t>Decline</w:t>
            </w:r>
          </w:p>
        </w:tc>
      </w:tr>
      <w:tr w:rsidR="00F52159" w:rsidRPr="00F52159" w14:paraId="18E79DD2" w14:textId="77777777" w:rsidTr="00F52159">
        <w:trPr>
          <w:trHeight w:val="300"/>
          <w:jc w:val="center"/>
        </w:trPr>
        <w:tc>
          <w:tcPr>
            <w:tcW w:w="417" w:type="dxa"/>
            <w:vMerge/>
            <w:tcBorders>
              <w:top w:val="nil"/>
              <w:left w:val="single" w:sz="4" w:space="0" w:color="auto"/>
              <w:bottom w:val="single" w:sz="4" w:space="0" w:color="auto"/>
              <w:right w:val="single" w:sz="4" w:space="0" w:color="auto"/>
            </w:tcBorders>
            <w:vAlign w:val="center"/>
            <w:hideMark/>
          </w:tcPr>
          <w:p w14:paraId="34EF9CDB" w14:textId="77777777" w:rsidR="00F52159" w:rsidRPr="00F52159" w:rsidRDefault="00F52159" w:rsidP="00F52159">
            <w:pPr>
              <w:spacing w:after="0" w:line="240" w:lineRule="auto"/>
              <w:rPr>
                <w:rFonts w:ascii="Calibri" w:eastAsia="Times New Roman" w:hAnsi="Calibri" w:cs="Calibri"/>
                <w:color w:val="000000"/>
                <w:lang w:eastAsia="en-IN"/>
              </w:rPr>
            </w:pPr>
          </w:p>
        </w:tc>
        <w:tc>
          <w:tcPr>
            <w:tcW w:w="4403" w:type="dxa"/>
            <w:tcBorders>
              <w:top w:val="nil"/>
              <w:left w:val="nil"/>
              <w:bottom w:val="single" w:sz="4" w:space="0" w:color="auto"/>
              <w:right w:val="single" w:sz="4" w:space="0" w:color="auto"/>
            </w:tcBorders>
            <w:shd w:val="clear" w:color="auto" w:fill="auto"/>
            <w:noWrap/>
            <w:vAlign w:val="bottom"/>
            <w:hideMark/>
          </w:tcPr>
          <w:p w14:paraId="6761402B" w14:textId="77777777" w:rsidR="00F52159" w:rsidRPr="00F52159" w:rsidRDefault="00F52159" w:rsidP="00F52159">
            <w:pPr>
              <w:spacing w:after="0" w:line="240" w:lineRule="auto"/>
              <w:rPr>
                <w:rFonts w:ascii="Calibri" w:eastAsia="Times New Roman" w:hAnsi="Calibri" w:cs="Calibri"/>
                <w:color w:val="000000"/>
                <w:lang w:eastAsia="en-IN"/>
              </w:rPr>
            </w:pPr>
            <w:r w:rsidRPr="00F52159">
              <w:rPr>
                <w:rFonts w:ascii="Calibri" w:eastAsia="Times New Roman" w:hAnsi="Calibri" w:cs="Calibri"/>
                <w:color w:val="000000"/>
                <w:lang w:eastAsia="en-IN"/>
              </w:rPr>
              <w:t>Send to Document Pending</w:t>
            </w:r>
          </w:p>
        </w:tc>
      </w:tr>
      <w:tr w:rsidR="00F52159" w:rsidRPr="00F52159" w14:paraId="59F1E695" w14:textId="77777777" w:rsidTr="00F52159">
        <w:trPr>
          <w:trHeight w:val="300"/>
          <w:jc w:val="center"/>
        </w:trPr>
        <w:tc>
          <w:tcPr>
            <w:tcW w:w="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89E3FDC" w14:textId="77777777" w:rsidR="00F52159" w:rsidRPr="00F52159" w:rsidRDefault="00F52159" w:rsidP="00F52159">
            <w:pPr>
              <w:spacing w:after="0" w:line="240" w:lineRule="auto"/>
              <w:jc w:val="center"/>
              <w:rPr>
                <w:rFonts w:ascii="Calibri" w:eastAsia="Times New Roman" w:hAnsi="Calibri" w:cs="Calibri"/>
                <w:color w:val="000000"/>
                <w:lang w:eastAsia="en-IN"/>
              </w:rPr>
            </w:pPr>
            <w:r w:rsidRPr="00F52159">
              <w:rPr>
                <w:rFonts w:ascii="Calibri" w:eastAsia="Times New Roman" w:hAnsi="Calibri" w:cs="Calibri"/>
                <w:color w:val="000000"/>
                <w:lang w:eastAsia="en-IN"/>
              </w:rPr>
              <w:t>L2</w:t>
            </w:r>
          </w:p>
        </w:tc>
        <w:tc>
          <w:tcPr>
            <w:tcW w:w="4403" w:type="dxa"/>
            <w:tcBorders>
              <w:top w:val="nil"/>
              <w:left w:val="nil"/>
              <w:bottom w:val="single" w:sz="4" w:space="0" w:color="auto"/>
              <w:right w:val="single" w:sz="4" w:space="0" w:color="auto"/>
            </w:tcBorders>
            <w:shd w:val="clear" w:color="auto" w:fill="auto"/>
            <w:noWrap/>
            <w:vAlign w:val="bottom"/>
            <w:hideMark/>
          </w:tcPr>
          <w:p w14:paraId="3A0481BC" w14:textId="77777777" w:rsidR="00F52159" w:rsidRPr="00F52159" w:rsidRDefault="00F52159" w:rsidP="00F52159">
            <w:pPr>
              <w:spacing w:after="0" w:line="240" w:lineRule="auto"/>
              <w:rPr>
                <w:rFonts w:ascii="Calibri" w:eastAsia="Times New Roman" w:hAnsi="Calibri" w:cs="Calibri"/>
                <w:color w:val="000000"/>
                <w:lang w:eastAsia="en-IN"/>
              </w:rPr>
            </w:pPr>
            <w:r w:rsidRPr="00F52159">
              <w:rPr>
                <w:rFonts w:ascii="Calibri" w:eastAsia="Times New Roman" w:hAnsi="Calibri" w:cs="Calibri"/>
                <w:color w:val="000000"/>
                <w:lang w:eastAsia="en-IN"/>
              </w:rPr>
              <w:t>Approve</w:t>
            </w:r>
          </w:p>
        </w:tc>
      </w:tr>
      <w:tr w:rsidR="00F52159" w:rsidRPr="00F52159" w14:paraId="02E96C9D" w14:textId="77777777" w:rsidTr="00F52159">
        <w:trPr>
          <w:trHeight w:val="300"/>
          <w:jc w:val="center"/>
        </w:trPr>
        <w:tc>
          <w:tcPr>
            <w:tcW w:w="417" w:type="dxa"/>
            <w:vMerge/>
            <w:tcBorders>
              <w:top w:val="nil"/>
              <w:left w:val="single" w:sz="4" w:space="0" w:color="auto"/>
              <w:bottom w:val="single" w:sz="4" w:space="0" w:color="auto"/>
              <w:right w:val="single" w:sz="4" w:space="0" w:color="auto"/>
            </w:tcBorders>
            <w:vAlign w:val="center"/>
            <w:hideMark/>
          </w:tcPr>
          <w:p w14:paraId="3027C170" w14:textId="77777777" w:rsidR="00F52159" w:rsidRPr="00F52159" w:rsidRDefault="00F52159" w:rsidP="00F52159">
            <w:pPr>
              <w:spacing w:after="0" w:line="240" w:lineRule="auto"/>
              <w:rPr>
                <w:rFonts w:ascii="Calibri" w:eastAsia="Times New Roman" w:hAnsi="Calibri" w:cs="Calibri"/>
                <w:color w:val="000000"/>
                <w:lang w:eastAsia="en-IN"/>
              </w:rPr>
            </w:pPr>
          </w:p>
        </w:tc>
        <w:tc>
          <w:tcPr>
            <w:tcW w:w="4403" w:type="dxa"/>
            <w:tcBorders>
              <w:top w:val="nil"/>
              <w:left w:val="nil"/>
              <w:bottom w:val="single" w:sz="4" w:space="0" w:color="auto"/>
              <w:right w:val="single" w:sz="4" w:space="0" w:color="auto"/>
            </w:tcBorders>
            <w:shd w:val="clear" w:color="auto" w:fill="auto"/>
            <w:noWrap/>
            <w:vAlign w:val="bottom"/>
            <w:hideMark/>
          </w:tcPr>
          <w:p w14:paraId="0034C154" w14:textId="77777777" w:rsidR="00F52159" w:rsidRPr="00F52159" w:rsidRDefault="00F52159" w:rsidP="00F52159">
            <w:pPr>
              <w:spacing w:after="0" w:line="240" w:lineRule="auto"/>
              <w:rPr>
                <w:rFonts w:ascii="Calibri" w:eastAsia="Times New Roman" w:hAnsi="Calibri" w:cs="Calibri"/>
                <w:color w:val="000000"/>
                <w:lang w:eastAsia="en-IN"/>
              </w:rPr>
            </w:pPr>
            <w:r w:rsidRPr="00F52159">
              <w:rPr>
                <w:rFonts w:ascii="Calibri" w:eastAsia="Times New Roman" w:hAnsi="Calibri" w:cs="Calibri"/>
                <w:color w:val="000000"/>
                <w:lang w:eastAsia="en-IN"/>
              </w:rPr>
              <w:t>Decline</w:t>
            </w:r>
          </w:p>
        </w:tc>
      </w:tr>
      <w:tr w:rsidR="00F52159" w:rsidRPr="00F52159" w14:paraId="020FA1ED" w14:textId="77777777" w:rsidTr="00F52159">
        <w:trPr>
          <w:trHeight w:val="300"/>
          <w:jc w:val="center"/>
        </w:trPr>
        <w:tc>
          <w:tcPr>
            <w:tcW w:w="417" w:type="dxa"/>
            <w:vMerge/>
            <w:tcBorders>
              <w:top w:val="nil"/>
              <w:left w:val="single" w:sz="4" w:space="0" w:color="auto"/>
              <w:bottom w:val="single" w:sz="4" w:space="0" w:color="auto"/>
              <w:right w:val="single" w:sz="4" w:space="0" w:color="auto"/>
            </w:tcBorders>
            <w:vAlign w:val="center"/>
            <w:hideMark/>
          </w:tcPr>
          <w:p w14:paraId="4FF8863F" w14:textId="77777777" w:rsidR="00F52159" w:rsidRPr="00F52159" w:rsidRDefault="00F52159" w:rsidP="00F52159">
            <w:pPr>
              <w:spacing w:after="0" w:line="240" w:lineRule="auto"/>
              <w:rPr>
                <w:rFonts w:ascii="Calibri" w:eastAsia="Times New Roman" w:hAnsi="Calibri" w:cs="Calibri"/>
                <w:color w:val="000000"/>
                <w:lang w:eastAsia="en-IN"/>
              </w:rPr>
            </w:pPr>
          </w:p>
        </w:tc>
        <w:tc>
          <w:tcPr>
            <w:tcW w:w="4403" w:type="dxa"/>
            <w:tcBorders>
              <w:top w:val="nil"/>
              <w:left w:val="nil"/>
              <w:bottom w:val="single" w:sz="4" w:space="0" w:color="auto"/>
              <w:right w:val="single" w:sz="4" w:space="0" w:color="auto"/>
            </w:tcBorders>
            <w:shd w:val="clear" w:color="auto" w:fill="auto"/>
            <w:noWrap/>
            <w:vAlign w:val="bottom"/>
            <w:hideMark/>
          </w:tcPr>
          <w:p w14:paraId="0C43047B" w14:textId="77777777" w:rsidR="00F52159" w:rsidRPr="00F52159" w:rsidRDefault="00F52159" w:rsidP="00F52159">
            <w:pPr>
              <w:spacing w:after="0" w:line="240" w:lineRule="auto"/>
              <w:rPr>
                <w:rFonts w:ascii="Calibri" w:eastAsia="Times New Roman" w:hAnsi="Calibri" w:cs="Calibri"/>
                <w:color w:val="000000"/>
                <w:lang w:eastAsia="en-IN"/>
              </w:rPr>
            </w:pPr>
            <w:r w:rsidRPr="00F52159">
              <w:rPr>
                <w:rFonts w:ascii="Calibri" w:eastAsia="Times New Roman" w:hAnsi="Calibri" w:cs="Calibri"/>
                <w:color w:val="000000"/>
                <w:lang w:eastAsia="en-IN"/>
              </w:rPr>
              <w:t>Send to Document Pending</w:t>
            </w:r>
          </w:p>
        </w:tc>
      </w:tr>
      <w:tr w:rsidR="00F52159" w:rsidRPr="00F52159" w14:paraId="4363793D" w14:textId="77777777" w:rsidTr="00F52159">
        <w:trPr>
          <w:trHeight w:val="300"/>
          <w:jc w:val="center"/>
        </w:trPr>
        <w:tc>
          <w:tcPr>
            <w:tcW w:w="417" w:type="dxa"/>
            <w:vMerge/>
            <w:tcBorders>
              <w:top w:val="nil"/>
              <w:left w:val="single" w:sz="4" w:space="0" w:color="auto"/>
              <w:bottom w:val="single" w:sz="4" w:space="0" w:color="auto"/>
              <w:right w:val="single" w:sz="4" w:space="0" w:color="auto"/>
            </w:tcBorders>
            <w:vAlign w:val="center"/>
            <w:hideMark/>
          </w:tcPr>
          <w:p w14:paraId="2CC3C044" w14:textId="77777777" w:rsidR="00F52159" w:rsidRPr="00F52159" w:rsidRDefault="00F52159" w:rsidP="00F52159">
            <w:pPr>
              <w:spacing w:after="0" w:line="240" w:lineRule="auto"/>
              <w:rPr>
                <w:rFonts w:ascii="Calibri" w:eastAsia="Times New Roman" w:hAnsi="Calibri" w:cs="Calibri"/>
                <w:color w:val="000000"/>
                <w:lang w:eastAsia="en-IN"/>
              </w:rPr>
            </w:pPr>
          </w:p>
        </w:tc>
        <w:tc>
          <w:tcPr>
            <w:tcW w:w="4403" w:type="dxa"/>
            <w:tcBorders>
              <w:top w:val="nil"/>
              <w:left w:val="nil"/>
              <w:bottom w:val="nil"/>
              <w:right w:val="single" w:sz="4" w:space="0" w:color="auto"/>
            </w:tcBorders>
            <w:shd w:val="clear" w:color="auto" w:fill="auto"/>
            <w:noWrap/>
            <w:vAlign w:val="bottom"/>
            <w:hideMark/>
          </w:tcPr>
          <w:p w14:paraId="6CB3A8E6" w14:textId="77777777" w:rsidR="00F52159" w:rsidRPr="00F52159" w:rsidRDefault="00F52159" w:rsidP="00F52159">
            <w:pPr>
              <w:spacing w:after="0" w:line="240" w:lineRule="auto"/>
              <w:rPr>
                <w:rFonts w:ascii="Calibri" w:eastAsia="Times New Roman" w:hAnsi="Calibri" w:cs="Calibri"/>
                <w:color w:val="000000"/>
                <w:lang w:eastAsia="en-IN"/>
              </w:rPr>
            </w:pPr>
            <w:r w:rsidRPr="00F52159">
              <w:rPr>
                <w:rFonts w:ascii="Calibri" w:eastAsia="Times New Roman" w:hAnsi="Calibri" w:cs="Calibri"/>
                <w:color w:val="000000"/>
                <w:lang w:eastAsia="en-IN"/>
              </w:rPr>
              <w:t>Send to L1</w:t>
            </w:r>
          </w:p>
        </w:tc>
      </w:tr>
      <w:tr w:rsidR="00F52159" w:rsidRPr="00F52159" w14:paraId="28E508C0" w14:textId="77777777" w:rsidTr="00F52159">
        <w:trPr>
          <w:trHeight w:val="300"/>
          <w:jc w:val="center"/>
        </w:trPr>
        <w:tc>
          <w:tcPr>
            <w:tcW w:w="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A2EF266" w14:textId="77777777" w:rsidR="00F52159" w:rsidRPr="00F52159" w:rsidRDefault="00F52159" w:rsidP="00F52159">
            <w:pPr>
              <w:spacing w:after="0" w:line="240" w:lineRule="auto"/>
              <w:jc w:val="center"/>
              <w:rPr>
                <w:rFonts w:ascii="Calibri" w:eastAsia="Times New Roman" w:hAnsi="Calibri" w:cs="Calibri"/>
                <w:color w:val="000000"/>
                <w:lang w:eastAsia="en-IN"/>
              </w:rPr>
            </w:pPr>
            <w:r w:rsidRPr="00F52159">
              <w:rPr>
                <w:rFonts w:ascii="Calibri" w:eastAsia="Times New Roman" w:hAnsi="Calibri" w:cs="Calibri"/>
                <w:color w:val="000000"/>
                <w:lang w:eastAsia="en-IN"/>
              </w:rPr>
              <w:t>L3</w:t>
            </w:r>
          </w:p>
        </w:tc>
        <w:tc>
          <w:tcPr>
            <w:tcW w:w="4403" w:type="dxa"/>
            <w:tcBorders>
              <w:top w:val="single" w:sz="4" w:space="0" w:color="auto"/>
              <w:left w:val="nil"/>
              <w:bottom w:val="single" w:sz="4" w:space="0" w:color="auto"/>
              <w:right w:val="single" w:sz="4" w:space="0" w:color="auto"/>
            </w:tcBorders>
            <w:shd w:val="clear" w:color="auto" w:fill="auto"/>
            <w:noWrap/>
            <w:vAlign w:val="bottom"/>
            <w:hideMark/>
          </w:tcPr>
          <w:p w14:paraId="561619B5" w14:textId="77777777" w:rsidR="00F52159" w:rsidRPr="00F52159" w:rsidRDefault="00F52159" w:rsidP="00F52159">
            <w:pPr>
              <w:spacing w:after="0" w:line="240" w:lineRule="auto"/>
              <w:rPr>
                <w:rFonts w:ascii="Calibri" w:eastAsia="Times New Roman" w:hAnsi="Calibri" w:cs="Calibri"/>
                <w:color w:val="000000"/>
                <w:lang w:eastAsia="en-IN"/>
              </w:rPr>
            </w:pPr>
            <w:r w:rsidRPr="00F52159">
              <w:rPr>
                <w:rFonts w:ascii="Calibri" w:eastAsia="Times New Roman" w:hAnsi="Calibri" w:cs="Calibri"/>
                <w:color w:val="000000"/>
                <w:lang w:eastAsia="en-IN"/>
              </w:rPr>
              <w:t>Approve</w:t>
            </w:r>
          </w:p>
        </w:tc>
      </w:tr>
      <w:tr w:rsidR="00F52159" w:rsidRPr="00F52159" w14:paraId="3C14D4D4" w14:textId="77777777" w:rsidTr="00F52159">
        <w:trPr>
          <w:trHeight w:val="300"/>
          <w:jc w:val="center"/>
        </w:trPr>
        <w:tc>
          <w:tcPr>
            <w:tcW w:w="417" w:type="dxa"/>
            <w:vMerge/>
            <w:tcBorders>
              <w:top w:val="nil"/>
              <w:left w:val="single" w:sz="4" w:space="0" w:color="auto"/>
              <w:bottom w:val="single" w:sz="4" w:space="0" w:color="auto"/>
              <w:right w:val="single" w:sz="4" w:space="0" w:color="auto"/>
            </w:tcBorders>
            <w:vAlign w:val="center"/>
            <w:hideMark/>
          </w:tcPr>
          <w:p w14:paraId="758D78FA" w14:textId="77777777" w:rsidR="00F52159" w:rsidRPr="00F52159" w:rsidRDefault="00F52159" w:rsidP="00F52159">
            <w:pPr>
              <w:spacing w:after="0" w:line="240" w:lineRule="auto"/>
              <w:rPr>
                <w:rFonts w:ascii="Calibri" w:eastAsia="Times New Roman" w:hAnsi="Calibri" w:cs="Calibri"/>
                <w:color w:val="000000"/>
                <w:lang w:eastAsia="en-IN"/>
              </w:rPr>
            </w:pPr>
          </w:p>
        </w:tc>
        <w:tc>
          <w:tcPr>
            <w:tcW w:w="4403" w:type="dxa"/>
            <w:tcBorders>
              <w:top w:val="nil"/>
              <w:left w:val="nil"/>
              <w:bottom w:val="single" w:sz="4" w:space="0" w:color="auto"/>
              <w:right w:val="single" w:sz="4" w:space="0" w:color="auto"/>
            </w:tcBorders>
            <w:shd w:val="clear" w:color="auto" w:fill="auto"/>
            <w:noWrap/>
            <w:vAlign w:val="bottom"/>
            <w:hideMark/>
          </w:tcPr>
          <w:p w14:paraId="4F66F6BF" w14:textId="77777777" w:rsidR="00F52159" w:rsidRPr="00F52159" w:rsidRDefault="00F52159" w:rsidP="00F52159">
            <w:pPr>
              <w:spacing w:after="0" w:line="240" w:lineRule="auto"/>
              <w:rPr>
                <w:rFonts w:ascii="Calibri" w:eastAsia="Times New Roman" w:hAnsi="Calibri" w:cs="Calibri"/>
                <w:color w:val="000000"/>
                <w:lang w:eastAsia="en-IN"/>
              </w:rPr>
            </w:pPr>
            <w:r w:rsidRPr="00F52159">
              <w:rPr>
                <w:rFonts w:ascii="Calibri" w:eastAsia="Times New Roman" w:hAnsi="Calibri" w:cs="Calibri"/>
                <w:color w:val="000000"/>
                <w:lang w:eastAsia="en-IN"/>
              </w:rPr>
              <w:t>Decline</w:t>
            </w:r>
          </w:p>
        </w:tc>
      </w:tr>
      <w:tr w:rsidR="00F52159" w:rsidRPr="00F52159" w14:paraId="7DFEB93E" w14:textId="77777777" w:rsidTr="00F52159">
        <w:trPr>
          <w:trHeight w:val="300"/>
          <w:jc w:val="center"/>
        </w:trPr>
        <w:tc>
          <w:tcPr>
            <w:tcW w:w="417" w:type="dxa"/>
            <w:vMerge/>
            <w:tcBorders>
              <w:top w:val="nil"/>
              <w:left w:val="single" w:sz="4" w:space="0" w:color="auto"/>
              <w:bottom w:val="single" w:sz="4" w:space="0" w:color="auto"/>
              <w:right w:val="single" w:sz="4" w:space="0" w:color="auto"/>
            </w:tcBorders>
            <w:vAlign w:val="center"/>
            <w:hideMark/>
          </w:tcPr>
          <w:p w14:paraId="0635A1E2" w14:textId="77777777" w:rsidR="00F52159" w:rsidRPr="00F52159" w:rsidRDefault="00F52159" w:rsidP="00F52159">
            <w:pPr>
              <w:spacing w:after="0" w:line="240" w:lineRule="auto"/>
              <w:rPr>
                <w:rFonts w:ascii="Calibri" w:eastAsia="Times New Roman" w:hAnsi="Calibri" w:cs="Calibri"/>
                <w:color w:val="000000"/>
                <w:lang w:eastAsia="en-IN"/>
              </w:rPr>
            </w:pPr>
          </w:p>
        </w:tc>
        <w:tc>
          <w:tcPr>
            <w:tcW w:w="4403" w:type="dxa"/>
            <w:tcBorders>
              <w:top w:val="nil"/>
              <w:left w:val="nil"/>
              <w:bottom w:val="single" w:sz="4" w:space="0" w:color="auto"/>
              <w:right w:val="single" w:sz="4" w:space="0" w:color="auto"/>
            </w:tcBorders>
            <w:shd w:val="clear" w:color="auto" w:fill="auto"/>
            <w:noWrap/>
            <w:vAlign w:val="bottom"/>
            <w:hideMark/>
          </w:tcPr>
          <w:p w14:paraId="52901EE9" w14:textId="77777777" w:rsidR="00F52159" w:rsidRPr="00F52159" w:rsidRDefault="00F52159" w:rsidP="00F52159">
            <w:pPr>
              <w:spacing w:after="0" w:line="240" w:lineRule="auto"/>
              <w:rPr>
                <w:rFonts w:ascii="Calibri" w:eastAsia="Times New Roman" w:hAnsi="Calibri" w:cs="Calibri"/>
                <w:color w:val="000000"/>
                <w:lang w:eastAsia="en-IN"/>
              </w:rPr>
            </w:pPr>
            <w:r w:rsidRPr="00F52159">
              <w:rPr>
                <w:rFonts w:ascii="Calibri" w:eastAsia="Times New Roman" w:hAnsi="Calibri" w:cs="Calibri"/>
                <w:color w:val="000000"/>
                <w:lang w:eastAsia="en-IN"/>
              </w:rPr>
              <w:t>Send to Document Pending</w:t>
            </w:r>
          </w:p>
        </w:tc>
      </w:tr>
      <w:tr w:rsidR="00F52159" w:rsidRPr="00F52159" w14:paraId="1F4807D7" w14:textId="77777777" w:rsidTr="00F52159">
        <w:trPr>
          <w:trHeight w:val="300"/>
          <w:jc w:val="center"/>
        </w:trPr>
        <w:tc>
          <w:tcPr>
            <w:tcW w:w="417" w:type="dxa"/>
            <w:vMerge/>
            <w:tcBorders>
              <w:top w:val="nil"/>
              <w:left w:val="single" w:sz="4" w:space="0" w:color="auto"/>
              <w:bottom w:val="single" w:sz="4" w:space="0" w:color="auto"/>
              <w:right w:val="single" w:sz="4" w:space="0" w:color="auto"/>
            </w:tcBorders>
            <w:vAlign w:val="center"/>
            <w:hideMark/>
          </w:tcPr>
          <w:p w14:paraId="30156F3E" w14:textId="77777777" w:rsidR="00F52159" w:rsidRPr="00F52159" w:rsidRDefault="00F52159" w:rsidP="00F52159">
            <w:pPr>
              <w:spacing w:after="0" w:line="240" w:lineRule="auto"/>
              <w:rPr>
                <w:rFonts w:ascii="Calibri" w:eastAsia="Times New Roman" w:hAnsi="Calibri" w:cs="Calibri"/>
                <w:color w:val="000000"/>
                <w:lang w:eastAsia="en-IN"/>
              </w:rPr>
            </w:pPr>
          </w:p>
        </w:tc>
        <w:tc>
          <w:tcPr>
            <w:tcW w:w="4403" w:type="dxa"/>
            <w:tcBorders>
              <w:top w:val="nil"/>
              <w:left w:val="nil"/>
              <w:bottom w:val="single" w:sz="4" w:space="0" w:color="auto"/>
              <w:right w:val="single" w:sz="4" w:space="0" w:color="auto"/>
            </w:tcBorders>
            <w:shd w:val="clear" w:color="auto" w:fill="auto"/>
            <w:noWrap/>
            <w:vAlign w:val="bottom"/>
            <w:hideMark/>
          </w:tcPr>
          <w:p w14:paraId="415970C5" w14:textId="77777777" w:rsidR="00F52159" w:rsidRPr="00F52159" w:rsidRDefault="00F52159" w:rsidP="00F52159">
            <w:pPr>
              <w:spacing w:after="0" w:line="240" w:lineRule="auto"/>
              <w:rPr>
                <w:rFonts w:ascii="Calibri" w:eastAsia="Times New Roman" w:hAnsi="Calibri" w:cs="Calibri"/>
                <w:color w:val="000000"/>
                <w:lang w:eastAsia="en-IN"/>
              </w:rPr>
            </w:pPr>
            <w:r w:rsidRPr="00F52159">
              <w:rPr>
                <w:rFonts w:ascii="Calibri" w:eastAsia="Times New Roman" w:hAnsi="Calibri" w:cs="Calibri"/>
                <w:color w:val="000000"/>
                <w:lang w:eastAsia="en-IN"/>
              </w:rPr>
              <w:t>Send to L1</w:t>
            </w:r>
          </w:p>
        </w:tc>
      </w:tr>
      <w:tr w:rsidR="00F52159" w:rsidRPr="00F52159" w14:paraId="043B2428" w14:textId="77777777" w:rsidTr="00F52159">
        <w:trPr>
          <w:trHeight w:val="300"/>
          <w:jc w:val="center"/>
        </w:trPr>
        <w:tc>
          <w:tcPr>
            <w:tcW w:w="417" w:type="dxa"/>
            <w:vMerge/>
            <w:tcBorders>
              <w:top w:val="nil"/>
              <w:left w:val="single" w:sz="4" w:space="0" w:color="auto"/>
              <w:bottom w:val="single" w:sz="4" w:space="0" w:color="auto"/>
              <w:right w:val="single" w:sz="4" w:space="0" w:color="auto"/>
            </w:tcBorders>
            <w:vAlign w:val="center"/>
            <w:hideMark/>
          </w:tcPr>
          <w:p w14:paraId="29618784" w14:textId="77777777" w:rsidR="00F52159" w:rsidRPr="00F52159" w:rsidRDefault="00F52159" w:rsidP="00F52159">
            <w:pPr>
              <w:spacing w:after="0" w:line="240" w:lineRule="auto"/>
              <w:rPr>
                <w:rFonts w:ascii="Calibri" w:eastAsia="Times New Roman" w:hAnsi="Calibri" w:cs="Calibri"/>
                <w:color w:val="000000"/>
                <w:lang w:eastAsia="en-IN"/>
              </w:rPr>
            </w:pPr>
          </w:p>
        </w:tc>
        <w:tc>
          <w:tcPr>
            <w:tcW w:w="4403" w:type="dxa"/>
            <w:tcBorders>
              <w:top w:val="nil"/>
              <w:left w:val="nil"/>
              <w:bottom w:val="single" w:sz="4" w:space="0" w:color="auto"/>
              <w:right w:val="single" w:sz="4" w:space="0" w:color="auto"/>
            </w:tcBorders>
            <w:shd w:val="clear" w:color="auto" w:fill="auto"/>
            <w:noWrap/>
            <w:vAlign w:val="bottom"/>
            <w:hideMark/>
          </w:tcPr>
          <w:p w14:paraId="1D98A693" w14:textId="77777777" w:rsidR="00F52159" w:rsidRPr="00F52159" w:rsidRDefault="00F52159" w:rsidP="00F52159">
            <w:pPr>
              <w:spacing w:after="0" w:line="240" w:lineRule="auto"/>
              <w:rPr>
                <w:rFonts w:ascii="Calibri" w:eastAsia="Times New Roman" w:hAnsi="Calibri" w:cs="Calibri"/>
                <w:color w:val="000000"/>
                <w:lang w:eastAsia="en-IN"/>
              </w:rPr>
            </w:pPr>
            <w:r w:rsidRPr="00F52159">
              <w:rPr>
                <w:rFonts w:ascii="Calibri" w:eastAsia="Times New Roman" w:hAnsi="Calibri" w:cs="Calibri"/>
                <w:color w:val="000000"/>
                <w:lang w:eastAsia="en-IN"/>
              </w:rPr>
              <w:t>Send to L2</w:t>
            </w:r>
          </w:p>
        </w:tc>
      </w:tr>
      <w:tr w:rsidR="00F52159" w:rsidRPr="00F52159" w14:paraId="183939E1" w14:textId="77777777" w:rsidTr="00F52159">
        <w:trPr>
          <w:trHeight w:val="300"/>
          <w:jc w:val="center"/>
        </w:trPr>
        <w:tc>
          <w:tcPr>
            <w:tcW w:w="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BE6C255" w14:textId="77777777" w:rsidR="00F52159" w:rsidRPr="00F52159" w:rsidRDefault="00F52159" w:rsidP="00F52159">
            <w:pPr>
              <w:spacing w:after="0" w:line="240" w:lineRule="auto"/>
              <w:jc w:val="center"/>
              <w:rPr>
                <w:rFonts w:ascii="Calibri" w:eastAsia="Times New Roman" w:hAnsi="Calibri" w:cs="Calibri"/>
                <w:color w:val="000000"/>
                <w:lang w:eastAsia="en-IN"/>
              </w:rPr>
            </w:pPr>
            <w:r w:rsidRPr="00F52159">
              <w:rPr>
                <w:rFonts w:ascii="Calibri" w:eastAsia="Times New Roman" w:hAnsi="Calibri" w:cs="Calibri"/>
                <w:color w:val="000000"/>
                <w:lang w:eastAsia="en-IN"/>
              </w:rPr>
              <w:t>L4</w:t>
            </w:r>
          </w:p>
        </w:tc>
        <w:tc>
          <w:tcPr>
            <w:tcW w:w="4403" w:type="dxa"/>
            <w:tcBorders>
              <w:top w:val="nil"/>
              <w:left w:val="nil"/>
              <w:bottom w:val="single" w:sz="4" w:space="0" w:color="auto"/>
              <w:right w:val="single" w:sz="4" w:space="0" w:color="auto"/>
            </w:tcBorders>
            <w:shd w:val="clear" w:color="auto" w:fill="auto"/>
            <w:noWrap/>
            <w:vAlign w:val="bottom"/>
            <w:hideMark/>
          </w:tcPr>
          <w:p w14:paraId="0EBA32BD" w14:textId="77777777" w:rsidR="00F52159" w:rsidRPr="00F52159" w:rsidRDefault="00F52159" w:rsidP="00F52159">
            <w:pPr>
              <w:spacing w:after="0" w:line="240" w:lineRule="auto"/>
              <w:rPr>
                <w:rFonts w:ascii="Calibri" w:eastAsia="Times New Roman" w:hAnsi="Calibri" w:cs="Calibri"/>
                <w:color w:val="000000"/>
                <w:lang w:eastAsia="en-IN"/>
              </w:rPr>
            </w:pPr>
            <w:r w:rsidRPr="00F52159">
              <w:rPr>
                <w:rFonts w:ascii="Calibri" w:eastAsia="Times New Roman" w:hAnsi="Calibri" w:cs="Calibri"/>
                <w:color w:val="000000"/>
                <w:lang w:eastAsia="en-IN"/>
              </w:rPr>
              <w:t>Approve</w:t>
            </w:r>
          </w:p>
        </w:tc>
      </w:tr>
      <w:tr w:rsidR="00F52159" w:rsidRPr="00F52159" w14:paraId="7A803EA4" w14:textId="77777777" w:rsidTr="00F52159">
        <w:trPr>
          <w:trHeight w:val="300"/>
          <w:jc w:val="center"/>
        </w:trPr>
        <w:tc>
          <w:tcPr>
            <w:tcW w:w="417" w:type="dxa"/>
            <w:vMerge/>
            <w:tcBorders>
              <w:top w:val="nil"/>
              <w:left w:val="single" w:sz="4" w:space="0" w:color="auto"/>
              <w:bottom w:val="single" w:sz="4" w:space="0" w:color="auto"/>
              <w:right w:val="single" w:sz="4" w:space="0" w:color="auto"/>
            </w:tcBorders>
            <w:vAlign w:val="center"/>
            <w:hideMark/>
          </w:tcPr>
          <w:p w14:paraId="666E2F93" w14:textId="77777777" w:rsidR="00F52159" w:rsidRPr="00F52159" w:rsidRDefault="00F52159" w:rsidP="00F52159">
            <w:pPr>
              <w:spacing w:after="0" w:line="240" w:lineRule="auto"/>
              <w:rPr>
                <w:rFonts w:ascii="Calibri" w:eastAsia="Times New Roman" w:hAnsi="Calibri" w:cs="Calibri"/>
                <w:color w:val="000000"/>
                <w:lang w:eastAsia="en-IN"/>
              </w:rPr>
            </w:pPr>
          </w:p>
        </w:tc>
        <w:tc>
          <w:tcPr>
            <w:tcW w:w="4403" w:type="dxa"/>
            <w:tcBorders>
              <w:top w:val="nil"/>
              <w:left w:val="nil"/>
              <w:bottom w:val="single" w:sz="4" w:space="0" w:color="auto"/>
              <w:right w:val="single" w:sz="4" w:space="0" w:color="auto"/>
            </w:tcBorders>
            <w:shd w:val="clear" w:color="auto" w:fill="auto"/>
            <w:noWrap/>
            <w:vAlign w:val="bottom"/>
            <w:hideMark/>
          </w:tcPr>
          <w:p w14:paraId="2C23F524" w14:textId="77777777" w:rsidR="00F52159" w:rsidRPr="00F52159" w:rsidRDefault="00F52159" w:rsidP="00F52159">
            <w:pPr>
              <w:spacing w:after="0" w:line="240" w:lineRule="auto"/>
              <w:rPr>
                <w:rFonts w:ascii="Calibri" w:eastAsia="Times New Roman" w:hAnsi="Calibri" w:cs="Calibri"/>
                <w:color w:val="000000"/>
                <w:lang w:eastAsia="en-IN"/>
              </w:rPr>
            </w:pPr>
            <w:r w:rsidRPr="00F52159">
              <w:rPr>
                <w:rFonts w:ascii="Calibri" w:eastAsia="Times New Roman" w:hAnsi="Calibri" w:cs="Calibri"/>
                <w:color w:val="000000"/>
                <w:lang w:eastAsia="en-IN"/>
              </w:rPr>
              <w:t>Decline</w:t>
            </w:r>
          </w:p>
        </w:tc>
      </w:tr>
      <w:tr w:rsidR="00F52159" w:rsidRPr="00F52159" w14:paraId="67409F9D" w14:textId="77777777" w:rsidTr="00F52159">
        <w:trPr>
          <w:trHeight w:val="300"/>
          <w:jc w:val="center"/>
        </w:trPr>
        <w:tc>
          <w:tcPr>
            <w:tcW w:w="417" w:type="dxa"/>
            <w:vMerge/>
            <w:tcBorders>
              <w:top w:val="nil"/>
              <w:left w:val="single" w:sz="4" w:space="0" w:color="auto"/>
              <w:bottom w:val="single" w:sz="4" w:space="0" w:color="auto"/>
              <w:right w:val="single" w:sz="4" w:space="0" w:color="auto"/>
            </w:tcBorders>
            <w:vAlign w:val="center"/>
            <w:hideMark/>
          </w:tcPr>
          <w:p w14:paraId="24F00E3E" w14:textId="77777777" w:rsidR="00F52159" w:rsidRPr="00F52159" w:rsidRDefault="00F52159" w:rsidP="00F52159">
            <w:pPr>
              <w:spacing w:after="0" w:line="240" w:lineRule="auto"/>
              <w:rPr>
                <w:rFonts w:ascii="Calibri" w:eastAsia="Times New Roman" w:hAnsi="Calibri" w:cs="Calibri"/>
                <w:color w:val="000000"/>
                <w:lang w:eastAsia="en-IN"/>
              </w:rPr>
            </w:pPr>
          </w:p>
        </w:tc>
        <w:tc>
          <w:tcPr>
            <w:tcW w:w="4403" w:type="dxa"/>
            <w:tcBorders>
              <w:top w:val="nil"/>
              <w:left w:val="nil"/>
              <w:bottom w:val="single" w:sz="4" w:space="0" w:color="auto"/>
              <w:right w:val="single" w:sz="4" w:space="0" w:color="auto"/>
            </w:tcBorders>
            <w:shd w:val="clear" w:color="auto" w:fill="auto"/>
            <w:noWrap/>
            <w:vAlign w:val="bottom"/>
            <w:hideMark/>
          </w:tcPr>
          <w:p w14:paraId="285F3352" w14:textId="77777777" w:rsidR="00F52159" w:rsidRPr="00F52159" w:rsidRDefault="00F52159" w:rsidP="00F52159">
            <w:pPr>
              <w:spacing w:after="0" w:line="240" w:lineRule="auto"/>
              <w:rPr>
                <w:rFonts w:ascii="Calibri" w:eastAsia="Times New Roman" w:hAnsi="Calibri" w:cs="Calibri"/>
                <w:color w:val="000000"/>
                <w:lang w:eastAsia="en-IN"/>
              </w:rPr>
            </w:pPr>
            <w:r w:rsidRPr="00F52159">
              <w:rPr>
                <w:rFonts w:ascii="Calibri" w:eastAsia="Times New Roman" w:hAnsi="Calibri" w:cs="Calibri"/>
                <w:color w:val="000000"/>
                <w:lang w:eastAsia="en-IN"/>
              </w:rPr>
              <w:t>Send to Document Pending</w:t>
            </w:r>
          </w:p>
        </w:tc>
      </w:tr>
      <w:tr w:rsidR="00F52159" w:rsidRPr="00F52159" w14:paraId="299F4AF1" w14:textId="77777777" w:rsidTr="00F52159">
        <w:trPr>
          <w:trHeight w:val="300"/>
          <w:jc w:val="center"/>
        </w:trPr>
        <w:tc>
          <w:tcPr>
            <w:tcW w:w="417" w:type="dxa"/>
            <w:vMerge/>
            <w:tcBorders>
              <w:top w:val="nil"/>
              <w:left w:val="single" w:sz="4" w:space="0" w:color="auto"/>
              <w:bottom w:val="single" w:sz="4" w:space="0" w:color="auto"/>
              <w:right w:val="single" w:sz="4" w:space="0" w:color="auto"/>
            </w:tcBorders>
            <w:vAlign w:val="center"/>
            <w:hideMark/>
          </w:tcPr>
          <w:p w14:paraId="3538272C" w14:textId="77777777" w:rsidR="00F52159" w:rsidRPr="00F52159" w:rsidRDefault="00F52159" w:rsidP="00F52159">
            <w:pPr>
              <w:spacing w:after="0" w:line="240" w:lineRule="auto"/>
              <w:rPr>
                <w:rFonts w:ascii="Calibri" w:eastAsia="Times New Roman" w:hAnsi="Calibri" w:cs="Calibri"/>
                <w:color w:val="000000"/>
                <w:lang w:eastAsia="en-IN"/>
              </w:rPr>
            </w:pPr>
          </w:p>
        </w:tc>
        <w:tc>
          <w:tcPr>
            <w:tcW w:w="4403" w:type="dxa"/>
            <w:tcBorders>
              <w:top w:val="nil"/>
              <w:left w:val="nil"/>
              <w:bottom w:val="single" w:sz="4" w:space="0" w:color="auto"/>
              <w:right w:val="single" w:sz="4" w:space="0" w:color="auto"/>
            </w:tcBorders>
            <w:shd w:val="clear" w:color="auto" w:fill="auto"/>
            <w:noWrap/>
            <w:vAlign w:val="bottom"/>
            <w:hideMark/>
          </w:tcPr>
          <w:p w14:paraId="4643945B" w14:textId="77777777" w:rsidR="00F52159" w:rsidRPr="00F52159" w:rsidRDefault="00F52159" w:rsidP="00F52159">
            <w:pPr>
              <w:spacing w:after="0" w:line="240" w:lineRule="auto"/>
              <w:rPr>
                <w:rFonts w:ascii="Calibri" w:eastAsia="Times New Roman" w:hAnsi="Calibri" w:cs="Calibri"/>
                <w:color w:val="000000"/>
                <w:lang w:eastAsia="en-IN"/>
              </w:rPr>
            </w:pPr>
            <w:r w:rsidRPr="00F52159">
              <w:rPr>
                <w:rFonts w:ascii="Calibri" w:eastAsia="Times New Roman" w:hAnsi="Calibri" w:cs="Calibri"/>
                <w:color w:val="000000"/>
                <w:lang w:eastAsia="en-IN"/>
              </w:rPr>
              <w:t>Send to L1</w:t>
            </w:r>
          </w:p>
        </w:tc>
      </w:tr>
      <w:tr w:rsidR="00F52159" w:rsidRPr="00F52159" w14:paraId="10812B44" w14:textId="77777777" w:rsidTr="00F52159">
        <w:trPr>
          <w:trHeight w:val="300"/>
          <w:jc w:val="center"/>
        </w:trPr>
        <w:tc>
          <w:tcPr>
            <w:tcW w:w="417" w:type="dxa"/>
            <w:vMerge/>
            <w:tcBorders>
              <w:top w:val="nil"/>
              <w:left w:val="single" w:sz="4" w:space="0" w:color="auto"/>
              <w:bottom w:val="single" w:sz="4" w:space="0" w:color="auto"/>
              <w:right w:val="single" w:sz="4" w:space="0" w:color="auto"/>
            </w:tcBorders>
            <w:vAlign w:val="center"/>
            <w:hideMark/>
          </w:tcPr>
          <w:p w14:paraId="5F0AB7E5" w14:textId="77777777" w:rsidR="00F52159" w:rsidRPr="00F52159" w:rsidRDefault="00F52159" w:rsidP="00F52159">
            <w:pPr>
              <w:spacing w:after="0" w:line="240" w:lineRule="auto"/>
              <w:rPr>
                <w:rFonts w:ascii="Calibri" w:eastAsia="Times New Roman" w:hAnsi="Calibri" w:cs="Calibri"/>
                <w:color w:val="000000"/>
                <w:lang w:eastAsia="en-IN"/>
              </w:rPr>
            </w:pPr>
          </w:p>
        </w:tc>
        <w:tc>
          <w:tcPr>
            <w:tcW w:w="4403" w:type="dxa"/>
            <w:tcBorders>
              <w:top w:val="nil"/>
              <w:left w:val="nil"/>
              <w:bottom w:val="single" w:sz="4" w:space="0" w:color="auto"/>
              <w:right w:val="single" w:sz="4" w:space="0" w:color="auto"/>
            </w:tcBorders>
            <w:shd w:val="clear" w:color="auto" w:fill="auto"/>
            <w:noWrap/>
            <w:vAlign w:val="bottom"/>
            <w:hideMark/>
          </w:tcPr>
          <w:p w14:paraId="393DBCCF" w14:textId="77777777" w:rsidR="00F52159" w:rsidRPr="00F52159" w:rsidRDefault="00F52159" w:rsidP="00F52159">
            <w:pPr>
              <w:spacing w:after="0" w:line="240" w:lineRule="auto"/>
              <w:rPr>
                <w:rFonts w:ascii="Calibri" w:eastAsia="Times New Roman" w:hAnsi="Calibri" w:cs="Calibri"/>
                <w:color w:val="000000"/>
                <w:lang w:eastAsia="en-IN"/>
              </w:rPr>
            </w:pPr>
            <w:r w:rsidRPr="00F52159">
              <w:rPr>
                <w:rFonts w:ascii="Calibri" w:eastAsia="Times New Roman" w:hAnsi="Calibri" w:cs="Calibri"/>
                <w:color w:val="000000"/>
                <w:lang w:eastAsia="en-IN"/>
              </w:rPr>
              <w:t>Send to L3</w:t>
            </w:r>
          </w:p>
        </w:tc>
      </w:tr>
      <w:tr w:rsidR="00F52159" w:rsidRPr="00F52159" w14:paraId="0D75D368" w14:textId="77777777" w:rsidTr="00F52159">
        <w:trPr>
          <w:trHeight w:val="300"/>
          <w:jc w:val="center"/>
        </w:trPr>
        <w:tc>
          <w:tcPr>
            <w:tcW w:w="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6658FEB" w14:textId="77777777" w:rsidR="00F52159" w:rsidRPr="00F52159" w:rsidRDefault="00F52159" w:rsidP="00F52159">
            <w:pPr>
              <w:spacing w:after="0" w:line="240" w:lineRule="auto"/>
              <w:jc w:val="center"/>
              <w:rPr>
                <w:rFonts w:ascii="Calibri" w:eastAsia="Times New Roman" w:hAnsi="Calibri" w:cs="Calibri"/>
                <w:color w:val="000000"/>
                <w:lang w:eastAsia="en-IN"/>
              </w:rPr>
            </w:pPr>
            <w:r w:rsidRPr="00F52159">
              <w:rPr>
                <w:rFonts w:ascii="Calibri" w:eastAsia="Times New Roman" w:hAnsi="Calibri" w:cs="Calibri"/>
                <w:color w:val="000000"/>
                <w:lang w:eastAsia="en-IN"/>
              </w:rPr>
              <w:t>L5</w:t>
            </w:r>
          </w:p>
        </w:tc>
        <w:tc>
          <w:tcPr>
            <w:tcW w:w="4403" w:type="dxa"/>
            <w:tcBorders>
              <w:top w:val="nil"/>
              <w:left w:val="nil"/>
              <w:bottom w:val="single" w:sz="4" w:space="0" w:color="auto"/>
              <w:right w:val="single" w:sz="4" w:space="0" w:color="auto"/>
            </w:tcBorders>
            <w:shd w:val="clear" w:color="auto" w:fill="auto"/>
            <w:noWrap/>
            <w:vAlign w:val="bottom"/>
            <w:hideMark/>
          </w:tcPr>
          <w:p w14:paraId="414EF766" w14:textId="77777777" w:rsidR="00F52159" w:rsidRPr="00F52159" w:rsidRDefault="00F52159" w:rsidP="00F52159">
            <w:pPr>
              <w:spacing w:after="0" w:line="240" w:lineRule="auto"/>
              <w:rPr>
                <w:rFonts w:ascii="Calibri" w:eastAsia="Times New Roman" w:hAnsi="Calibri" w:cs="Calibri"/>
                <w:color w:val="000000"/>
                <w:lang w:eastAsia="en-IN"/>
              </w:rPr>
            </w:pPr>
            <w:r w:rsidRPr="00F52159">
              <w:rPr>
                <w:rFonts w:ascii="Calibri" w:eastAsia="Times New Roman" w:hAnsi="Calibri" w:cs="Calibri"/>
                <w:color w:val="000000"/>
                <w:lang w:eastAsia="en-IN"/>
              </w:rPr>
              <w:t>Approve</w:t>
            </w:r>
          </w:p>
        </w:tc>
      </w:tr>
      <w:tr w:rsidR="00F52159" w:rsidRPr="00F52159" w14:paraId="00D89CC4" w14:textId="77777777" w:rsidTr="00F52159">
        <w:trPr>
          <w:trHeight w:val="300"/>
          <w:jc w:val="center"/>
        </w:trPr>
        <w:tc>
          <w:tcPr>
            <w:tcW w:w="417" w:type="dxa"/>
            <w:vMerge/>
            <w:tcBorders>
              <w:top w:val="nil"/>
              <w:left w:val="single" w:sz="4" w:space="0" w:color="auto"/>
              <w:bottom w:val="single" w:sz="4" w:space="0" w:color="auto"/>
              <w:right w:val="single" w:sz="4" w:space="0" w:color="auto"/>
            </w:tcBorders>
            <w:vAlign w:val="center"/>
            <w:hideMark/>
          </w:tcPr>
          <w:p w14:paraId="7C3BFDF7" w14:textId="77777777" w:rsidR="00F52159" w:rsidRPr="00F52159" w:rsidRDefault="00F52159" w:rsidP="00F52159">
            <w:pPr>
              <w:spacing w:after="0" w:line="240" w:lineRule="auto"/>
              <w:rPr>
                <w:rFonts w:ascii="Calibri" w:eastAsia="Times New Roman" w:hAnsi="Calibri" w:cs="Calibri"/>
                <w:color w:val="000000"/>
                <w:lang w:eastAsia="en-IN"/>
              </w:rPr>
            </w:pPr>
          </w:p>
        </w:tc>
        <w:tc>
          <w:tcPr>
            <w:tcW w:w="4403" w:type="dxa"/>
            <w:tcBorders>
              <w:top w:val="nil"/>
              <w:left w:val="nil"/>
              <w:bottom w:val="single" w:sz="4" w:space="0" w:color="auto"/>
              <w:right w:val="single" w:sz="4" w:space="0" w:color="auto"/>
            </w:tcBorders>
            <w:shd w:val="clear" w:color="auto" w:fill="auto"/>
            <w:noWrap/>
            <w:vAlign w:val="bottom"/>
            <w:hideMark/>
          </w:tcPr>
          <w:p w14:paraId="248AEDFC" w14:textId="77777777" w:rsidR="00F52159" w:rsidRPr="00F52159" w:rsidRDefault="00F52159" w:rsidP="00F52159">
            <w:pPr>
              <w:spacing w:after="0" w:line="240" w:lineRule="auto"/>
              <w:rPr>
                <w:rFonts w:ascii="Calibri" w:eastAsia="Times New Roman" w:hAnsi="Calibri" w:cs="Calibri"/>
                <w:color w:val="000000"/>
                <w:lang w:eastAsia="en-IN"/>
              </w:rPr>
            </w:pPr>
            <w:r w:rsidRPr="00F52159">
              <w:rPr>
                <w:rFonts w:ascii="Calibri" w:eastAsia="Times New Roman" w:hAnsi="Calibri" w:cs="Calibri"/>
                <w:color w:val="000000"/>
                <w:lang w:eastAsia="en-IN"/>
              </w:rPr>
              <w:t>Decline</w:t>
            </w:r>
          </w:p>
        </w:tc>
      </w:tr>
      <w:tr w:rsidR="00F52159" w:rsidRPr="00F52159" w14:paraId="388C09B1" w14:textId="77777777" w:rsidTr="00F52159">
        <w:trPr>
          <w:trHeight w:val="300"/>
          <w:jc w:val="center"/>
        </w:trPr>
        <w:tc>
          <w:tcPr>
            <w:tcW w:w="417" w:type="dxa"/>
            <w:vMerge/>
            <w:tcBorders>
              <w:top w:val="nil"/>
              <w:left w:val="single" w:sz="4" w:space="0" w:color="auto"/>
              <w:bottom w:val="single" w:sz="4" w:space="0" w:color="auto"/>
              <w:right w:val="single" w:sz="4" w:space="0" w:color="auto"/>
            </w:tcBorders>
            <w:vAlign w:val="center"/>
            <w:hideMark/>
          </w:tcPr>
          <w:p w14:paraId="1102B1DF" w14:textId="77777777" w:rsidR="00F52159" w:rsidRPr="00F52159" w:rsidRDefault="00F52159" w:rsidP="00F52159">
            <w:pPr>
              <w:spacing w:after="0" w:line="240" w:lineRule="auto"/>
              <w:rPr>
                <w:rFonts w:ascii="Calibri" w:eastAsia="Times New Roman" w:hAnsi="Calibri" w:cs="Calibri"/>
                <w:color w:val="000000"/>
                <w:lang w:eastAsia="en-IN"/>
              </w:rPr>
            </w:pPr>
          </w:p>
        </w:tc>
        <w:tc>
          <w:tcPr>
            <w:tcW w:w="4403" w:type="dxa"/>
            <w:tcBorders>
              <w:top w:val="nil"/>
              <w:left w:val="nil"/>
              <w:bottom w:val="single" w:sz="4" w:space="0" w:color="auto"/>
              <w:right w:val="single" w:sz="4" w:space="0" w:color="auto"/>
            </w:tcBorders>
            <w:shd w:val="clear" w:color="auto" w:fill="auto"/>
            <w:noWrap/>
            <w:vAlign w:val="bottom"/>
            <w:hideMark/>
          </w:tcPr>
          <w:p w14:paraId="2F6E6100" w14:textId="77777777" w:rsidR="00F52159" w:rsidRPr="00F52159" w:rsidRDefault="00F52159" w:rsidP="00F52159">
            <w:pPr>
              <w:spacing w:after="0" w:line="240" w:lineRule="auto"/>
              <w:rPr>
                <w:rFonts w:ascii="Calibri" w:eastAsia="Times New Roman" w:hAnsi="Calibri" w:cs="Calibri"/>
                <w:color w:val="000000"/>
                <w:lang w:eastAsia="en-IN"/>
              </w:rPr>
            </w:pPr>
            <w:r w:rsidRPr="00F52159">
              <w:rPr>
                <w:rFonts w:ascii="Calibri" w:eastAsia="Times New Roman" w:hAnsi="Calibri" w:cs="Calibri"/>
                <w:color w:val="000000"/>
                <w:lang w:eastAsia="en-IN"/>
              </w:rPr>
              <w:t>Send to Document Pending</w:t>
            </w:r>
          </w:p>
        </w:tc>
      </w:tr>
      <w:tr w:rsidR="00F52159" w:rsidRPr="00F52159" w14:paraId="47271A4D" w14:textId="77777777" w:rsidTr="00F52159">
        <w:trPr>
          <w:trHeight w:val="300"/>
          <w:jc w:val="center"/>
        </w:trPr>
        <w:tc>
          <w:tcPr>
            <w:tcW w:w="417" w:type="dxa"/>
            <w:vMerge/>
            <w:tcBorders>
              <w:top w:val="nil"/>
              <w:left w:val="single" w:sz="4" w:space="0" w:color="auto"/>
              <w:bottom w:val="single" w:sz="4" w:space="0" w:color="auto"/>
              <w:right w:val="single" w:sz="4" w:space="0" w:color="auto"/>
            </w:tcBorders>
            <w:vAlign w:val="center"/>
            <w:hideMark/>
          </w:tcPr>
          <w:p w14:paraId="6F5C8E79" w14:textId="77777777" w:rsidR="00F52159" w:rsidRPr="00F52159" w:rsidRDefault="00F52159" w:rsidP="00F52159">
            <w:pPr>
              <w:spacing w:after="0" w:line="240" w:lineRule="auto"/>
              <w:rPr>
                <w:rFonts w:ascii="Calibri" w:eastAsia="Times New Roman" w:hAnsi="Calibri" w:cs="Calibri"/>
                <w:color w:val="000000"/>
                <w:lang w:eastAsia="en-IN"/>
              </w:rPr>
            </w:pPr>
          </w:p>
        </w:tc>
        <w:tc>
          <w:tcPr>
            <w:tcW w:w="4403" w:type="dxa"/>
            <w:tcBorders>
              <w:top w:val="nil"/>
              <w:left w:val="nil"/>
              <w:bottom w:val="single" w:sz="4" w:space="0" w:color="auto"/>
              <w:right w:val="single" w:sz="4" w:space="0" w:color="auto"/>
            </w:tcBorders>
            <w:shd w:val="clear" w:color="auto" w:fill="auto"/>
            <w:noWrap/>
            <w:vAlign w:val="bottom"/>
            <w:hideMark/>
          </w:tcPr>
          <w:p w14:paraId="4CD29EE8" w14:textId="77777777" w:rsidR="00F52159" w:rsidRPr="00F52159" w:rsidRDefault="00F52159" w:rsidP="00F52159">
            <w:pPr>
              <w:spacing w:after="0" w:line="240" w:lineRule="auto"/>
              <w:rPr>
                <w:rFonts w:ascii="Calibri" w:eastAsia="Times New Roman" w:hAnsi="Calibri" w:cs="Calibri"/>
                <w:color w:val="000000"/>
                <w:lang w:eastAsia="en-IN"/>
              </w:rPr>
            </w:pPr>
            <w:r w:rsidRPr="00F52159">
              <w:rPr>
                <w:rFonts w:ascii="Calibri" w:eastAsia="Times New Roman" w:hAnsi="Calibri" w:cs="Calibri"/>
                <w:color w:val="000000"/>
                <w:lang w:eastAsia="en-IN"/>
              </w:rPr>
              <w:t>Send to L1</w:t>
            </w:r>
          </w:p>
        </w:tc>
      </w:tr>
      <w:tr w:rsidR="00F52159" w:rsidRPr="00F52159" w14:paraId="5EF24439" w14:textId="77777777" w:rsidTr="00F52159">
        <w:trPr>
          <w:trHeight w:val="300"/>
          <w:jc w:val="center"/>
        </w:trPr>
        <w:tc>
          <w:tcPr>
            <w:tcW w:w="417" w:type="dxa"/>
            <w:vMerge/>
            <w:tcBorders>
              <w:top w:val="nil"/>
              <w:left w:val="single" w:sz="4" w:space="0" w:color="auto"/>
              <w:bottom w:val="single" w:sz="4" w:space="0" w:color="auto"/>
              <w:right w:val="single" w:sz="4" w:space="0" w:color="auto"/>
            </w:tcBorders>
            <w:vAlign w:val="center"/>
            <w:hideMark/>
          </w:tcPr>
          <w:p w14:paraId="4228C4A7" w14:textId="77777777" w:rsidR="00F52159" w:rsidRPr="00F52159" w:rsidRDefault="00F52159" w:rsidP="00F52159">
            <w:pPr>
              <w:spacing w:after="0" w:line="240" w:lineRule="auto"/>
              <w:rPr>
                <w:rFonts w:ascii="Calibri" w:eastAsia="Times New Roman" w:hAnsi="Calibri" w:cs="Calibri"/>
                <w:color w:val="000000"/>
                <w:lang w:eastAsia="en-IN"/>
              </w:rPr>
            </w:pPr>
          </w:p>
        </w:tc>
        <w:tc>
          <w:tcPr>
            <w:tcW w:w="4403" w:type="dxa"/>
            <w:tcBorders>
              <w:top w:val="nil"/>
              <w:left w:val="nil"/>
              <w:bottom w:val="single" w:sz="4" w:space="0" w:color="auto"/>
              <w:right w:val="single" w:sz="4" w:space="0" w:color="auto"/>
            </w:tcBorders>
            <w:shd w:val="clear" w:color="auto" w:fill="auto"/>
            <w:noWrap/>
            <w:vAlign w:val="bottom"/>
            <w:hideMark/>
          </w:tcPr>
          <w:p w14:paraId="310D1BDA" w14:textId="77777777" w:rsidR="00F52159" w:rsidRPr="00F52159" w:rsidRDefault="00F52159" w:rsidP="00F52159">
            <w:pPr>
              <w:spacing w:after="0" w:line="240" w:lineRule="auto"/>
              <w:rPr>
                <w:rFonts w:ascii="Calibri" w:eastAsia="Times New Roman" w:hAnsi="Calibri" w:cs="Calibri"/>
                <w:color w:val="000000"/>
                <w:lang w:eastAsia="en-IN"/>
              </w:rPr>
            </w:pPr>
            <w:r w:rsidRPr="00F52159">
              <w:rPr>
                <w:rFonts w:ascii="Calibri" w:eastAsia="Times New Roman" w:hAnsi="Calibri" w:cs="Calibri"/>
                <w:color w:val="000000"/>
                <w:lang w:eastAsia="en-IN"/>
              </w:rPr>
              <w:t>Send to L4</w:t>
            </w:r>
          </w:p>
        </w:tc>
      </w:tr>
      <w:tr w:rsidR="00F52159" w:rsidRPr="00F52159" w14:paraId="7A14CCFD" w14:textId="77777777" w:rsidTr="00F52159">
        <w:trPr>
          <w:trHeight w:val="300"/>
          <w:jc w:val="center"/>
        </w:trPr>
        <w:tc>
          <w:tcPr>
            <w:tcW w:w="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F302A3C" w14:textId="77777777" w:rsidR="00F52159" w:rsidRPr="00F52159" w:rsidRDefault="00F52159" w:rsidP="00F52159">
            <w:pPr>
              <w:spacing w:after="0" w:line="240" w:lineRule="auto"/>
              <w:jc w:val="center"/>
              <w:rPr>
                <w:rFonts w:ascii="Calibri" w:eastAsia="Times New Roman" w:hAnsi="Calibri" w:cs="Calibri"/>
                <w:color w:val="000000"/>
                <w:lang w:eastAsia="en-IN"/>
              </w:rPr>
            </w:pPr>
            <w:r w:rsidRPr="00F52159">
              <w:rPr>
                <w:rFonts w:ascii="Calibri" w:eastAsia="Times New Roman" w:hAnsi="Calibri" w:cs="Calibri"/>
                <w:color w:val="000000"/>
                <w:lang w:eastAsia="en-IN"/>
              </w:rPr>
              <w:t>L6</w:t>
            </w:r>
          </w:p>
        </w:tc>
        <w:tc>
          <w:tcPr>
            <w:tcW w:w="4403" w:type="dxa"/>
            <w:tcBorders>
              <w:top w:val="nil"/>
              <w:left w:val="nil"/>
              <w:bottom w:val="single" w:sz="4" w:space="0" w:color="auto"/>
              <w:right w:val="single" w:sz="4" w:space="0" w:color="auto"/>
            </w:tcBorders>
            <w:shd w:val="clear" w:color="auto" w:fill="auto"/>
            <w:noWrap/>
            <w:vAlign w:val="bottom"/>
            <w:hideMark/>
          </w:tcPr>
          <w:p w14:paraId="45D0E603" w14:textId="77777777" w:rsidR="00F52159" w:rsidRPr="00F52159" w:rsidRDefault="00F52159" w:rsidP="00F52159">
            <w:pPr>
              <w:spacing w:after="0" w:line="240" w:lineRule="auto"/>
              <w:rPr>
                <w:rFonts w:ascii="Calibri" w:eastAsia="Times New Roman" w:hAnsi="Calibri" w:cs="Calibri"/>
                <w:color w:val="000000"/>
                <w:lang w:eastAsia="en-IN"/>
              </w:rPr>
            </w:pPr>
            <w:r w:rsidRPr="00F52159">
              <w:rPr>
                <w:rFonts w:ascii="Calibri" w:eastAsia="Times New Roman" w:hAnsi="Calibri" w:cs="Calibri"/>
                <w:color w:val="000000"/>
                <w:lang w:eastAsia="en-IN"/>
              </w:rPr>
              <w:t>Approve</w:t>
            </w:r>
          </w:p>
        </w:tc>
      </w:tr>
      <w:tr w:rsidR="00F52159" w:rsidRPr="00F52159" w14:paraId="38572C89" w14:textId="77777777" w:rsidTr="00F52159">
        <w:trPr>
          <w:trHeight w:val="300"/>
          <w:jc w:val="center"/>
        </w:trPr>
        <w:tc>
          <w:tcPr>
            <w:tcW w:w="417" w:type="dxa"/>
            <w:vMerge/>
            <w:tcBorders>
              <w:top w:val="nil"/>
              <w:left w:val="single" w:sz="4" w:space="0" w:color="auto"/>
              <w:bottom w:val="single" w:sz="4" w:space="0" w:color="auto"/>
              <w:right w:val="single" w:sz="4" w:space="0" w:color="auto"/>
            </w:tcBorders>
            <w:vAlign w:val="center"/>
            <w:hideMark/>
          </w:tcPr>
          <w:p w14:paraId="0B090631" w14:textId="77777777" w:rsidR="00F52159" w:rsidRPr="00F52159" w:rsidRDefault="00F52159" w:rsidP="00F52159">
            <w:pPr>
              <w:spacing w:after="0" w:line="240" w:lineRule="auto"/>
              <w:rPr>
                <w:rFonts w:ascii="Calibri" w:eastAsia="Times New Roman" w:hAnsi="Calibri" w:cs="Calibri"/>
                <w:color w:val="000000"/>
                <w:lang w:eastAsia="en-IN"/>
              </w:rPr>
            </w:pPr>
          </w:p>
        </w:tc>
        <w:tc>
          <w:tcPr>
            <w:tcW w:w="4403" w:type="dxa"/>
            <w:tcBorders>
              <w:top w:val="nil"/>
              <w:left w:val="nil"/>
              <w:bottom w:val="single" w:sz="4" w:space="0" w:color="auto"/>
              <w:right w:val="single" w:sz="4" w:space="0" w:color="auto"/>
            </w:tcBorders>
            <w:shd w:val="clear" w:color="auto" w:fill="auto"/>
            <w:noWrap/>
            <w:vAlign w:val="bottom"/>
            <w:hideMark/>
          </w:tcPr>
          <w:p w14:paraId="743F3813" w14:textId="77777777" w:rsidR="00F52159" w:rsidRPr="00F52159" w:rsidRDefault="00F52159" w:rsidP="00F52159">
            <w:pPr>
              <w:spacing w:after="0" w:line="240" w:lineRule="auto"/>
              <w:rPr>
                <w:rFonts w:ascii="Calibri" w:eastAsia="Times New Roman" w:hAnsi="Calibri" w:cs="Calibri"/>
                <w:color w:val="000000"/>
                <w:lang w:eastAsia="en-IN"/>
              </w:rPr>
            </w:pPr>
            <w:r w:rsidRPr="00F52159">
              <w:rPr>
                <w:rFonts w:ascii="Calibri" w:eastAsia="Times New Roman" w:hAnsi="Calibri" w:cs="Calibri"/>
                <w:color w:val="000000"/>
                <w:lang w:eastAsia="en-IN"/>
              </w:rPr>
              <w:t>Decline</w:t>
            </w:r>
          </w:p>
        </w:tc>
      </w:tr>
      <w:tr w:rsidR="00F52159" w:rsidRPr="00F52159" w14:paraId="5EDD008A" w14:textId="77777777" w:rsidTr="00F52159">
        <w:trPr>
          <w:trHeight w:val="300"/>
          <w:jc w:val="center"/>
        </w:trPr>
        <w:tc>
          <w:tcPr>
            <w:tcW w:w="417" w:type="dxa"/>
            <w:vMerge/>
            <w:tcBorders>
              <w:top w:val="nil"/>
              <w:left w:val="single" w:sz="4" w:space="0" w:color="auto"/>
              <w:bottom w:val="single" w:sz="4" w:space="0" w:color="auto"/>
              <w:right w:val="single" w:sz="4" w:space="0" w:color="auto"/>
            </w:tcBorders>
            <w:vAlign w:val="center"/>
            <w:hideMark/>
          </w:tcPr>
          <w:p w14:paraId="03545286" w14:textId="77777777" w:rsidR="00F52159" w:rsidRPr="00F52159" w:rsidRDefault="00F52159" w:rsidP="00F52159">
            <w:pPr>
              <w:spacing w:after="0" w:line="240" w:lineRule="auto"/>
              <w:rPr>
                <w:rFonts w:ascii="Calibri" w:eastAsia="Times New Roman" w:hAnsi="Calibri" w:cs="Calibri"/>
                <w:color w:val="000000"/>
                <w:lang w:eastAsia="en-IN"/>
              </w:rPr>
            </w:pPr>
          </w:p>
        </w:tc>
        <w:tc>
          <w:tcPr>
            <w:tcW w:w="4403" w:type="dxa"/>
            <w:tcBorders>
              <w:top w:val="nil"/>
              <w:left w:val="nil"/>
              <w:bottom w:val="single" w:sz="4" w:space="0" w:color="auto"/>
              <w:right w:val="single" w:sz="4" w:space="0" w:color="auto"/>
            </w:tcBorders>
            <w:shd w:val="clear" w:color="auto" w:fill="auto"/>
            <w:noWrap/>
            <w:vAlign w:val="bottom"/>
            <w:hideMark/>
          </w:tcPr>
          <w:p w14:paraId="54EE8E7C" w14:textId="77777777" w:rsidR="00F52159" w:rsidRPr="00F52159" w:rsidRDefault="00F52159" w:rsidP="00F52159">
            <w:pPr>
              <w:spacing w:after="0" w:line="240" w:lineRule="auto"/>
              <w:rPr>
                <w:rFonts w:ascii="Calibri" w:eastAsia="Times New Roman" w:hAnsi="Calibri" w:cs="Calibri"/>
                <w:color w:val="000000"/>
                <w:lang w:eastAsia="en-IN"/>
              </w:rPr>
            </w:pPr>
            <w:r w:rsidRPr="00F52159">
              <w:rPr>
                <w:rFonts w:ascii="Calibri" w:eastAsia="Times New Roman" w:hAnsi="Calibri" w:cs="Calibri"/>
                <w:color w:val="000000"/>
                <w:lang w:eastAsia="en-IN"/>
              </w:rPr>
              <w:t>Send to Document Pending</w:t>
            </w:r>
          </w:p>
        </w:tc>
      </w:tr>
      <w:tr w:rsidR="00F52159" w:rsidRPr="00F52159" w14:paraId="068F7CB6" w14:textId="77777777" w:rsidTr="00F52159">
        <w:trPr>
          <w:trHeight w:val="300"/>
          <w:jc w:val="center"/>
        </w:trPr>
        <w:tc>
          <w:tcPr>
            <w:tcW w:w="417" w:type="dxa"/>
            <w:vMerge/>
            <w:tcBorders>
              <w:top w:val="nil"/>
              <w:left w:val="single" w:sz="4" w:space="0" w:color="auto"/>
              <w:bottom w:val="single" w:sz="4" w:space="0" w:color="auto"/>
              <w:right w:val="single" w:sz="4" w:space="0" w:color="auto"/>
            </w:tcBorders>
            <w:vAlign w:val="center"/>
            <w:hideMark/>
          </w:tcPr>
          <w:p w14:paraId="5F6AA8A4" w14:textId="77777777" w:rsidR="00F52159" w:rsidRPr="00F52159" w:rsidRDefault="00F52159" w:rsidP="00F52159">
            <w:pPr>
              <w:spacing w:after="0" w:line="240" w:lineRule="auto"/>
              <w:rPr>
                <w:rFonts w:ascii="Calibri" w:eastAsia="Times New Roman" w:hAnsi="Calibri" w:cs="Calibri"/>
                <w:color w:val="000000"/>
                <w:lang w:eastAsia="en-IN"/>
              </w:rPr>
            </w:pPr>
          </w:p>
        </w:tc>
        <w:tc>
          <w:tcPr>
            <w:tcW w:w="4403" w:type="dxa"/>
            <w:tcBorders>
              <w:top w:val="nil"/>
              <w:left w:val="nil"/>
              <w:bottom w:val="single" w:sz="4" w:space="0" w:color="auto"/>
              <w:right w:val="single" w:sz="4" w:space="0" w:color="auto"/>
            </w:tcBorders>
            <w:shd w:val="clear" w:color="auto" w:fill="auto"/>
            <w:noWrap/>
            <w:vAlign w:val="bottom"/>
            <w:hideMark/>
          </w:tcPr>
          <w:p w14:paraId="19D474BF" w14:textId="77777777" w:rsidR="00F52159" w:rsidRPr="00F52159" w:rsidRDefault="00F52159" w:rsidP="00F52159">
            <w:pPr>
              <w:spacing w:after="0" w:line="240" w:lineRule="auto"/>
              <w:rPr>
                <w:rFonts w:ascii="Calibri" w:eastAsia="Times New Roman" w:hAnsi="Calibri" w:cs="Calibri"/>
                <w:color w:val="000000"/>
                <w:lang w:eastAsia="en-IN"/>
              </w:rPr>
            </w:pPr>
            <w:r w:rsidRPr="00F52159">
              <w:rPr>
                <w:rFonts w:ascii="Calibri" w:eastAsia="Times New Roman" w:hAnsi="Calibri" w:cs="Calibri"/>
                <w:color w:val="000000"/>
                <w:lang w:eastAsia="en-IN"/>
              </w:rPr>
              <w:t>Send to L1</w:t>
            </w:r>
          </w:p>
        </w:tc>
      </w:tr>
      <w:tr w:rsidR="00F52159" w:rsidRPr="00F52159" w14:paraId="613EA5BB" w14:textId="77777777" w:rsidTr="00F52159">
        <w:trPr>
          <w:trHeight w:val="300"/>
          <w:jc w:val="center"/>
        </w:trPr>
        <w:tc>
          <w:tcPr>
            <w:tcW w:w="417" w:type="dxa"/>
            <w:vMerge/>
            <w:tcBorders>
              <w:top w:val="nil"/>
              <w:left w:val="single" w:sz="4" w:space="0" w:color="auto"/>
              <w:bottom w:val="single" w:sz="4" w:space="0" w:color="auto"/>
              <w:right w:val="single" w:sz="4" w:space="0" w:color="auto"/>
            </w:tcBorders>
            <w:vAlign w:val="center"/>
            <w:hideMark/>
          </w:tcPr>
          <w:p w14:paraId="49B003DF" w14:textId="77777777" w:rsidR="00F52159" w:rsidRPr="00F52159" w:rsidRDefault="00F52159" w:rsidP="00F52159">
            <w:pPr>
              <w:spacing w:after="0" w:line="240" w:lineRule="auto"/>
              <w:rPr>
                <w:rFonts w:ascii="Calibri" w:eastAsia="Times New Roman" w:hAnsi="Calibri" w:cs="Calibri"/>
                <w:color w:val="000000"/>
                <w:lang w:eastAsia="en-IN"/>
              </w:rPr>
            </w:pPr>
          </w:p>
        </w:tc>
        <w:tc>
          <w:tcPr>
            <w:tcW w:w="4403" w:type="dxa"/>
            <w:tcBorders>
              <w:top w:val="nil"/>
              <w:left w:val="nil"/>
              <w:bottom w:val="single" w:sz="4" w:space="0" w:color="auto"/>
              <w:right w:val="single" w:sz="4" w:space="0" w:color="auto"/>
            </w:tcBorders>
            <w:shd w:val="clear" w:color="auto" w:fill="auto"/>
            <w:noWrap/>
            <w:vAlign w:val="bottom"/>
            <w:hideMark/>
          </w:tcPr>
          <w:p w14:paraId="00914CDF" w14:textId="77777777" w:rsidR="00F52159" w:rsidRPr="00F52159" w:rsidRDefault="00F52159" w:rsidP="00F52159">
            <w:pPr>
              <w:spacing w:after="0" w:line="240" w:lineRule="auto"/>
              <w:rPr>
                <w:rFonts w:ascii="Calibri" w:eastAsia="Times New Roman" w:hAnsi="Calibri" w:cs="Calibri"/>
                <w:color w:val="000000"/>
                <w:lang w:eastAsia="en-IN"/>
              </w:rPr>
            </w:pPr>
            <w:r w:rsidRPr="00F52159">
              <w:rPr>
                <w:rFonts w:ascii="Calibri" w:eastAsia="Times New Roman" w:hAnsi="Calibri" w:cs="Calibri"/>
                <w:color w:val="000000"/>
                <w:lang w:eastAsia="en-IN"/>
              </w:rPr>
              <w:t>Send to L5</w:t>
            </w:r>
          </w:p>
        </w:tc>
      </w:tr>
      <w:tr w:rsidR="00F52159" w:rsidRPr="00F52159" w14:paraId="3F448C17" w14:textId="77777777" w:rsidTr="00F52159">
        <w:trPr>
          <w:trHeight w:val="300"/>
          <w:jc w:val="center"/>
        </w:trPr>
        <w:tc>
          <w:tcPr>
            <w:tcW w:w="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B68E2E8" w14:textId="77777777" w:rsidR="00F52159" w:rsidRPr="00F52159" w:rsidRDefault="00F52159" w:rsidP="00F52159">
            <w:pPr>
              <w:spacing w:after="0" w:line="240" w:lineRule="auto"/>
              <w:jc w:val="center"/>
              <w:rPr>
                <w:rFonts w:ascii="Calibri" w:eastAsia="Times New Roman" w:hAnsi="Calibri" w:cs="Calibri"/>
                <w:color w:val="000000"/>
                <w:lang w:eastAsia="en-IN"/>
              </w:rPr>
            </w:pPr>
            <w:r w:rsidRPr="00F52159">
              <w:rPr>
                <w:rFonts w:ascii="Calibri" w:eastAsia="Times New Roman" w:hAnsi="Calibri" w:cs="Calibri"/>
                <w:color w:val="000000"/>
                <w:lang w:eastAsia="en-IN"/>
              </w:rPr>
              <w:t>L7</w:t>
            </w:r>
          </w:p>
        </w:tc>
        <w:tc>
          <w:tcPr>
            <w:tcW w:w="4403" w:type="dxa"/>
            <w:tcBorders>
              <w:top w:val="nil"/>
              <w:left w:val="nil"/>
              <w:bottom w:val="single" w:sz="4" w:space="0" w:color="auto"/>
              <w:right w:val="single" w:sz="4" w:space="0" w:color="auto"/>
            </w:tcBorders>
            <w:shd w:val="clear" w:color="auto" w:fill="auto"/>
            <w:noWrap/>
            <w:vAlign w:val="bottom"/>
            <w:hideMark/>
          </w:tcPr>
          <w:p w14:paraId="41D5B9C5" w14:textId="77777777" w:rsidR="00F52159" w:rsidRPr="00F52159" w:rsidRDefault="00F52159" w:rsidP="00F52159">
            <w:pPr>
              <w:spacing w:after="0" w:line="240" w:lineRule="auto"/>
              <w:rPr>
                <w:rFonts w:ascii="Calibri" w:eastAsia="Times New Roman" w:hAnsi="Calibri" w:cs="Calibri"/>
                <w:color w:val="000000"/>
                <w:lang w:eastAsia="en-IN"/>
              </w:rPr>
            </w:pPr>
            <w:r w:rsidRPr="00F52159">
              <w:rPr>
                <w:rFonts w:ascii="Calibri" w:eastAsia="Times New Roman" w:hAnsi="Calibri" w:cs="Calibri"/>
                <w:color w:val="000000"/>
                <w:lang w:eastAsia="en-IN"/>
              </w:rPr>
              <w:t>Approve</w:t>
            </w:r>
          </w:p>
        </w:tc>
      </w:tr>
      <w:tr w:rsidR="00F52159" w:rsidRPr="00F52159" w14:paraId="6A169B1F" w14:textId="77777777" w:rsidTr="00F52159">
        <w:trPr>
          <w:trHeight w:val="300"/>
          <w:jc w:val="center"/>
        </w:trPr>
        <w:tc>
          <w:tcPr>
            <w:tcW w:w="417" w:type="dxa"/>
            <w:vMerge/>
            <w:tcBorders>
              <w:top w:val="nil"/>
              <w:left w:val="single" w:sz="4" w:space="0" w:color="auto"/>
              <w:bottom w:val="single" w:sz="4" w:space="0" w:color="auto"/>
              <w:right w:val="single" w:sz="4" w:space="0" w:color="auto"/>
            </w:tcBorders>
            <w:vAlign w:val="center"/>
            <w:hideMark/>
          </w:tcPr>
          <w:p w14:paraId="43BF19CF" w14:textId="77777777" w:rsidR="00F52159" w:rsidRPr="00F52159" w:rsidRDefault="00F52159" w:rsidP="00F52159">
            <w:pPr>
              <w:spacing w:after="0" w:line="240" w:lineRule="auto"/>
              <w:rPr>
                <w:rFonts w:ascii="Calibri" w:eastAsia="Times New Roman" w:hAnsi="Calibri" w:cs="Calibri"/>
                <w:color w:val="000000"/>
                <w:lang w:eastAsia="en-IN"/>
              </w:rPr>
            </w:pPr>
          </w:p>
        </w:tc>
        <w:tc>
          <w:tcPr>
            <w:tcW w:w="4403" w:type="dxa"/>
            <w:tcBorders>
              <w:top w:val="nil"/>
              <w:left w:val="nil"/>
              <w:bottom w:val="single" w:sz="4" w:space="0" w:color="auto"/>
              <w:right w:val="single" w:sz="4" w:space="0" w:color="auto"/>
            </w:tcBorders>
            <w:shd w:val="clear" w:color="auto" w:fill="auto"/>
            <w:noWrap/>
            <w:vAlign w:val="bottom"/>
            <w:hideMark/>
          </w:tcPr>
          <w:p w14:paraId="154DF0AB" w14:textId="77777777" w:rsidR="00F52159" w:rsidRPr="00F52159" w:rsidRDefault="00F52159" w:rsidP="00F52159">
            <w:pPr>
              <w:spacing w:after="0" w:line="240" w:lineRule="auto"/>
              <w:rPr>
                <w:rFonts w:ascii="Calibri" w:eastAsia="Times New Roman" w:hAnsi="Calibri" w:cs="Calibri"/>
                <w:color w:val="000000"/>
                <w:lang w:eastAsia="en-IN"/>
              </w:rPr>
            </w:pPr>
            <w:r w:rsidRPr="00F52159">
              <w:rPr>
                <w:rFonts w:ascii="Calibri" w:eastAsia="Times New Roman" w:hAnsi="Calibri" w:cs="Calibri"/>
                <w:color w:val="000000"/>
                <w:lang w:eastAsia="en-IN"/>
              </w:rPr>
              <w:t>Decline</w:t>
            </w:r>
          </w:p>
        </w:tc>
      </w:tr>
      <w:tr w:rsidR="00F52159" w:rsidRPr="00F52159" w14:paraId="2E22B543" w14:textId="77777777" w:rsidTr="00F52159">
        <w:trPr>
          <w:trHeight w:val="300"/>
          <w:jc w:val="center"/>
        </w:trPr>
        <w:tc>
          <w:tcPr>
            <w:tcW w:w="417" w:type="dxa"/>
            <w:vMerge/>
            <w:tcBorders>
              <w:top w:val="nil"/>
              <w:left w:val="single" w:sz="4" w:space="0" w:color="auto"/>
              <w:bottom w:val="single" w:sz="4" w:space="0" w:color="auto"/>
              <w:right w:val="single" w:sz="4" w:space="0" w:color="auto"/>
            </w:tcBorders>
            <w:vAlign w:val="center"/>
            <w:hideMark/>
          </w:tcPr>
          <w:p w14:paraId="0049EDA6" w14:textId="77777777" w:rsidR="00F52159" w:rsidRPr="00F52159" w:rsidRDefault="00F52159" w:rsidP="00F52159">
            <w:pPr>
              <w:spacing w:after="0" w:line="240" w:lineRule="auto"/>
              <w:rPr>
                <w:rFonts w:ascii="Calibri" w:eastAsia="Times New Roman" w:hAnsi="Calibri" w:cs="Calibri"/>
                <w:color w:val="000000"/>
                <w:lang w:eastAsia="en-IN"/>
              </w:rPr>
            </w:pPr>
          </w:p>
        </w:tc>
        <w:tc>
          <w:tcPr>
            <w:tcW w:w="4403" w:type="dxa"/>
            <w:tcBorders>
              <w:top w:val="nil"/>
              <w:left w:val="nil"/>
              <w:bottom w:val="single" w:sz="4" w:space="0" w:color="auto"/>
              <w:right w:val="single" w:sz="4" w:space="0" w:color="auto"/>
            </w:tcBorders>
            <w:shd w:val="clear" w:color="auto" w:fill="auto"/>
            <w:noWrap/>
            <w:vAlign w:val="bottom"/>
            <w:hideMark/>
          </w:tcPr>
          <w:p w14:paraId="2F2EB6AC" w14:textId="77777777" w:rsidR="00F52159" w:rsidRPr="00F52159" w:rsidRDefault="00F52159" w:rsidP="00F52159">
            <w:pPr>
              <w:spacing w:after="0" w:line="240" w:lineRule="auto"/>
              <w:rPr>
                <w:rFonts w:ascii="Calibri" w:eastAsia="Times New Roman" w:hAnsi="Calibri" w:cs="Calibri"/>
                <w:color w:val="000000"/>
                <w:lang w:eastAsia="en-IN"/>
              </w:rPr>
            </w:pPr>
            <w:r w:rsidRPr="00F52159">
              <w:rPr>
                <w:rFonts w:ascii="Calibri" w:eastAsia="Times New Roman" w:hAnsi="Calibri" w:cs="Calibri"/>
                <w:color w:val="000000"/>
                <w:lang w:eastAsia="en-IN"/>
              </w:rPr>
              <w:t>Send to Document Pending</w:t>
            </w:r>
          </w:p>
        </w:tc>
      </w:tr>
      <w:tr w:rsidR="00F52159" w:rsidRPr="00F52159" w14:paraId="49B24DB2" w14:textId="77777777" w:rsidTr="00F52159">
        <w:trPr>
          <w:trHeight w:val="300"/>
          <w:jc w:val="center"/>
        </w:trPr>
        <w:tc>
          <w:tcPr>
            <w:tcW w:w="417" w:type="dxa"/>
            <w:vMerge/>
            <w:tcBorders>
              <w:top w:val="nil"/>
              <w:left w:val="single" w:sz="4" w:space="0" w:color="auto"/>
              <w:bottom w:val="single" w:sz="4" w:space="0" w:color="auto"/>
              <w:right w:val="single" w:sz="4" w:space="0" w:color="auto"/>
            </w:tcBorders>
            <w:vAlign w:val="center"/>
            <w:hideMark/>
          </w:tcPr>
          <w:p w14:paraId="049085DD" w14:textId="77777777" w:rsidR="00F52159" w:rsidRPr="00F52159" w:rsidRDefault="00F52159" w:rsidP="00F52159">
            <w:pPr>
              <w:spacing w:after="0" w:line="240" w:lineRule="auto"/>
              <w:rPr>
                <w:rFonts w:ascii="Calibri" w:eastAsia="Times New Roman" w:hAnsi="Calibri" w:cs="Calibri"/>
                <w:color w:val="000000"/>
                <w:lang w:eastAsia="en-IN"/>
              </w:rPr>
            </w:pPr>
          </w:p>
        </w:tc>
        <w:tc>
          <w:tcPr>
            <w:tcW w:w="4403" w:type="dxa"/>
            <w:tcBorders>
              <w:top w:val="nil"/>
              <w:left w:val="nil"/>
              <w:bottom w:val="single" w:sz="4" w:space="0" w:color="auto"/>
              <w:right w:val="single" w:sz="4" w:space="0" w:color="auto"/>
            </w:tcBorders>
            <w:shd w:val="clear" w:color="auto" w:fill="auto"/>
            <w:noWrap/>
            <w:vAlign w:val="bottom"/>
            <w:hideMark/>
          </w:tcPr>
          <w:p w14:paraId="376C1D71" w14:textId="77777777" w:rsidR="00F52159" w:rsidRPr="00F52159" w:rsidRDefault="00F52159" w:rsidP="00F52159">
            <w:pPr>
              <w:spacing w:after="0" w:line="240" w:lineRule="auto"/>
              <w:rPr>
                <w:rFonts w:ascii="Calibri" w:eastAsia="Times New Roman" w:hAnsi="Calibri" w:cs="Calibri"/>
                <w:color w:val="000000"/>
                <w:lang w:eastAsia="en-IN"/>
              </w:rPr>
            </w:pPr>
            <w:r w:rsidRPr="00F52159">
              <w:rPr>
                <w:rFonts w:ascii="Calibri" w:eastAsia="Times New Roman" w:hAnsi="Calibri" w:cs="Calibri"/>
                <w:color w:val="000000"/>
                <w:lang w:eastAsia="en-IN"/>
              </w:rPr>
              <w:t>Send to L1</w:t>
            </w:r>
          </w:p>
        </w:tc>
      </w:tr>
      <w:tr w:rsidR="00F52159" w:rsidRPr="00F52159" w14:paraId="0CDD69B4" w14:textId="77777777" w:rsidTr="00F52159">
        <w:trPr>
          <w:trHeight w:val="300"/>
          <w:jc w:val="center"/>
        </w:trPr>
        <w:tc>
          <w:tcPr>
            <w:tcW w:w="417" w:type="dxa"/>
            <w:vMerge/>
            <w:tcBorders>
              <w:top w:val="nil"/>
              <w:left w:val="single" w:sz="4" w:space="0" w:color="auto"/>
              <w:bottom w:val="single" w:sz="4" w:space="0" w:color="auto"/>
              <w:right w:val="single" w:sz="4" w:space="0" w:color="auto"/>
            </w:tcBorders>
            <w:vAlign w:val="center"/>
            <w:hideMark/>
          </w:tcPr>
          <w:p w14:paraId="585B70BE" w14:textId="77777777" w:rsidR="00F52159" w:rsidRPr="00F52159" w:rsidRDefault="00F52159" w:rsidP="00F52159">
            <w:pPr>
              <w:spacing w:after="0" w:line="240" w:lineRule="auto"/>
              <w:rPr>
                <w:rFonts w:ascii="Calibri" w:eastAsia="Times New Roman" w:hAnsi="Calibri" w:cs="Calibri"/>
                <w:color w:val="000000"/>
                <w:lang w:eastAsia="en-IN"/>
              </w:rPr>
            </w:pPr>
          </w:p>
        </w:tc>
        <w:tc>
          <w:tcPr>
            <w:tcW w:w="4403" w:type="dxa"/>
            <w:tcBorders>
              <w:top w:val="nil"/>
              <w:left w:val="nil"/>
              <w:bottom w:val="single" w:sz="4" w:space="0" w:color="auto"/>
              <w:right w:val="single" w:sz="4" w:space="0" w:color="auto"/>
            </w:tcBorders>
            <w:shd w:val="clear" w:color="auto" w:fill="auto"/>
            <w:noWrap/>
            <w:vAlign w:val="bottom"/>
            <w:hideMark/>
          </w:tcPr>
          <w:p w14:paraId="47010303" w14:textId="77777777" w:rsidR="00F52159" w:rsidRPr="00F52159" w:rsidRDefault="00F52159" w:rsidP="00F52159">
            <w:pPr>
              <w:spacing w:after="0" w:line="240" w:lineRule="auto"/>
              <w:rPr>
                <w:rFonts w:ascii="Calibri" w:eastAsia="Times New Roman" w:hAnsi="Calibri" w:cs="Calibri"/>
                <w:color w:val="000000"/>
                <w:lang w:eastAsia="en-IN"/>
              </w:rPr>
            </w:pPr>
            <w:r w:rsidRPr="00F52159">
              <w:rPr>
                <w:rFonts w:ascii="Calibri" w:eastAsia="Times New Roman" w:hAnsi="Calibri" w:cs="Calibri"/>
                <w:color w:val="000000"/>
                <w:lang w:eastAsia="en-IN"/>
              </w:rPr>
              <w:t>Send to L6</w:t>
            </w:r>
          </w:p>
        </w:tc>
      </w:tr>
      <w:tr w:rsidR="00F52159" w:rsidRPr="00F52159" w14:paraId="0FB03EDD" w14:textId="77777777" w:rsidTr="00F52159">
        <w:trPr>
          <w:trHeight w:val="300"/>
          <w:jc w:val="center"/>
        </w:trPr>
        <w:tc>
          <w:tcPr>
            <w:tcW w:w="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52CC92D" w14:textId="77777777" w:rsidR="00F52159" w:rsidRPr="00F52159" w:rsidRDefault="00F52159" w:rsidP="00F52159">
            <w:pPr>
              <w:spacing w:after="0" w:line="240" w:lineRule="auto"/>
              <w:jc w:val="center"/>
              <w:rPr>
                <w:rFonts w:ascii="Calibri" w:eastAsia="Times New Roman" w:hAnsi="Calibri" w:cs="Calibri"/>
                <w:color w:val="000000"/>
                <w:lang w:eastAsia="en-IN"/>
              </w:rPr>
            </w:pPr>
            <w:r w:rsidRPr="00F52159">
              <w:rPr>
                <w:rFonts w:ascii="Calibri" w:eastAsia="Times New Roman" w:hAnsi="Calibri" w:cs="Calibri"/>
                <w:color w:val="000000"/>
                <w:lang w:eastAsia="en-IN"/>
              </w:rPr>
              <w:t>L8</w:t>
            </w:r>
          </w:p>
        </w:tc>
        <w:tc>
          <w:tcPr>
            <w:tcW w:w="4403" w:type="dxa"/>
            <w:tcBorders>
              <w:top w:val="nil"/>
              <w:left w:val="nil"/>
              <w:bottom w:val="single" w:sz="4" w:space="0" w:color="auto"/>
              <w:right w:val="single" w:sz="4" w:space="0" w:color="auto"/>
            </w:tcBorders>
            <w:shd w:val="clear" w:color="auto" w:fill="auto"/>
            <w:noWrap/>
            <w:vAlign w:val="bottom"/>
            <w:hideMark/>
          </w:tcPr>
          <w:p w14:paraId="422E9253" w14:textId="77777777" w:rsidR="00F52159" w:rsidRPr="00F52159" w:rsidRDefault="00F52159" w:rsidP="00F52159">
            <w:pPr>
              <w:spacing w:after="0" w:line="240" w:lineRule="auto"/>
              <w:rPr>
                <w:rFonts w:ascii="Calibri" w:eastAsia="Times New Roman" w:hAnsi="Calibri" w:cs="Calibri"/>
                <w:color w:val="000000"/>
                <w:lang w:eastAsia="en-IN"/>
              </w:rPr>
            </w:pPr>
            <w:r w:rsidRPr="00F52159">
              <w:rPr>
                <w:rFonts w:ascii="Calibri" w:eastAsia="Times New Roman" w:hAnsi="Calibri" w:cs="Calibri"/>
                <w:color w:val="000000"/>
                <w:lang w:eastAsia="en-IN"/>
              </w:rPr>
              <w:t>Approve</w:t>
            </w:r>
          </w:p>
        </w:tc>
      </w:tr>
      <w:tr w:rsidR="00F52159" w:rsidRPr="00F52159" w14:paraId="6686F674" w14:textId="77777777" w:rsidTr="00F52159">
        <w:trPr>
          <w:trHeight w:val="300"/>
          <w:jc w:val="center"/>
        </w:trPr>
        <w:tc>
          <w:tcPr>
            <w:tcW w:w="417" w:type="dxa"/>
            <w:vMerge/>
            <w:tcBorders>
              <w:top w:val="nil"/>
              <w:left w:val="single" w:sz="4" w:space="0" w:color="auto"/>
              <w:bottom w:val="single" w:sz="4" w:space="0" w:color="auto"/>
              <w:right w:val="single" w:sz="4" w:space="0" w:color="auto"/>
            </w:tcBorders>
            <w:vAlign w:val="center"/>
            <w:hideMark/>
          </w:tcPr>
          <w:p w14:paraId="77686D6A" w14:textId="77777777" w:rsidR="00F52159" w:rsidRPr="00F52159" w:rsidRDefault="00F52159" w:rsidP="00F52159">
            <w:pPr>
              <w:spacing w:after="0" w:line="240" w:lineRule="auto"/>
              <w:rPr>
                <w:rFonts w:ascii="Calibri" w:eastAsia="Times New Roman" w:hAnsi="Calibri" w:cs="Calibri"/>
                <w:color w:val="000000"/>
                <w:lang w:eastAsia="en-IN"/>
              </w:rPr>
            </w:pPr>
          </w:p>
        </w:tc>
        <w:tc>
          <w:tcPr>
            <w:tcW w:w="4403" w:type="dxa"/>
            <w:tcBorders>
              <w:top w:val="nil"/>
              <w:left w:val="nil"/>
              <w:bottom w:val="single" w:sz="4" w:space="0" w:color="auto"/>
              <w:right w:val="single" w:sz="4" w:space="0" w:color="auto"/>
            </w:tcBorders>
            <w:shd w:val="clear" w:color="auto" w:fill="auto"/>
            <w:noWrap/>
            <w:vAlign w:val="bottom"/>
            <w:hideMark/>
          </w:tcPr>
          <w:p w14:paraId="7C3A6022" w14:textId="77777777" w:rsidR="00F52159" w:rsidRPr="00F52159" w:rsidRDefault="00F52159" w:rsidP="00F52159">
            <w:pPr>
              <w:spacing w:after="0" w:line="240" w:lineRule="auto"/>
              <w:rPr>
                <w:rFonts w:ascii="Calibri" w:eastAsia="Times New Roman" w:hAnsi="Calibri" w:cs="Calibri"/>
                <w:color w:val="000000"/>
                <w:lang w:eastAsia="en-IN"/>
              </w:rPr>
            </w:pPr>
            <w:r w:rsidRPr="00F52159">
              <w:rPr>
                <w:rFonts w:ascii="Calibri" w:eastAsia="Times New Roman" w:hAnsi="Calibri" w:cs="Calibri"/>
                <w:color w:val="000000"/>
                <w:lang w:eastAsia="en-IN"/>
              </w:rPr>
              <w:t>Decline</w:t>
            </w:r>
          </w:p>
        </w:tc>
      </w:tr>
      <w:tr w:rsidR="00F52159" w:rsidRPr="00F52159" w14:paraId="5FF6AA96" w14:textId="77777777" w:rsidTr="00F52159">
        <w:trPr>
          <w:trHeight w:val="300"/>
          <w:jc w:val="center"/>
        </w:trPr>
        <w:tc>
          <w:tcPr>
            <w:tcW w:w="417" w:type="dxa"/>
            <w:vMerge/>
            <w:tcBorders>
              <w:top w:val="nil"/>
              <w:left w:val="single" w:sz="4" w:space="0" w:color="auto"/>
              <w:bottom w:val="single" w:sz="4" w:space="0" w:color="auto"/>
              <w:right w:val="single" w:sz="4" w:space="0" w:color="auto"/>
            </w:tcBorders>
            <w:vAlign w:val="center"/>
            <w:hideMark/>
          </w:tcPr>
          <w:p w14:paraId="62A9B4F4" w14:textId="77777777" w:rsidR="00F52159" w:rsidRPr="00F52159" w:rsidRDefault="00F52159" w:rsidP="00F52159">
            <w:pPr>
              <w:spacing w:after="0" w:line="240" w:lineRule="auto"/>
              <w:rPr>
                <w:rFonts w:ascii="Calibri" w:eastAsia="Times New Roman" w:hAnsi="Calibri" w:cs="Calibri"/>
                <w:color w:val="000000"/>
                <w:lang w:eastAsia="en-IN"/>
              </w:rPr>
            </w:pPr>
          </w:p>
        </w:tc>
        <w:tc>
          <w:tcPr>
            <w:tcW w:w="4403" w:type="dxa"/>
            <w:tcBorders>
              <w:top w:val="nil"/>
              <w:left w:val="nil"/>
              <w:bottom w:val="single" w:sz="4" w:space="0" w:color="auto"/>
              <w:right w:val="single" w:sz="4" w:space="0" w:color="auto"/>
            </w:tcBorders>
            <w:shd w:val="clear" w:color="auto" w:fill="auto"/>
            <w:noWrap/>
            <w:vAlign w:val="bottom"/>
            <w:hideMark/>
          </w:tcPr>
          <w:p w14:paraId="238FD54D" w14:textId="77777777" w:rsidR="00F52159" w:rsidRPr="00F52159" w:rsidRDefault="00F52159" w:rsidP="00F52159">
            <w:pPr>
              <w:spacing w:after="0" w:line="240" w:lineRule="auto"/>
              <w:rPr>
                <w:rFonts w:ascii="Calibri" w:eastAsia="Times New Roman" w:hAnsi="Calibri" w:cs="Calibri"/>
                <w:color w:val="000000"/>
                <w:lang w:eastAsia="en-IN"/>
              </w:rPr>
            </w:pPr>
            <w:r w:rsidRPr="00F52159">
              <w:rPr>
                <w:rFonts w:ascii="Calibri" w:eastAsia="Times New Roman" w:hAnsi="Calibri" w:cs="Calibri"/>
                <w:color w:val="000000"/>
                <w:lang w:eastAsia="en-IN"/>
              </w:rPr>
              <w:t>Send to Document Pending</w:t>
            </w:r>
          </w:p>
        </w:tc>
      </w:tr>
      <w:tr w:rsidR="00F52159" w:rsidRPr="00F52159" w14:paraId="74DBECB1" w14:textId="77777777" w:rsidTr="00F52159">
        <w:trPr>
          <w:trHeight w:val="300"/>
          <w:jc w:val="center"/>
        </w:trPr>
        <w:tc>
          <w:tcPr>
            <w:tcW w:w="417" w:type="dxa"/>
            <w:vMerge/>
            <w:tcBorders>
              <w:top w:val="nil"/>
              <w:left w:val="single" w:sz="4" w:space="0" w:color="auto"/>
              <w:bottom w:val="single" w:sz="4" w:space="0" w:color="auto"/>
              <w:right w:val="single" w:sz="4" w:space="0" w:color="auto"/>
            </w:tcBorders>
            <w:vAlign w:val="center"/>
            <w:hideMark/>
          </w:tcPr>
          <w:p w14:paraId="14FB1E80" w14:textId="77777777" w:rsidR="00F52159" w:rsidRPr="00F52159" w:rsidRDefault="00F52159" w:rsidP="00F52159">
            <w:pPr>
              <w:spacing w:after="0" w:line="240" w:lineRule="auto"/>
              <w:rPr>
                <w:rFonts w:ascii="Calibri" w:eastAsia="Times New Roman" w:hAnsi="Calibri" w:cs="Calibri"/>
                <w:color w:val="000000"/>
                <w:lang w:eastAsia="en-IN"/>
              </w:rPr>
            </w:pPr>
          </w:p>
        </w:tc>
        <w:tc>
          <w:tcPr>
            <w:tcW w:w="4403" w:type="dxa"/>
            <w:tcBorders>
              <w:top w:val="nil"/>
              <w:left w:val="nil"/>
              <w:bottom w:val="single" w:sz="4" w:space="0" w:color="auto"/>
              <w:right w:val="single" w:sz="4" w:space="0" w:color="auto"/>
            </w:tcBorders>
            <w:shd w:val="clear" w:color="auto" w:fill="auto"/>
            <w:noWrap/>
            <w:vAlign w:val="bottom"/>
            <w:hideMark/>
          </w:tcPr>
          <w:p w14:paraId="00CDDE75" w14:textId="77777777" w:rsidR="00F52159" w:rsidRPr="00F52159" w:rsidRDefault="00F52159" w:rsidP="00F52159">
            <w:pPr>
              <w:spacing w:after="0" w:line="240" w:lineRule="auto"/>
              <w:rPr>
                <w:rFonts w:ascii="Calibri" w:eastAsia="Times New Roman" w:hAnsi="Calibri" w:cs="Calibri"/>
                <w:color w:val="000000"/>
                <w:lang w:eastAsia="en-IN"/>
              </w:rPr>
            </w:pPr>
            <w:r w:rsidRPr="00F52159">
              <w:rPr>
                <w:rFonts w:ascii="Calibri" w:eastAsia="Times New Roman" w:hAnsi="Calibri" w:cs="Calibri"/>
                <w:color w:val="000000"/>
                <w:lang w:eastAsia="en-IN"/>
              </w:rPr>
              <w:t>Send to L1</w:t>
            </w:r>
          </w:p>
        </w:tc>
      </w:tr>
      <w:tr w:rsidR="00F52159" w:rsidRPr="00F52159" w14:paraId="46441674" w14:textId="77777777" w:rsidTr="00F52159">
        <w:trPr>
          <w:trHeight w:val="300"/>
          <w:jc w:val="center"/>
        </w:trPr>
        <w:tc>
          <w:tcPr>
            <w:tcW w:w="417" w:type="dxa"/>
            <w:vMerge/>
            <w:tcBorders>
              <w:top w:val="nil"/>
              <w:left w:val="single" w:sz="4" w:space="0" w:color="auto"/>
              <w:bottom w:val="single" w:sz="4" w:space="0" w:color="auto"/>
              <w:right w:val="single" w:sz="4" w:space="0" w:color="auto"/>
            </w:tcBorders>
            <w:vAlign w:val="center"/>
            <w:hideMark/>
          </w:tcPr>
          <w:p w14:paraId="3414395D" w14:textId="77777777" w:rsidR="00F52159" w:rsidRPr="00F52159" w:rsidRDefault="00F52159" w:rsidP="00F52159">
            <w:pPr>
              <w:spacing w:after="0" w:line="240" w:lineRule="auto"/>
              <w:rPr>
                <w:rFonts w:ascii="Calibri" w:eastAsia="Times New Roman" w:hAnsi="Calibri" w:cs="Calibri"/>
                <w:color w:val="000000"/>
                <w:lang w:eastAsia="en-IN"/>
              </w:rPr>
            </w:pPr>
          </w:p>
        </w:tc>
        <w:tc>
          <w:tcPr>
            <w:tcW w:w="4403" w:type="dxa"/>
            <w:tcBorders>
              <w:top w:val="nil"/>
              <w:left w:val="nil"/>
              <w:bottom w:val="single" w:sz="4" w:space="0" w:color="auto"/>
              <w:right w:val="single" w:sz="4" w:space="0" w:color="auto"/>
            </w:tcBorders>
            <w:shd w:val="clear" w:color="auto" w:fill="auto"/>
            <w:noWrap/>
            <w:vAlign w:val="bottom"/>
            <w:hideMark/>
          </w:tcPr>
          <w:p w14:paraId="06E97BEE" w14:textId="77777777" w:rsidR="00F52159" w:rsidRPr="00F52159" w:rsidRDefault="00F52159" w:rsidP="00F52159">
            <w:pPr>
              <w:spacing w:after="0" w:line="240" w:lineRule="auto"/>
              <w:rPr>
                <w:rFonts w:ascii="Calibri" w:eastAsia="Times New Roman" w:hAnsi="Calibri" w:cs="Calibri"/>
                <w:color w:val="000000"/>
                <w:lang w:eastAsia="en-IN"/>
              </w:rPr>
            </w:pPr>
            <w:r w:rsidRPr="00F52159">
              <w:rPr>
                <w:rFonts w:ascii="Calibri" w:eastAsia="Times New Roman" w:hAnsi="Calibri" w:cs="Calibri"/>
                <w:color w:val="000000"/>
                <w:lang w:eastAsia="en-IN"/>
              </w:rPr>
              <w:t>Send to L7</w:t>
            </w:r>
          </w:p>
        </w:tc>
      </w:tr>
      <w:tr w:rsidR="00F52159" w:rsidRPr="00F52159" w14:paraId="6C48C609" w14:textId="77777777" w:rsidTr="00F52159">
        <w:trPr>
          <w:trHeight w:val="300"/>
          <w:jc w:val="center"/>
        </w:trPr>
        <w:tc>
          <w:tcPr>
            <w:tcW w:w="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D1E346F" w14:textId="77777777" w:rsidR="00F52159" w:rsidRPr="00F52159" w:rsidRDefault="00F52159" w:rsidP="00F52159">
            <w:pPr>
              <w:spacing w:after="0" w:line="240" w:lineRule="auto"/>
              <w:jc w:val="center"/>
              <w:rPr>
                <w:rFonts w:ascii="Calibri" w:eastAsia="Times New Roman" w:hAnsi="Calibri" w:cs="Calibri"/>
                <w:color w:val="000000"/>
                <w:lang w:eastAsia="en-IN"/>
              </w:rPr>
            </w:pPr>
            <w:r w:rsidRPr="00F52159">
              <w:rPr>
                <w:rFonts w:ascii="Calibri" w:eastAsia="Times New Roman" w:hAnsi="Calibri" w:cs="Calibri"/>
                <w:color w:val="000000"/>
                <w:lang w:eastAsia="en-IN"/>
              </w:rPr>
              <w:t>L9</w:t>
            </w:r>
          </w:p>
        </w:tc>
        <w:tc>
          <w:tcPr>
            <w:tcW w:w="4403" w:type="dxa"/>
            <w:tcBorders>
              <w:top w:val="nil"/>
              <w:left w:val="nil"/>
              <w:bottom w:val="single" w:sz="4" w:space="0" w:color="auto"/>
              <w:right w:val="single" w:sz="4" w:space="0" w:color="auto"/>
            </w:tcBorders>
            <w:shd w:val="clear" w:color="auto" w:fill="auto"/>
            <w:noWrap/>
            <w:vAlign w:val="bottom"/>
            <w:hideMark/>
          </w:tcPr>
          <w:p w14:paraId="4ACE6D6D" w14:textId="77777777" w:rsidR="00F52159" w:rsidRPr="00F52159" w:rsidRDefault="00F52159" w:rsidP="00F52159">
            <w:pPr>
              <w:spacing w:after="0" w:line="240" w:lineRule="auto"/>
              <w:rPr>
                <w:rFonts w:ascii="Calibri" w:eastAsia="Times New Roman" w:hAnsi="Calibri" w:cs="Calibri"/>
                <w:color w:val="000000"/>
                <w:lang w:eastAsia="en-IN"/>
              </w:rPr>
            </w:pPr>
            <w:r w:rsidRPr="00F52159">
              <w:rPr>
                <w:rFonts w:ascii="Calibri" w:eastAsia="Times New Roman" w:hAnsi="Calibri" w:cs="Calibri"/>
                <w:color w:val="000000"/>
                <w:lang w:eastAsia="en-IN"/>
              </w:rPr>
              <w:t>Approve</w:t>
            </w:r>
          </w:p>
        </w:tc>
      </w:tr>
      <w:tr w:rsidR="00F52159" w:rsidRPr="00F52159" w14:paraId="5AFC5F0A" w14:textId="77777777" w:rsidTr="00F52159">
        <w:trPr>
          <w:trHeight w:val="300"/>
          <w:jc w:val="center"/>
        </w:trPr>
        <w:tc>
          <w:tcPr>
            <w:tcW w:w="417" w:type="dxa"/>
            <w:vMerge/>
            <w:tcBorders>
              <w:top w:val="nil"/>
              <w:left w:val="single" w:sz="4" w:space="0" w:color="auto"/>
              <w:bottom w:val="single" w:sz="4" w:space="0" w:color="auto"/>
              <w:right w:val="single" w:sz="4" w:space="0" w:color="auto"/>
            </w:tcBorders>
            <w:vAlign w:val="center"/>
            <w:hideMark/>
          </w:tcPr>
          <w:p w14:paraId="3EE24680" w14:textId="77777777" w:rsidR="00F52159" w:rsidRPr="00F52159" w:rsidRDefault="00F52159" w:rsidP="00F52159">
            <w:pPr>
              <w:spacing w:after="0" w:line="240" w:lineRule="auto"/>
              <w:rPr>
                <w:rFonts w:ascii="Calibri" w:eastAsia="Times New Roman" w:hAnsi="Calibri" w:cs="Calibri"/>
                <w:color w:val="000000"/>
                <w:lang w:eastAsia="en-IN"/>
              </w:rPr>
            </w:pPr>
          </w:p>
        </w:tc>
        <w:tc>
          <w:tcPr>
            <w:tcW w:w="4403" w:type="dxa"/>
            <w:tcBorders>
              <w:top w:val="nil"/>
              <w:left w:val="nil"/>
              <w:bottom w:val="single" w:sz="4" w:space="0" w:color="auto"/>
              <w:right w:val="single" w:sz="4" w:space="0" w:color="auto"/>
            </w:tcBorders>
            <w:shd w:val="clear" w:color="auto" w:fill="auto"/>
            <w:noWrap/>
            <w:vAlign w:val="bottom"/>
            <w:hideMark/>
          </w:tcPr>
          <w:p w14:paraId="09B76077" w14:textId="77777777" w:rsidR="00F52159" w:rsidRPr="00F52159" w:rsidRDefault="00F52159" w:rsidP="00F52159">
            <w:pPr>
              <w:spacing w:after="0" w:line="240" w:lineRule="auto"/>
              <w:rPr>
                <w:rFonts w:ascii="Calibri" w:eastAsia="Times New Roman" w:hAnsi="Calibri" w:cs="Calibri"/>
                <w:color w:val="000000"/>
                <w:lang w:eastAsia="en-IN"/>
              </w:rPr>
            </w:pPr>
            <w:r w:rsidRPr="00F52159">
              <w:rPr>
                <w:rFonts w:ascii="Calibri" w:eastAsia="Times New Roman" w:hAnsi="Calibri" w:cs="Calibri"/>
                <w:color w:val="000000"/>
                <w:lang w:eastAsia="en-IN"/>
              </w:rPr>
              <w:t>Decline</w:t>
            </w:r>
          </w:p>
        </w:tc>
      </w:tr>
      <w:tr w:rsidR="00F52159" w:rsidRPr="00F52159" w14:paraId="6EA344FA" w14:textId="77777777" w:rsidTr="00F52159">
        <w:trPr>
          <w:trHeight w:val="300"/>
          <w:jc w:val="center"/>
        </w:trPr>
        <w:tc>
          <w:tcPr>
            <w:tcW w:w="417" w:type="dxa"/>
            <w:vMerge/>
            <w:tcBorders>
              <w:top w:val="nil"/>
              <w:left w:val="single" w:sz="4" w:space="0" w:color="auto"/>
              <w:bottom w:val="single" w:sz="4" w:space="0" w:color="auto"/>
              <w:right w:val="single" w:sz="4" w:space="0" w:color="auto"/>
            </w:tcBorders>
            <w:vAlign w:val="center"/>
            <w:hideMark/>
          </w:tcPr>
          <w:p w14:paraId="1ED6EA1C" w14:textId="77777777" w:rsidR="00F52159" w:rsidRPr="00F52159" w:rsidRDefault="00F52159" w:rsidP="00F52159">
            <w:pPr>
              <w:spacing w:after="0" w:line="240" w:lineRule="auto"/>
              <w:rPr>
                <w:rFonts w:ascii="Calibri" w:eastAsia="Times New Roman" w:hAnsi="Calibri" w:cs="Calibri"/>
                <w:color w:val="000000"/>
                <w:lang w:eastAsia="en-IN"/>
              </w:rPr>
            </w:pPr>
          </w:p>
        </w:tc>
        <w:tc>
          <w:tcPr>
            <w:tcW w:w="4403" w:type="dxa"/>
            <w:tcBorders>
              <w:top w:val="nil"/>
              <w:left w:val="nil"/>
              <w:bottom w:val="single" w:sz="4" w:space="0" w:color="auto"/>
              <w:right w:val="single" w:sz="4" w:space="0" w:color="auto"/>
            </w:tcBorders>
            <w:shd w:val="clear" w:color="auto" w:fill="auto"/>
            <w:noWrap/>
            <w:vAlign w:val="bottom"/>
            <w:hideMark/>
          </w:tcPr>
          <w:p w14:paraId="35E00818" w14:textId="77777777" w:rsidR="00F52159" w:rsidRPr="00F52159" w:rsidRDefault="00F52159" w:rsidP="00F52159">
            <w:pPr>
              <w:spacing w:after="0" w:line="240" w:lineRule="auto"/>
              <w:rPr>
                <w:rFonts w:ascii="Calibri" w:eastAsia="Times New Roman" w:hAnsi="Calibri" w:cs="Calibri"/>
                <w:color w:val="000000"/>
                <w:lang w:eastAsia="en-IN"/>
              </w:rPr>
            </w:pPr>
            <w:r w:rsidRPr="00F52159">
              <w:rPr>
                <w:rFonts w:ascii="Calibri" w:eastAsia="Times New Roman" w:hAnsi="Calibri" w:cs="Calibri"/>
                <w:color w:val="000000"/>
                <w:lang w:eastAsia="en-IN"/>
              </w:rPr>
              <w:t>Send to Document Pending</w:t>
            </w:r>
          </w:p>
        </w:tc>
      </w:tr>
      <w:tr w:rsidR="00F52159" w:rsidRPr="00F52159" w14:paraId="40263DBD" w14:textId="77777777" w:rsidTr="00F52159">
        <w:trPr>
          <w:trHeight w:val="300"/>
          <w:jc w:val="center"/>
        </w:trPr>
        <w:tc>
          <w:tcPr>
            <w:tcW w:w="417" w:type="dxa"/>
            <w:vMerge/>
            <w:tcBorders>
              <w:top w:val="nil"/>
              <w:left w:val="single" w:sz="4" w:space="0" w:color="auto"/>
              <w:bottom w:val="single" w:sz="4" w:space="0" w:color="auto"/>
              <w:right w:val="single" w:sz="4" w:space="0" w:color="auto"/>
            </w:tcBorders>
            <w:vAlign w:val="center"/>
            <w:hideMark/>
          </w:tcPr>
          <w:p w14:paraId="089A16DF" w14:textId="77777777" w:rsidR="00F52159" w:rsidRPr="00F52159" w:rsidRDefault="00F52159" w:rsidP="00F52159">
            <w:pPr>
              <w:spacing w:after="0" w:line="240" w:lineRule="auto"/>
              <w:rPr>
                <w:rFonts w:ascii="Calibri" w:eastAsia="Times New Roman" w:hAnsi="Calibri" w:cs="Calibri"/>
                <w:color w:val="000000"/>
                <w:lang w:eastAsia="en-IN"/>
              </w:rPr>
            </w:pPr>
          </w:p>
        </w:tc>
        <w:tc>
          <w:tcPr>
            <w:tcW w:w="4403" w:type="dxa"/>
            <w:tcBorders>
              <w:top w:val="nil"/>
              <w:left w:val="nil"/>
              <w:bottom w:val="single" w:sz="4" w:space="0" w:color="auto"/>
              <w:right w:val="single" w:sz="4" w:space="0" w:color="auto"/>
            </w:tcBorders>
            <w:shd w:val="clear" w:color="auto" w:fill="auto"/>
            <w:noWrap/>
            <w:vAlign w:val="bottom"/>
            <w:hideMark/>
          </w:tcPr>
          <w:p w14:paraId="1A6C19CB" w14:textId="77777777" w:rsidR="00F52159" w:rsidRPr="00F52159" w:rsidRDefault="00F52159" w:rsidP="00F52159">
            <w:pPr>
              <w:spacing w:after="0" w:line="240" w:lineRule="auto"/>
              <w:rPr>
                <w:rFonts w:ascii="Calibri" w:eastAsia="Times New Roman" w:hAnsi="Calibri" w:cs="Calibri"/>
                <w:color w:val="000000"/>
                <w:lang w:eastAsia="en-IN"/>
              </w:rPr>
            </w:pPr>
            <w:r w:rsidRPr="00F52159">
              <w:rPr>
                <w:rFonts w:ascii="Calibri" w:eastAsia="Times New Roman" w:hAnsi="Calibri" w:cs="Calibri"/>
                <w:color w:val="000000"/>
                <w:lang w:eastAsia="en-IN"/>
              </w:rPr>
              <w:t>Send to L1</w:t>
            </w:r>
          </w:p>
        </w:tc>
      </w:tr>
      <w:tr w:rsidR="00F52159" w:rsidRPr="00F52159" w14:paraId="498F9277" w14:textId="77777777" w:rsidTr="00F52159">
        <w:trPr>
          <w:trHeight w:val="300"/>
          <w:jc w:val="center"/>
        </w:trPr>
        <w:tc>
          <w:tcPr>
            <w:tcW w:w="417" w:type="dxa"/>
            <w:vMerge/>
            <w:tcBorders>
              <w:top w:val="nil"/>
              <w:left w:val="single" w:sz="4" w:space="0" w:color="auto"/>
              <w:bottom w:val="single" w:sz="4" w:space="0" w:color="auto"/>
              <w:right w:val="single" w:sz="4" w:space="0" w:color="auto"/>
            </w:tcBorders>
            <w:vAlign w:val="center"/>
            <w:hideMark/>
          </w:tcPr>
          <w:p w14:paraId="161B4FF5" w14:textId="77777777" w:rsidR="00F52159" w:rsidRPr="00F52159" w:rsidRDefault="00F52159" w:rsidP="00F52159">
            <w:pPr>
              <w:spacing w:after="0" w:line="240" w:lineRule="auto"/>
              <w:rPr>
                <w:rFonts w:ascii="Calibri" w:eastAsia="Times New Roman" w:hAnsi="Calibri" w:cs="Calibri"/>
                <w:color w:val="000000"/>
                <w:lang w:eastAsia="en-IN"/>
              </w:rPr>
            </w:pPr>
          </w:p>
        </w:tc>
        <w:tc>
          <w:tcPr>
            <w:tcW w:w="4403" w:type="dxa"/>
            <w:tcBorders>
              <w:top w:val="nil"/>
              <w:left w:val="nil"/>
              <w:bottom w:val="single" w:sz="4" w:space="0" w:color="auto"/>
              <w:right w:val="single" w:sz="4" w:space="0" w:color="auto"/>
            </w:tcBorders>
            <w:shd w:val="clear" w:color="auto" w:fill="auto"/>
            <w:noWrap/>
            <w:vAlign w:val="bottom"/>
            <w:hideMark/>
          </w:tcPr>
          <w:p w14:paraId="30D72ABE" w14:textId="77777777" w:rsidR="00F52159" w:rsidRPr="00F52159" w:rsidRDefault="00F52159" w:rsidP="00F52159">
            <w:pPr>
              <w:spacing w:after="0" w:line="240" w:lineRule="auto"/>
              <w:rPr>
                <w:rFonts w:ascii="Calibri" w:eastAsia="Times New Roman" w:hAnsi="Calibri" w:cs="Calibri"/>
                <w:color w:val="000000"/>
                <w:lang w:eastAsia="en-IN"/>
              </w:rPr>
            </w:pPr>
            <w:r w:rsidRPr="00F52159">
              <w:rPr>
                <w:rFonts w:ascii="Calibri" w:eastAsia="Times New Roman" w:hAnsi="Calibri" w:cs="Calibri"/>
                <w:color w:val="000000"/>
                <w:lang w:eastAsia="en-IN"/>
              </w:rPr>
              <w:t>Send to L8</w:t>
            </w:r>
          </w:p>
        </w:tc>
      </w:tr>
    </w:tbl>
    <w:p w14:paraId="0A38D441" w14:textId="77777777" w:rsidR="00F52159" w:rsidRPr="00F52159" w:rsidRDefault="00F52159" w:rsidP="00F52159">
      <w:pPr>
        <w:rPr>
          <w:lang w:val="en-GB" w:eastAsia="en-IN"/>
        </w:rPr>
      </w:pPr>
    </w:p>
    <w:p w14:paraId="50D835BF" w14:textId="77777777" w:rsidR="004633AC" w:rsidRPr="001546D4" w:rsidRDefault="004633AC" w:rsidP="001546D4">
      <w:pPr>
        <w:rPr>
          <w:lang w:val="en-US" w:eastAsia="en-IN"/>
        </w:rPr>
      </w:pPr>
    </w:p>
    <w:p w14:paraId="689853DF" w14:textId="5B7DA75B" w:rsidR="00BA3925" w:rsidRDefault="00AF02A8" w:rsidP="00BA3925">
      <w:pPr>
        <w:pStyle w:val="Heading3"/>
        <w:rPr>
          <w:rFonts w:ascii="Calibri" w:hAnsi="Calibri" w:cs="Calibri"/>
          <w:color w:val="000000"/>
          <w:szCs w:val="24"/>
          <w:lang w:eastAsia="en-IN"/>
        </w:rPr>
      </w:pPr>
      <w:bookmarkStart w:id="126" w:name="_Toc174309702"/>
      <w:commentRangeStart w:id="127"/>
      <w:commentRangeStart w:id="128"/>
      <w:commentRangeStart w:id="129"/>
      <w:r>
        <w:rPr>
          <w:rFonts w:ascii="Calibri" w:hAnsi="Calibri" w:cs="Calibri"/>
          <w:color w:val="000000"/>
          <w:szCs w:val="24"/>
          <w:lang w:eastAsia="en-IN"/>
        </w:rPr>
        <w:lastRenderedPageBreak/>
        <w:t xml:space="preserve">Underwriter Approval </w:t>
      </w:r>
      <w:commentRangeEnd w:id="127"/>
      <w:r w:rsidR="002E7CF3">
        <w:rPr>
          <w:rStyle w:val="CommentReference"/>
          <w:rFonts w:eastAsiaTheme="minorHAnsi" w:cstheme="minorBidi"/>
          <w:b w:val="0"/>
          <w:lang w:val="en-IN" w:eastAsia="en-US"/>
        </w:rPr>
        <w:commentReference w:id="127"/>
      </w:r>
      <w:commentRangeEnd w:id="128"/>
      <w:r w:rsidR="00C72DE3">
        <w:rPr>
          <w:rStyle w:val="CommentReference"/>
          <w:rFonts w:eastAsiaTheme="minorHAnsi" w:cstheme="minorBidi"/>
          <w:b w:val="0"/>
          <w:lang w:val="en-IN" w:eastAsia="en-US"/>
        </w:rPr>
        <w:commentReference w:id="128"/>
      </w:r>
      <w:commentRangeEnd w:id="129"/>
      <w:r w:rsidR="00B37328">
        <w:rPr>
          <w:rStyle w:val="CommentReference"/>
          <w:rFonts w:eastAsiaTheme="minorHAnsi" w:cstheme="minorBidi"/>
          <w:b w:val="0"/>
          <w:lang w:val="en-IN" w:eastAsia="en-US"/>
        </w:rPr>
        <w:commentReference w:id="129"/>
      </w:r>
      <w:bookmarkEnd w:id="126"/>
    </w:p>
    <w:p w14:paraId="0AD19770" w14:textId="520C0733" w:rsidR="004E7A58" w:rsidRDefault="004E7A58" w:rsidP="0001631D">
      <w:pPr>
        <w:rPr>
          <w:rFonts w:ascii="Calibri" w:hAnsi="Calibri" w:cs="Calibri"/>
          <w:b/>
          <w:bCs/>
          <w:color w:val="ED7D31" w:themeColor="accent2"/>
          <w:sz w:val="20"/>
          <w:u w:val="single"/>
          <w:lang w:eastAsia="en-IN"/>
        </w:rPr>
      </w:pPr>
      <w:r w:rsidRPr="00EA3CEC">
        <w:rPr>
          <w:rFonts w:ascii="Calibri" w:hAnsi="Calibri" w:cs="Calibri"/>
          <w:b/>
          <w:bCs/>
          <w:color w:val="ED7D31" w:themeColor="accent2"/>
          <w:sz w:val="20"/>
          <w:u w:val="single"/>
          <w:lang w:eastAsia="en-IN"/>
        </w:rPr>
        <w:t>BRD (</w:t>
      </w:r>
      <w:bookmarkStart w:id="130" w:name="_Hlk174303115"/>
      <w:r w:rsidRPr="00922BFB">
        <w:rPr>
          <w:rFonts w:ascii="Calibri" w:hAnsi="Calibri" w:cs="Calibri"/>
          <w:b/>
          <w:bCs/>
          <w:color w:val="ED7D31" w:themeColor="accent2"/>
          <w:sz w:val="20"/>
          <w:u w:val="single"/>
          <w:lang w:eastAsia="en-IN"/>
        </w:rPr>
        <w:t>BRD02-35</w:t>
      </w:r>
      <w:bookmarkEnd w:id="130"/>
      <w:r w:rsidRPr="00922BFB">
        <w:rPr>
          <w:rFonts w:ascii="Calibri" w:hAnsi="Calibri" w:cs="Calibri"/>
          <w:b/>
          <w:bCs/>
          <w:color w:val="ED7D31" w:themeColor="accent2"/>
          <w:sz w:val="20"/>
          <w:u w:val="single"/>
          <w:lang w:eastAsia="en-IN"/>
        </w:rPr>
        <w:t xml:space="preserve">, </w:t>
      </w:r>
      <w:r w:rsidR="00C866A1" w:rsidRPr="00922BFB">
        <w:rPr>
          <w:rFonts w:ascii="Calibri" w:hAnsi="Calibri" w:cs="Calibri"/>
          <w:b/>
          <w:bCs/>
          <w:color w:val="ED7D31" w:themeColor="accent2"/>
          <w:sz w:val="20"/>
          <w:u w:val="single"/>
          <w:lang w:eastAsia="en-IN"/>
        </w:rPr>
        <w:t>BRD02-47, BRD02-51, BRD02-52, BRD02-53, BRD02-54</w:t>
      </w:r>
      <w:r w:rsidR="00842AC4">
        <w:rPr>
          <w:rFonts w:ascii="Calibri" w:hAnsi="Calibri" w:cs="Calibri"/>
          <w:b/>
          <w:bCs/>
          <w:color w:val="ED7D31" w:themeColor="accent2"/>
          <w:sz w:val="20"/>
          <w:u w:val="single"/>
          <w:lang w:eastAsia="en-IN"/>
        </w:rPr>
        <w:t xml:space="preserve">, </w:t>
      </w:r>
      <w:r w:rsidR="00842AC4" w:rsidRPr="00842AC4">
        <w:rPr>
          <w:rFonts w:ascii="Calibri" w:hAnsi="Calibri" w:cs="Calibri"/>
          <w:b/>
          <w:bCs/>
          <w:color w:val="ED7D31" w:themeColor="accent2"/>
          <w:sz w:val="20"/>
          <w:u w:val="single"/>
          <w:lang w:eastAsia="en-IN"/>
        </w:rPr>
        <w:t>BRD03-01</w:t>
      </w:r>
      <w:r w:rsidR="00842AC4">
        <w:rPr>
          <w:rFonts w:ascii="Calibri" w:hAnsi="Calibri" w:cs="Calibri"/>
          <w:b/>
          <w:bCs/>
          <w:color w:val="ED7D31" w:themeColor="accent2"/>
          <w:sz w:val="20"/>
          <w:u w:val="single"/>
          <w:lang w:eastAsia="en-IN"/>
        </w:rPr>
        <w:t xml:space="preserve">, </w:t>
      </w:r>
      <w:r w:rsidR="00842AC4" w:rsidRPr="00842AC4">
        <w:rPr>
          <w:rFonts w:ascii="Calibri" w:hAnsi="Calibri" w:cs="Calibri"/>
          <w:b/>
          <w:bCs/>
          <w:color w:val="ED7D31" w:themeColor="accent2"/>
          <w:sz w:val="20"/>
          <w:u w:val="single"/>
          <w:lang w:eastAsia="en-IN"/>
        </w:rPr>
        <w:t>BRD03-03</w:t>
      </w:r>
      <w:r w:rsidR="00842AC4">
        <w:rPr>
          <w:rFonts w:ascii="Calibri" w:hAnsi="Calibri" w:cs="Calibri"/>
          <w:b/>
          <w:bCs/>
          <w:color w:val="ED7D31" w:themeColor="accent2"/>
          <w:sz w:val="20"/>
          <w:u w:val="single"/>
          <w:lang w:eastAsia="en-IN"/>
        </w:rPr>
        <w:t xml:space="preserve">, </w:t>
      </w:r>
      <w:r w:rsidR="00842AC4" w:rsidRPr="00842AC4">
        <w:rPr>
          <w:rFonts w:ascii="Calibri" w:hAnsi="Calibri" w:cs="Calibri"/>
          <w:b/>
          <w:bCs/>
          <w:color w:val="ED7D31" w:themeColor="accent2"/>
          <w:sz w:val="20"/>
          <w:u w:val="single"/>
          <w:lang w:eastAsia="en-IN"/>
        </w:rPr>
        <w:t>BRD03-04</w:t>
      </w:r>
      <w:r w:rsidR="00842AC4">
        <w:rPr>
          <w:rFonts w:ascii="Calibri" w:hAnsi="Calibri" w:cs="Calibri"/>
          <w:b/>
          <w:bCs/>
          <w:color w:val="ED7D31" w:themeColor="accent2"/>
          <w:sz w:val="20"/>
          <w:u w:val="single"/>
          <w:lang w:eastAsia="en-IN"/>
        </w:rPr>
        <w:t xml:space="preserve">, </w:t>
      </w:r>
      <w:r w:rsidR="00842AC4" w:rsidRPr="00842AC4">
        <w:rPr>
          <w:rFonts w:ascii="Calibri" w:hAnsi="Calibri" w:cs="Calibri"/>
          <w:b/>
          <w:bCs/>
          <w:color w:val="ED7D31" w:themeColor="accent2"/>
          <w:sz w:val="20"/>
          <w:u w:val="single"/>
          <w:lang w:eastAsia="en-IN"/>
        </w:rPr>
        <w:t>BRD03-06</w:t>
      </w:r>
      <w:r w:rsidR="00842AC4">
        <w:rPr>
          <w:rFonts w:ascii="Calibri" w:hAnsi="Calibri" w:cs="Calibri"/>
          <w:b/>
          <w:bCs/>
          <w:color w:val="ED7D31" w:themeColor="accent2"/>
          <w:sz w:val="20"/>
          <w:u w:val="single"/>
          <w:lang w:eastAsia="en-IN"/>
        </w:rPr>
        <w:t xml:space="preserve">, </w:t>
      </w:r>
      <w:r w:rsidR="00842AC4" w:rsidRPr="00842AC4">
        <w:rPr>
          <w:rFonts w:ascii="Calibri" w:hAnsi="Calibri" w:cs="Calibri"/>
          <w:b/>
          <w:bCs/>
          <w:color w:val="ED7D31" w:themeColor="accent2"/>
          <w:sz w:val="20"/>
          <w:u w:val="single"/>
          <w:lang w:eastAsia="en-IN"/>
        </w:rPr>
        <w:t>BRD03-07</w:t>
      </w:r>
      <w:r w:rsidR="00842AC4">
        <w:rPr>
          <w:rFonts w:ascii="Calibri" w:hAnsi="Calibri" w:cs="Calibri"/>
          <w:b/>
          <w:bCs/>
          <w:color w:val="ED7D31" w:themeColor="accent2"/>
          <w:sz w:val="20"/>
          <w:u w:val="single"/>
          <w:lang w:eastAsia="en-IN"/>
        </w:rPr>
        <w:t xml:space="preserve">, </w:t>
      </w:r>
      <w:bookmarkStart w:id="131" w:name="OLE_LINK233"/>
      <w:r w:rsidR="00842AC4" w:rsidRPr="00842AC4">
        <w:rPr>
          <w:rFonts w:ascii="Calibri" w:hAnsi="Calibri" w:cs="Calibri"/>
          <w:b/>
          <w:bCs/>
          <w:color w:val="ED7D31" w:themeColor="accent2"/>
          <w:sz w:val="20"/>
          <w:u w:val="single"/>
          <w:lang w:eastAsia="en-IN"/>
        </w:rPr>
        <w:t>BRD03-08</w:t>
      </w:r>
      <w:bookmarkEnd w:id="131"/>
      <w:r w:rsidR="00842AC4">
        <w:rPr>
          <w:rFonts w:ascii="Calibri" w:hAnsi="Calibri" w:cs="Calibri"/>
          <w:b/>
          <w:bCs/>
          <w:color w:val="ED7D31" w:themeColor="accent2"/>
          <w:sz w:val="20"/>
          <w:u w:val="single"/>
          <w:lang w:eastAsia="en-IN"/>
        </w:rPr>
        <w:t xml:space="preserve">, </w:t>
      </w:r>
      <w:bookmarkStart w:id="132" w:name="OLE_LINK235"/>
      <w:bookmarkStart w:id="133" w:name="OLE_LINK236"/>
      <w:r w:rsidR="00842AC4" w:rsidRPr="00842AC4">
        <w:rPr>
          <w:rFonts w:ascii="Calibri" w:hAnsi="Calibri" w:cs="Calibri"/>
          <w:b/>
          <w:bCs/>
          <w:color w:val="ED7D31" w:themeColor="accent2"/>
          <w:sz w:val="20"/>
          <w:u w:val="single"/>
          <w:lang w:eastAsia="en-IN"/>
        </w:rPr>
        <w:t>BRD03-</w:t>
      </w:r>
      <w:bookmarkEnd w:id="132"/>
      <w:r w:rsidR="00842AC4" w:rsidRPr="00842AC4">
        <w:rPr>
          <w:rFonts w:ascii="Calibri" w:hAnsi="Calibri" w:cs="Calibri"/>
          <w:b/>
          <w:bCs/>
          <w:color w:val="ED7D31" w:themeColor="accent2"/>
          <w:sz w:val="20"/>
          <w:u w:val="single"/>
          <w:lang w:eastAsia="en-IN"/>
        </w:rPr>
        <w:t>09</w:t>
      </w:r>
      <w:bookmarkEnd w:id="133"/>
      <w:r w:rsidR="00842AC4">
        <w:rPr>
          <w:rFonts w:ascii="Calibri" w:hAnsi="Calibri" w:cs="Calibri"/>
          <w:b/>
          <w:bCs/>
          <w:color w:val="ED7D31" w:themeColor="accent2"/>
          <w:sz w:val="20"/>
          <w:u w:val="single"/>
          <w:lang w:eastAsia="en-IN"/>
        </w:rPr>
        <w:t xml:space="preserve">, </w:t>
      </w:r>
      <w:r w:rsidR="00842AC4" w:rsidRPr="00842AC4">
        <w:rPr>
          <w:rFonts w:ascii="Calibri" w:hAnsi="Calibri" w:cs="Calibri"/>
          <w:b/>
          <w:bCs/>
          <w:color w:val="ED7D31" w:themeColor="accent2"/>
          <w:sz w:val="20"/>
          <w:u w:val="single"/>
          <w:lang w:eastAsia="en-IN"/>
        </w:rPr>
        <w:t>BRD03-10</w:t>
      </w:r>
      <w:r w:rsidR="002F482F">
        <w:rPr>
          <w:rFonts w:ascii="Calibri" w:hAnsi="Calibri" w:cs="Calibri"/>
          <w:b/>
          <w:bCs/>
          <w:color w:val="ED7D31" w:themeColor="accent2"/>
          <w:sz w:val="20"/>
          <w:u w:val="single"/>
          <w:lang w:eastAsia="en-IN"/>
        </w:rPr>
        <w:t xml:space="preserve">, </w:t>
      </w:r>
      <w:r w:rsidR="002F482F" w:rsidRPr="002F482F">
        <w:rPr>
          <w:rFonts w:ascii="Calibri" w:hAnsi="Calibri" w:cs="Calibri"/>
          <w:b/>
          <w:bCs/>
          <w:color w:val="ED7D31" w:themeColor="accent2"/>
          <w:sz w:val="20"/>
          <w:u w:val="single"/>
          <w:lang w:eastAsia="en-IN"/>
        </w:rPr>
        <w:t>BRD03-11</w:t>
      </w:r>
      <w:r w:rsidR="002F482F">
        <w:rPr>
          <w:rFonts w:ascii="Calibri" w:hAnsi="Calibri" w:cs="Calibri"/>
          <w:b/>
          <w:bCs/>
          <w:color w:val="ED7D31" w:themeColor="accent2"/>
          <w:sz w:val="20"/>
          <w:u w:val="single"/>
          <w:lang w:eastAsia="en-IN"/>
        </w:rPr>
        <w:t xml:space="preserve">, </w:t>
      </w:r>
      <w:bookmarkStart w:id="134" w:name="OLE_LINK22"/>
      <w:r w:rsidR="002F482F" w:rsidRPr="002F482F">
        <w:rPr>
          <w:rFonts w:ascii="Calibri" w:hAnsi="Calibri" w:cs="Calibri"/>
          <w:b/>
          <w:bCs/>
          <w:color w:val="ED7D31" w:themeColor="accent2"/>
          <w:sz w:val="20"/>
          <w:u w:val="single"/>
          <w:lang w:eastAsia="en-IN"/>
        </w:rPr>
        <w:t>BRD03-13</w:t>
      </w:r>
      <w:bookmarkEnd w:id="134"/>
      <w:r w:rsidR="002F482F">
        <w:rPr>
          <w:rFonts w:ascii="Calibri" w:hAnsi="Calibri" w:cs="Calibri"/>
          <w:b/>
          <w:bCs/>
          <w:color w:val="ED7D31" w:themeColor="accent2"/>
          <w:sz w:val="20"/>
          <w:u w:val="single"/>
          <w:lang w:eastAsia="en-IN"/>
        </w:rPr>
        <w:t xml:space="preserve">, </w:t>
      </w:r>
      <w:r w:rsidR="0001631D" w:rsidRPr="0001631D">
        <w:rPr>
          <w:rFonts w:ascii="Calibri" w:hAnsi="Calibri" w:cs="Calibri"/>
          <w:b/>
          <w:bCs/>
          <w:color w:val="ED7D31" w:themeColor="accent2"/>
          <w:sz w:val="20"/>
          <w:u w:val="single"/>
          <w:lang w:eastAsia="en-IN"/>
        </w:rPr>
        <w:t>BRD03-14</w:t>
      </w:r>
      <w:r w:rsidR="0001631D">
        <w:rPr>
          <w:rFonts w:ascii="Calibri" w:hAnsi="Calibri" w:cs="Calibri"/>
          <w:b/>
          <w:bCs/>
          <w:color w:val="ED7D31" w:themeColor="accent2"/>
          <w:sz w:val="20"/>
          <w:u w:val="single"/>
          <w:lang w:eastAsia="en-IN"/>
        </w:rPr>
        <w:t xml:space="preserve">, </w:t>
      </w:r>
      <w:r w:rsidR="0001631D" w:rsidRPr="0001631D">
        <w:rPr>
          <w:rFonts w:ascii="Calibri" w:hAnsi="Calibri" w:cs="Calibri"/>
          <w:b/>
          <w:bCs/>
          <w:color w:val="ED7D31" w:themeColor="accent2"/>
          <w:sz w:val="20"/>
          <w:u w:val="single"/>
          <w:lang w:eastAsia="en-IN"/>
        </w:rPr>
        <w:t>BRD03-15</w:t>
      </w:r>
      <w:r w:rsidR="0001631D">
        <w:rPr>
          <w:rFonts w:ascii="Calibri" w:hAnsi="Calibri" w:cs="Calibri"/>
          <w:b/>
          <w:bCs/>
          <w:color w:val="ED7D31" w:themeColor="accent2"/>
          <w:sz w:val="20"/>
          <w:u w:val="single"/>
          <w:lang w:eastAsia="en-IN"/>
        </w:rPr>
        <w:t xml:space="preserve">, </w:t>
      </w:r>
      <w:bookmarkStart w:id="135" w:name="OLE_LINK60"/>
      <w:r w:rsidR="0001631D" w:rsidRPr="0001631D">
        <w:rPr>
          <w:rFonts w:ascii="Calibri" w:hAnsi="Calibri" w:cs="Calibri"/>
          <w:b/>
          <w:bCs/>
          <w:color w:val="ED7D31" w:themeColor="accent2"/>
          <w:sz w:val="20"/>
          <w:u w:val="single"/>
          <w:lang w:eastAsia="en-IN"/>
        </w:rPr>
        <w:t>BRD03-16</w:t>
      </w:r>
      <w:bookmarkEnd w:id="135"/>
      <w:r w:rsidR="0001631D">
        <w:rPr>
          <w:rFonts w:ascii="Calibri" w:hAnsi="Calibri" w:cs="Calibri"/>
          <w:b/>
          <w:bCs/>
          <w:color w:val="ED7D31" w:themeColor="accent2"/>
          <w:sz w:val="20"/>
          <w:u w:val="single"/>
          <w:lang w:eastAsia="en-IN"/>
        </w:rPr>
        <w:t xml:space="preserve">, </w:t>
      </w:r>
      <w:r w:rsidR="0001631D" w:rsidRPr="0001631D">
        <w:rPr>
          <w:rFonts w:ascii="Calibri" w:hAnsi="Calibri" w:cs="Calibri"/>
          <w:b/>
          <w:bCs/>
          <w:color w:val="ED7D31" w:themeColor="accent2"/>
          <w:sz w:val="20"/>
          <w:u w:val="single"/>
          <w:lang w:eastAsia="en-IN"/>
        </w:rPr>
        <w:t>BRD03-17</w:t>
      </w:r>
      <w:r w:rsidR="0001631D">
        <w:rPr>
          <w:rFonts w:ascii="Calibri" w:hAnsi="Calibri" w:cs="Calibri"/>
          <w:b/>
          <w:bCs/>
          <w:color w:val="ED7D31" w:themeColor="accent2"/>
          <w:sz w:val="20"/>
          <w:u w:val="single"/>
          <w:lang w:eastAsia="en-IN"/>
        </w:rPr>
        <w:t xml:space="preserve">, </w:t>
      </w:r>
      <w:r w:rsidR="0001631D" w:rsidRPr="0001631D">
        <w:rPr>
          <w:rFonts w:ascii="Calibri" w:hAnsi="Calibri" w:cs="Calibri"/>
          <w:b/>
          <w:bCs/>
          <w:color w:val="ED7D31" w:themeColor="accent2"/>
          <w:sz w:val="20"/>
          <w:u w:val="single"/>
          <w:lang w:eastAsia="en-IN"/>
        </w:rPr>
        <w:t>BRD03-18</w:t>
      </w:r>
      <w:r w:rsidR="0001631D">
        <w:rPr>
          <w:rFonts w:ascii="Calibri" w:hAnsi="Calibri" w:cs="Calibri"/>
          <w:b/>
          <w:bCs/>
          <w:color w:val="ED7D31" w:themeColor="accent2"/>
          <w:sz w:val="20"/>
          <w:u w:val="single"/>
          <w:lang w:eastAsia="en-IN"/>
        </w:rPr>
        <w:t xml:space="preserve">, </w:t>
      </w:r>
      <w:r w:rsidR="0001631D" w:rsidRPr="0001631D">
        <w:rPr>
          <w:rFonts w:ascii="Calibri" w:hAnsi="Calibri" w:cs="Calibri"/>
          <w:b/>
          <w:bCs/>
          <w:color w:val="ED7D31" w:themeColor="accent2"/>
          <w:sz w:val="20"/>
          <w:u w:val="single"/>
          <w:lang w:eastAsia="en-IN"/>
        </w:rPr>
        <w:t>BRD03-21</w:t>
      </w:r>
      <w:r w:rsidR="0001631D">
        <w:rPr>
          <w:rFonts w:ascii="Calibri" w:hAnsi="Calibri" w:cs="Calibri"/>
          <w:b/>
          <w:bCs/>
          <w:color w:val="ED7D31" w:themeColor="accent2"/>
          <w:sz w:val="20"/>
          <w:u w:val="single"/>
          <w:lang w:eastAsia="en-IN"/>
        </w:rPr>
        <w:t xml:space="preserve">, </w:t>
      </w:r>
      <w:r w:rsidR="0001631D" w:rsidRPr="0001631D">
        <w:rPr>
          <w:rFonts w:ascii="Calibri" w:hAnsi="Calibri" w:cs="Calibri"/>
          <w:b/>
          <w:bCs/>
          <w:color w:val="ED7D31" w:themeColor="accent2"/>
          <w:sz w:val="20"/>
          <w:u w:val="single"/>
          <w:lang w:eastAsia="en-IN"/>
        </w:rPr>
        <w:t>BRD03-22</w:t>
      </w:r>
      <w:r w:rsidR="0001631D">
        <w:rPr>
          <w:rFonts w:ascii="Calibri" w:hAnsi="Calibri" w:cs="Calibri"/>
          <w:b/>
          <w:bCs/>
          <w:color w:val="ED7D31" w:themeColor="accent2"/>
          <w:sz w:val="20"/>
          <w:u w:val="single"/>
          <w:lang w:eastAsia="en-IN"/>
        </w:rPr>
        <w:t xml:space="preserve">, </w:t>
      </w:r>
      <w:r w:rsidR="0001631D" w:rsidRPr="0001631D">
        <w:rPr>
          <w:rFonts w:ascii="Calibri" w:hAnsi="Calibri" w:cs="Calibri"/>
          <w:b/>
          <w:bCs/>
          <w:color w:val="ED7D31" w:themeColor="accent2"/>
          <w:sz w:val="20"/>
          <w:u w:val="single"/>
          <w:lang w:eastAsia="en-IN"/>
        </w:rPr>
        <w:t>BRD03-24</w:t>
      </w:r>
      <w:r w:rsidR="0001631D">
        <w:rPr>
          <w:rFonts w:ascii="Calibri" w:hAnsi="Calibri" w:cs="Calibri"/>
          <w:b/>
          <w:bCs/>
          <w:color w:val="ED7D31" w:themeColor="accent2"/>
          <w:sz w:val="20"/>
          <w:u w:val="single"/>
          <w:lang w:eastAsia="en-IN"/>
        </w:rPr>
        <w:t xml:space="preserve">, </w:t>
      </w:r>
      <w:r w:rsidR="0001631D" w:rsidRPr="0001631D">
        <w:rPr>
          <w:rFonts w:ascii="Calibri" w:hAnsi="Calibri" w:cs="Calibri"/>
          <w:b/>
          <w:bCs/>
          <w:color w:val="ED7D31" w:themeColor="accent2"/>
          <w:sz w:val="20"/>
          <w:u w:val="single"/>
          <w:lang w:eastAsia="en-IN"/>
        </w:rPr>
        <w:t>BRD03-27</w:t>
      </w:r>
      <w:r w:rsidRPr="00EA3CEC">
        <w:rPr>
          <w:rFonts w:ascii="Calibri" w:hAnsi="Calibri" w:cs="Calibri"/>
          <w:b/>
          <w:bCs/>
          <w:color w:val="ED7D31" w:themeColor="accent2"/>
          <w:sz w:val="20"/>
          <w:u w:val="single"/>
          <w:lang w:eastAsia="en-IN"/>
        </w:rPr>
        <w:t>)</w:t>
      </w:r>
    </w:p>
    <w:p w14:paraId="2D718440" w14:textId="76EB58F3" w:rsidR="00DE2DBB" w:rsidRPr="000C5124" w:rsidRDefault="00DE2DBB" w:rsidP="0001631D">
      <w:pPr>
        <w:rPr>
          <w:rFonts w:ascii="Calibri" w:hAnsi="Calibri" w:cs="Calibri"/>
          <w:b/>
          <w:bCs/>
          <w:color w:val="ED7D31" w:themeColor="accent2"/>
          <w:sz w:val="20"/>
          <w:u w:val="single"/>
          <w:lang w:eastAsia="en-IN"/>
        </w:rPr>
      </w:pPr>
      <w:r w:rsidRPr="00A4791B">
        <w:rPr>
          <w:i/>
          <w:iCs/>
          <w:u w:val="single"/>
          <w:lang w:val="en-US" w:eastAsia="en-IN"/>
        </w:rPr>
        <w:t>Above mentioned BRD links will cover the Data Entry stage on both Mobile and Branch Journey.</w:t>
      </w:r>
    </w:p>
    <w:p w14:paraId="605D3BF6" w14:textId="513CACC6" w:rsidR="00AF02A8" w:rsidRDefault="00091854" w:rsidP="00AF02A8">
      <w:r>
        <w:t>Based on the response from Qarar Application will route as mentioned below:</w:t>
      </w:r>
    </w:p>
    <w:p w14:paraId="31D928DE" w14:textId="77777777" w:rsidR="002F22FD" w:rsidRDefault="002F22FD" w:rsidP="0093307E">
      <w:pPr>
        <w:pStyle w:val="ListParagraph"/>
        <w:numPr>
          <w:ilvl w:val="0"/>
          <w:numId w:val="17"/>
        </w:numPr>
        <w:suppressAutoHyphens w:val="0"/>
        <w:spacing w:before="120" w:after="120" w:line="240" w:lineRule="auto"/>
      </w:pPr>
      <w:r>
        <w:t>Accept – In case of this response, the application should bypass underwriter and should display final offer (loan amount and loan tenure) to the customer on his mobile app. (this is Loan Offer stage)</w:t>
      </w:r>
    </w:p>
    <w:p w14:paraId="7301A1D7" w14:textId="3D6BC9E0" w:rsidR="002F22FD" w:rsidRDefault="002F22FD" w:rsidP="0093307E">
      <w:pPr>
        <w:pStyle w:val="ListParagraph"/>
        <w:numPr>
          <w:ilvl w:val="0"/>
          <w:numId w:val="17"/>
        </w:numPr>
        <w:suppressAutoHyphens w:val="0"/>
        <w:spacing w:before="120" w:after="120" w:line="240" w:lineRule="auto"/>
      </w:pPr>
      <w:r>
        <w:t xml:space="preserve">Reject – In case of this response, </w:t>
      </w:r>
      <w:bookmarkStart w:id="136" w:name="OLE_LINK137"/>
      <w:r>
        <w:t xml:space="preserve">the application should display </w:t>
      </w:r>
      <w:r w:rsidR="002D3D21">
        <w:t>an application</w:t>
      </w:r>
      <w:r>
        <w:t xml:space="preserve"> reject message to the customer on his mobile app</w:t>
      </w:r>
      <w:bookmarkEnd w:id="136"/>
      <w:r>
        <w:t>.</w:t>
      </w:r>
    </w:p>
    <w:p w14:paraId="20AAA31A" w14:textId="77777777" w:rsidR="002F22FD" w:rsidRDefault="002F22FD" w:rsidP="0093307E">
      <w:pPr>
        <w:pStyle w:val="ListParagraph"/>
        <w:numPr>
          <w:ilvl w:val="0"/>
          <w:numId w:val="17"/>
        </w:numPr>
        <w:suppressAutoHyphens w:val="0"/>
        <w:spacing w:before="120" w:after="120" w:line="240" w:lineRule="auto"/>
      </w:pPr>
      <w:r>
        <w:t xml:space="preserve">Refer – In case of this response, Newgen should have a workflow configured to allot the application to </w:t>
      </w:r>
      <w:r w:rsidRPr="005E2EB0">
        <w:t xml:space="preserve">underwriters’ </w:t>
      </w:r>
      <w:r w:rsidRPr="00BF25F0">
        <w:t>basket based on pre-defined underwriters’ approval matrix shown below.</w:t>
      </w:r>
      <w:r w:rsidRPr="005E2EB0">
        <w:t xml:space="preserve"> The loan applicatio</w:t>
      </w:r>
      <w:r>
        <w:t>n and offer must be reviewed by the underwriters and provide a decision based on the review.</w:t>
      </w:r>
    </w:p>
    <w:p w14:paraId="1DB26E21" w14:textId="7827F0C2" w:rsidR="00842AC4" w:rsidRPr="00842AC4" w:rsidRDefault="00842AC4" w:rsidP="00842AC4">
      <w:pPr>
        <w:pStyle w:val="ListParagraph"/>
        <w:numPr>
          <w:ilvl w:val="0"/>
          <w:numId w:val="17"/>
        </w:numPr>
        <w:spacing w:before="120" w:after="120" w:line="240" w:lineRule="auto"/>
        <w:rPr>
          <w:lang w:val="en-GB"/>
        </w:rPr>
      </w:pPr>
      <w:r>
        <w:t>Recompute Functionality is provided to underwriters based on the changes done by UND on qarar offer and basic details data entry (</w:t>
      </w:r>
      <w:r w:rsidRPr="00842AC4">
        <w:rPr>
          <w:lang w:val="en-GB"/>
        </w:rPr>
        <w:t xml:space="preserve">Once the underwriter triggers the “Recompute” functionality, the system should be able to compute the final offer for the customer based on the loan data fields modified during the underwriter review. </w:t>
      </w:r>
    </w:p>
    <w:p w14:paraId="6137A67A" w14:textId="77777777" w:rsidR="00842AC4" w:rsidRPr="00842AC4" w:rsidRDefault="00842AC4" w:rsidP="00842AC4">
      <w:pPr>
        <w:pStyle w:val="ListParagraph"/>
        <w:rPr>
          <w:lang w:val="en-GB"/>
        </w:rPr>
      </w:pPr>
      <w:r w:rsidRPr="00842AC4">
        <w:rPr>
          <w:lang w:val="en-GB"/>
        </w:rPr>
        <w:t>The underwriter should be allowed to trigger re-computation only when the amount inputted by the underwriter does not exceed the maximum eligible loan amount provided by Qarar.</w:t>
      </w:r>
    </w:p>
    <w:p w14:paraId="15C1E27F" w14:textId="4BBEF774" w:rsidR="00842AC4" w:rsidRPr="00842AC4" w:rsidRDefault="00842AC4" w:rsidP="00842AC4">
      <w:pPr>
        <w:pStyle w:val="ListParagraph"/>
        <w:spacing w:before="120" w:after="120"/>
        <w:rPr>
          <w:lang w:val="en-IN"/>
        </w:rPr>
      </w:pPr>
      <w:r w:rsidRPr="00842AC4">
        <w:rPr>
          <w:lang w:val="en-GB"/>
        </w:rPr>
        <w:t>This system should prohibit the underwriter from proceeding when the amount is higher than the loan amount provided by Qarar</w:t>
      </w:r>
      <w:r>
        <w:t xml:space="preserve">). </w:t>
      </w:r>
    </w:p>
    <w:p w14:paraId="5E8AA000" w14:textId="4B81F144" w:rsidR="00AE002C" w:rsidRDefault="0045328A" w:rsidP="00AE002C">
      <w:pPr>
        <w:spacing w:before="120" w:after="120" w:line="240" w:lineRule="auto"/>
      </w:pPr>
      <w:r w:rsidRPr="00DB7FF6">
        <w:rPr>
          <w:noProof/>
          <w:lang w:val="en-US"/>
        </w:rPr>
        <w:drawing>
          <wp:inline distT="0" distB="0" distL="0" distR="0" wp14:anchorId="5311AE05" wp14:editId="572CE1F1">
            <wp:extent cx="5731510" cy="1330197"/>
            <wp:effectExtent l="0" t="0" r="2540" b="3810"/>
            <wp:docPr id="47" name="Picture 47" descr="A black background with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black background with white squares&#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1330197"/>
                    </a:xfrm>
                    <a:prstGeom prst="rect">
                      <a:avLst/>
                    </a:prstGeom>
                    <a:noFill/>
                    <a:ln>
                      <a:noFill/>
                    </a:ln>
                  </pic:spPr>
                </pic:pic>
              </a:graphicData>
            </a:graphic>
          </wp:inline>
        </w:drawing>
      </w:r>
    </w:p>
    <w:p w14:paraId="79861661" w14:textId="77777777" w:rsidR="00AE002C" w:rsidRDefault="00AE002C" w:rsidP="00AE002C">
      <w:pPr>
        <w:spacing w:before="120" w:after="120" w:line="240" w:lineRule="auto"/>
      </w:pPr>
    </w:p>
    <w:p w14:paraId="1A7A8879" w14:textId="77ED9F88" w:rsidR="00F52159" w:rsidRDefault="00F52159" w:rsidP="00AE002C">
      <w:pPr>
        <w:spacing w:before="120" w:after="120" w:line="240" w:lineRule="auto"/>
      </w:pPr>
      <w:r>
        <w:t>Note: Below mentioned approval matrix is configurable</w:t>
      </w:r>
    </w:p>
    <w:p w14:paraId="5A4FBB0F" w14:textId="77777777" w:rsidR="002F22FD" w:rsidRPr="002F22FD" w:rsidRDefault="002F22FD" w:rsidP="002F22FD">
      <w:pPr>
        <w:ind w:left="360"/>
        <w:rPr>
          <w:b/>
          <w:bCs/>
        </w:rPr>
      </w:pPr>
      <w:r w:rsidRPr="002F22FD">
        <w:rPr>
          <w:b/>
          <w:bCs/>
        </w:rPr>
        <w:t xml:space="preserve">Underwriter matrix for top-up </w:t>
      </w:r>
    </w:p>
    <w:p w14:paraId="3FC821EA" w14:textId="77777777" w:rsidR="002F22FD" w:rsidRDefault="002F22FD" w:rsidP="002F22FD">
      <w:pPr>
        <w:pStyle w:val="ListParagraph"/>
      </w:pPr>
      <w:r>
        <w:rPr>
          <w:b/>
          <w:bCs/>
        </w:rPr>
        <w:t>Top Up – Other Bank</w:t>
      </w:r>
      <w:r>
        <w:t>:</w:t>
      </w:r>
    </w:p>
    <w:tbl>
      <w:tblPr>
        <w:tblW w:w="8211" w:type="dxa"/>
        <w:tblInd w:w="656" w:type="dxa"/>
        <w:tblLook w:val="04A0" w:firstRow="1" w:lastRow="0" w:firstColumn="1" w:lastColumn="0" w:noHBand="0" w:noVBand="1"/>
      </w:tblPr>
      <w:tblGrid>
        <w:gridCol w:w="3890"/>
        <w:gridCol w:w="4321"/>
      </w:tblGrid>
      <w:tr w:rsidR="002F22FD" w14:paraId="44C32905" w14:textId="77777777" w:rsidTr="003754C7">
        <w:trPr>
          <w:trHeight w:val="248"/>
        </w:trPr>
        <w:tc>
          <w:tcPr>
            <w:tcW w:w="3890" w:type="dxa"/>
            <w:tcBorders>
              <w:top w:val="single" w:sz="4" w:space="0" w:color="BFBFBF"/>
              <w:left w:val="single" w:sz="4" w:space="0" w:color="BFBFBF"/>
              <w:bottom w:val="single" w:sz="4" w:space="0" w:color="BFBFBF"/>
              <w:right w:val="single" w:sz="4" w:space="0" w:color="BFBFBF"/>
            </w:tcBorders>
            <w:noWrap/>
            <w:vAlign w:val="bottom"/>
            <w:hideMark/>
          </w:tcPr>
          <w:p w14:paraId="4A42602C" w14:textId="77777777" w:rsidR="002F22FD" w:rsidRDefault="002F22FD" w:rsidP="003754C7">
            <w:pPr>
              <w:spacing w:after="0"/>
              <w:rPr>
                <w:rFonts w:asciiTheme="majorHAnsi" w:hAnsiTheme="majorHAnsi"/>
                <w:b/>
                <w:bCs/>
                <w:color w:val="000000"/>
                <w:szCs w:val="20"/>
                <w:lang w:val="en-US"/>
              </w:rPr>
            </w:pPr>
            <w:r>
              <w:rPr>
                <w:rFonts w:asciiTheme="majorHAnsi" w:hAnsiTheme="majorHAnsi"/>
                <w:b/>
                <w:bCs/>
                <w:color w:val="000000"/>
                <w:szCs w:val="20"/>
                <w:lang w:val="en-US"/>
              </w:rPr>
              <w:t>Credit Limit</w:t>
            </w:r>
          </w:p>
        </w:tc>
        <w:tc>
          <w:tcPr>
            <w:tcW w:w="4321" w:type="dxa"/>
            <w:tcBorders>
              <w:top w:val="single" w:sz="4" w:space="0" w:color="BFBFBF"/>
              <w:left w:val="nil"/>
              <w:bottom w:val="single" w:sz="4" w:space="0" w:color="BFBFBF"/>
              <w:right w:val="single" w:sz="4" w:space="0" w:color="BFBFBF"/>
            </w:tcBorders>
            <w:noWrap/>
            <w:vAlign w:val="bottom"/>
            <w:hideMark/>
          </w:tcPr>
          <w:p w14:paraId="6F705D96" w14:textId="77777777" w:rsidR="002F22FD" w:rsidRDefault="002F22FD" w:rsidP="003754C7">
            <w:pPr>
              <w:spacing w:after="0"/>
              <w:rPr>
                <w:rFonts w:asciiTheme="majorHAnsi" w:hAnsiTheme="majorHAnsi"/>
                <w:b/>
                <w:bCs/>
                <w:color w:val="000000"/>
                <w:szCs w:val="20"/>
                <w:lang w:val="en-US"/>
              </w:rPr>
            </w:pPr>
            <w:r>
              <w:rPr>
                <w:rFonts w:asciiTheme="majorHAnsi" w:hAnsiTheme="majorHAnsi"/>
                <w:b/>
                <w:bCs/>
                <w:color w:val="000000"/>
                <w:szCs w:val="20"/>
                <w:lang w:val="en-US"/>
              </w:rPr>
              <w:t>Approving Authority*</w:t>
            </w:r>
          </w:p>
        </w:tc>
      </w:tr>
      <w:tr w:rsidR="002F22FD" w14:paraId="36BD7FC9" w14:textId="77777777" w:rsidTr="003754C7">
        <w:trPr>
          <w:trHeight w:val="248"/>
        </w:trPr>
        <w:tc>
          <w:tcPr>
            <w:tcW w:w="3890" w:type="dxa"/>
            <w:tcBorders>
              <w:top w:val="nil"/>
              <w:left w:val="single" w:sz="4" w:space="0" w:color="BFBFBF"/>
              <w:bottom w:val="single" w:sz="4" w:space="0" w:color="BFBFBF"/>
              <w:right w:val="single" w:sz="4" w:space="0" w:color="BFBFBF"/>
            </w:tcBorders>
            <w:noWrap/>
            <w:vAlign w:val="bottom"/>
            <w:hideMark/>
          </w:tcPr>
          <w:p w14:paraId="0E098374" w14:textId="77777777" w:rsidR="002F22FD" w:rsidRDefault="002F22FD" w:rsidP="003754C7">
            <w:pPr>
              <w:spacing w:after="0"/>
              <w:rPr>
                <w:rFonts w:asciiTheme="majorHAnsi" w:hAnsiTheme="majorHAnsi"/>
                <w:color w:val="000000"/>
                <w:szCs w:val="20"/>
                <w:lang w:val="en-US"/>
              </w:rPr>
            </w:pPr>
            <w:bookmarkStart w:id="137" w:name="_Hlk167829563"/>
            <w:r>
              <w:rPr>
                <w:rFonts w:asciiTheme="majorHAnsi" w:hAnsiTheme="majorHAnsi"/>
                <w:color w:val="000000"/>
                <w:szCs w:val="20"/>
                <w:lang w:val="en-US"/>
              </w:rPr>
              <w:t>Up to 100 K</w:t>
            </w:r>
          </w:p>
        </w:tc>
        <w:tc>
          <w:tcPr>
            <w:tcW w:w="4321" w:type="dxa"/>
            <w:tcBorders>
              <w:top w:val="nil"/>
              <w:left w:val="nil"/>
              <w:bottom w:val="single" w:sz="4" w:space="0" w:color="BFBFBF"/>
              <w:right w:val="single" w:sz="4" w:space="0" w:color="BFBFBF"/>
            </w:tcBorders>
            <w:noWrap/>
            <w:vAlign w:val="bottom"/>
            <w:hideMark/>
          </w:tcPr>
          <w:p w14:paraId="1E04BC6E" w14:textId="77777777" w:rsidR="002F22FD" w:rsidRDefault="002F22FD" w:rsidP="003754C7">
            <w:pPr>
              <w:spacing w:after="0"/>
              <w:rPr>
                <w:rFonts w:asciiTheme="majorHAnsi" w:hAnsiTheme="majorHAnsi"/>
                <w:color w:val="000000"/>
                <w:szCs w:val="20"/>
                <w:lang w:val="en-US"/>
              </w:rPr>
            </w:pPr>
            <w:r>
              <w:rPr>
                <w:rFonts w:asciiTheme="majorHAnsi" w:hAnsiTheme="majorHAnsi"/>
                <w:color w:val="000000"/>
                <w:szCs w:val="20"/>
                <w:lang w:val="en-US"/>
              </w:rPr>
              <w:t>Credit Analyst</w:t>
            </w:r>
          </w:p>
        </w:tc>
      </w:tr>
      <w:tr w:rsidR="002F22FD" w14:paraId="2CEA508D" w14:textId="77777777" w:rsidTr="003754C7">
        <w:trPr>
          <w:trHeight w:val="248"/>
        </w:trPr>
        <w:tc>
          <w:tcPr>
            <w:tcW w:w="3890" w:type="dxa"/>
            <w:tcBorders>
              <w:top w:val="nil"/>
              <w:left w:val="single" w:sz="4" w:space="0" w:color="BFBFBF"/>
              <w:bottom w:val="single" w:sz="4" w:space="0" w:color="BFBFBF"/>
              <w:right w:val="single" w:sz="4" w:space="0" w:color="BFBFBF"/>
            </w:tcBorders>
            <w:noWrap/>
            <w:vAlign w:val="bottom"/>
            <w:hideMark/>
          </w:tcPr>
          <w:p w14:paraId="1EDC01DC" w14:textId="77777777" w:rsidR="002F22FD" w:rsidRDefault="002F22FD" w:rsidP="003754C7">
            <w:pPr>
              <w:spacing w:after="0"/>
              <w:rPr>
                <w:rFonts w:asciiTheme="majorHAnsi" w:hAnsiTheme="majorHAnsi"/>
                <w:color w:val="000000"/>
                <w:szCs w:val="20"/>
                <w:lang w:val="en-US"/>
              </w:rPr>
            </w:pPr>
            <w:r>
              <w:rPr>
                <w:rFonts w:asciiTheme="majorHAnsi" w:hAnsiTheme="majorHAnsi"/>
                <w:color w:val="000000"/>
                <w:szCs w:val="20"/>
                <w:lang w:val="en-US"/>
              </w:rPr>
              <w:t>More than 100 K to 200 K</w:t>
            </w:r>
          </w:p>
        </w:tc>
        <w:tc>
          <w:tcPr>
            <w:tcW w:w="4321" w:type="dxa"/>
            <w:tcBorders>
              <w:top w:val="nil"/>
              <w:left w:val="nil"/>
              <w:bottom w:val="single" w:sz="4" w:space="0" w:color="BFBFBF"/>
              <w:right w:val="single" w:sz="4" w:space="0" w:color="BFBFBF"/>
            </w:tcBorders>
            <w:noWrap/>
            <w:vAlign w:val="bottom"/>
            <w:hideMark/>
          </w:tcPr>
          <w:p w14:paraId="79402577" w14:textId="77777777" w:rsidR="002F22FD" w:rsidRDefault="002F22FD" w:rsidP="003754C7">
            <w:pPr>
              <w:spacing w:after="0"/>
              <w:rPr>
                <w:rFonts w:asciiTheme="majorHAnsi" w:hAnsiTheme="majorHAnsi"/>
                <w:color w:val="000000"/>
                <w:szCs w:val="20"/>
                <w:lang w:val="en-US"/>
              </w:rPr>
            </w:pPr>
            <w:r>
              <w:rPr>
                <w:rFonts w:asciiTheme="majorHAnsi" w:hAnsiTheme="majorHAnsi"/>
                <w:color w:val="000000"/>
                <w:szCs w:val="20"/>
                <w:lang w:val="en-US"/>
              </w:rPr>
              <w:t>Credit Analyst Supervisor</w:t>
            </w:r>
          </w:p>
        </w:tc>
      </w:tr>
      <w:tr w:rsidR="002F22FD" w14:paraId="190F72ED" w14:textId="77777777" w:rsidTr="003754C7">
        <w:trPr>
          <w:trHeight w:val="248"/>
        </w:trPr>
        <w:tc>
          <w:tcPr>
            <w:tcW w:w="3890" w:type="dxa"/>
            <w:tcBorders>
              <w:top w:val="nil"/>
              <w:left w:val="single" w:sz="4" w:space="0" w:color="BFBFBF"/>
              <w:bottom w:val="single" w:sz="4" w:space="0" w:color="BFBFBF"/>
              <w:right w:val="single" w:sz="4" w:space="0" w:color="BFBFBF"/>
            </w:tcBorders>
            <w:noWrap/>
            <w:vAlign w:val="bottom"/>
            <w:hideMark/>
          </w:tcPr>
          <w:p w14:paraId="3420F0B0" w14:textId="77777777" w:rsidR="002F22FD" w:rsidRDefault="002F22FD" w:rsidP="003754C7">
            <w:pPr>
              <w:spacing w:after="0"/>
              <w:rPr>
                <w:rFonts w:asciiTheme="majorHAnsi" w:hAnsiTheme="majorHAnsi"/>
                <w:color w:val="000000"/>
                <w:szCs w:val="20"/>
                <w:lang w:val="en-US"/>
              </w:rPr>
            </w:pPr>
            <w:r>
              <w:rPr>
                <w:rFonts w:asciiTheme="majorHAnsi" w:hAnsiTheme="majorHAnsi"/>
                <w:color w:val="000000"/>
                <w:szCs w:val="20"/>
                <w:lang w:val="en-US"/>
              </w:rPr>
              <w:t>More than 200 K to 400 K</w:t>
            </w:r>
          </w:p>
        </w:tc>
        <w:tc>
          <w:tcPr>
            <w:tcW w:w="4321" w:type="dxa"/>
            <w:tcBorders>
              <w:top w:val="nil"/>
              <w:left w:val="nil"/>
              <w:bottom w:val="single" w:sz="4" w:space="0" w:color="BFBFBF"/>
              <w:right w:val="single" w:sz="4" w:space="0" w:color="BFBFBF"/>
            </w:tcBorders>
            <w:noWrap/>
            <w:vAlign w:val="bottom"/>
            <w:hideMark/>
          </w:tcPr>
          <w:p w14:paraId="6EBE6401" w14:textId="77777777" w:rsidR="002F22FD" w:rsidRDefault="002F22FD" w:rsidP="003754C7">
            <w:pPr>
              <w:spacing w:after="0"/>
              <w:rPr>
                <w:rFonts w:asciiTheme="majorHAnsi" w:hAnsiTheme="majorHAnsi"/>
                <w:color w:val="000000"/>
                <w:szCs w:val="20"/>
                <w:lang w:val="en-US"/>
              </w:rPr>
            </w:pPr>
            <w:r>
              <w:rPr>
                <w:rFonts w:asciiTheme="majorHAnsi" w:hAnsiTheme="majorHAnsi"/>
                <w:color w:val="000000"/>
                <w:szCs w:val="20"/>
                <w:lang w:val="en-US"/>
              </w:rPr>
              <w:t>Senior/ Operation Manager</w:t>
            </w:r>
          </w:p>
        </w:tc>
      </w:tr>
      <w:tr w:rsidR="002F22FD" w14:paraId="5A9D5DA4" w14:textId="77777777" w:rsidTr="003754C7">
        <w:trPr>
          <w:trHeight w:val="248"/>
        </w:trPr>
        <w:tc>
          <w:tcPr>
            <w:tcW w:w="3890" w:type="dxa"/>
            <w:tcBorders>
              <w:top w:val="nil"/>
              <w:left w:val="single" w:sz="4" w:space="0" w:color="BFBFBF"/>
              <w:bottom w:val="single" w:sz="4" w:space="0" w:color="BFBFBF"/>
              <w:right w:val="single" w:sz="4" w:space="0" w:color="BFBFBF"/>
            </w:tcBorders>
            <w:noWrap/>
            <w:vAlign w:val="bottom"/>
            <w:hideMark/>
          </w:tcPr>
          <w:p w14:paraId="00B8AB9E" w14:textId="77777777" w:rsidR="002F22FD" w:rsidRDefault="002F22FD" w:rsidP="003754C7">
            <w:pPr>
              <w:spacing w:after="0"/>
              <w:rPr>
                <w:rFonts w:asciiTheme="majorHAnsi" w:hAnsiTheme="majorHAnsi"/>
                <w:color w:val="000000"/>
                <w:szCs w:val="20"/>
                <w:lang w:val="en-US"/>
              </w:rPr>
            </w:pPr>
            <w:r>
              <w:rPr>
                <w:rFonts w:asciiTheme="majorHAnsi" w:hAnsiTheme="majorHAnsi"/>
                <w:color w:val="000000"/>
                <w:szCs w:val="20"/>
                <w:lang w:val="en-US"/>
              </w:rPr>
              <w:t>More than 400 K to 600 K</w:t>
            </w:r>
          </w:p>
        </w:tc>
        <w:tc>
          <w:tcPr>
            <w:tcW w:w="4321" w:type="dxa"/>
            <w:tcBorders>
              <w:top w:val="nil"/>
              <w:left w:val="nil"/>
              <w:bottom w:val="single" w:sz="4" w:space="0" w:color="BFBFBF"/>
              <w:right w:val="single" w:sz="4" w:space="0" w:color="BFBFBF"/>
            </w:tcBorders>
            <w:noWrap/>
            <w:vAlign w:val="bottom"/>
            <w:hideMark/>
          </w:tcPr>
          <w:p w14:paraId="479C84BF" w14:textId="77777777" w:rsidR="002F22FD" w:rsidRDefault="002F22FD" w:rsidP="003754C7">
            <w:pPr>
              <w:spacing w:after="0"/>
              <w:rPr>
                <w:rFonts w:asciiTheme="majorHAnsi" w:hAnsiTheme="majorHAnsi"/>
                <w:color w:val="000000"/>
                <w:szCs w:val="20"/>
                <w:lang w:val="en-US"/>
              </w:rPr>
            </w:pPr>
            <w:r>
              <w:rPr>
                <w:rFonts w:asciiTheme="majorHAnsi" w:hAnsiTheme="majorHAnsi"/>
                <w:color w:val="000000"/>
                <w:szCs w:val="20"/>
                <w:lang w:val="en-US"/>
              </w:rPr>
              <w:t>COO</w:t>
            </w:r>
          </w:p>
        </w:tc>
      </w:tr>
      <w:tr w:rsidR="002F22FD" w14:paraId="1177CCD5" w14:textId="77777777" w:rsidTr="003754C7">
        <w:trPr>
          <w:trHeight w:val="248"/>
        </w:trPr>
        <w:tc>
          <w:tcPr>
            <w:tcW w:w="3890" w:type="dxa"/>
            <w:tcBorders>
              <w:top w:val="nil"/>
              <w:left w:val="single" w:sz="4" w:space="0" w:color="BFBFBF"/>
              <w:bottom w:val="single" w:sz="4" w:space="0" w:color="BFBFBF"/>
              <w:right w:val="single" w:sz="4" w:space="0" w:color="BFBFBF"/>
            </w:tcBorders>
            <w:noWrap/>
            <w:vAlign w:val="bottom"/>
            <w:hideMark/>
          </w:tcPr>
          <w:p w14:paraId="621E421B" w14:textId="77777777" w:rsidR="002F22FD" w:rsidRDefault="002F22FD" w:rsidP="003754C7">
            <w:pPr>
              <w:spacing w:after="0"/>
              <w:rPr>
                <w:rFonts w:asciiTheme="majorHAnsi" w:hAnsiTheme="majorHAnsi"/>
                <w:color w:val="000000"/>
                <w:szCs w:val="20"/>
                <w:lang w:val="en-US"/>
              </w:rPr>
            </w:pPr>
            <w:r>
              <w:rPr>
                <w:rFonts w:asciiTheme="majorHAnsi" w:hAnsiTheme="majorHAnsi"/>
                <w:color w:val="000000"/>
                <w:szCs w:val="20"/>
                <w:lang w:val="en-US"/>
              </w:rPr>
              <w:t>More than 600 K up to 1 M</w:t>
            </w:r>
          </w:p>
        </w:tc>
        <w:tc>
          <w:tcPr>
            <w:tcW w:w="4321" w:type="dxa"/>
            <w:tcBorders>
              <w:top w:val="nil"/>
              <w:left w:val="nil"/>
              <w:bottom w:val="single" w:sz="4" w:space="0" w:color="BFBFBF"/>
              <w:right w:val="single" w:sz="4" w:space="0" w:color="BFBFBF"/>
            </w:tcBorders>
            <w:noWrap/>
            <w:vAlign w:val="bottom"/>
            <w:hideMark/>
          </w:tcPr>
          <w:p w14:paraId="3DDAE45E" w14:textId="77777777" w:rsidR="002F22FD" w:rsidRDefault="002F22FD" w:rsidP="003754C7">
            <w:pPr>
              <w:spacing w:after="0"/>
              <w:rPr>
                <w:rFonts w:asciiTheme="majorHAnsi" w:hAnsiTheme="majorHAnsi"/>
                <w:color w:val="000000"/>
                <w:szCs w:val="20"/>
                <w:lang w:val="en-US"/>
              </w:rPr>
            </w:pPr>
            <w:r>
              <w:rPr>
                <w:rFonts w:asciiTheme="majorHAnsi" w:hAnsiTheme="majorHAnsi"/>
                <w:color w:val="000000"/>
                <w:szCs w:val="20"/>
                <w:lang w:val="en-US"/>
              </w:rPr>
              <w:t>CRO</w:t>
            </w:r>
          </w:p>
        </w:tc>
      </w:tr>
      <w:tr w:rsidR="002F22FD" w14:paraId="2955AF78" w14:textId="77777777" w:rsidTr="003754C7">
        <w:trPr>
          <w:trHeight w:val="248"/>
        </w:trPr>
        <w:tc>
          <w:tcPr>
            <w:tcW w:w="3890" w:type="dxa"/>
            <w:tcBorders>
              <w:top w:val="nil"/>
              <w:left w:val="single" w:sz="4" w:space="0" w:color="BFBFBF"/>
              <w:bottom w:val="single" w:sz="4" w:space="0" w:color="BFBFBF"/>
              <w:right w:val="single" w:sz="4" w:space="0" w:color="BFBFBF"/>
            </w:tcBorders>
            <w:noWrap/>
            <w:vAlign w:val="bottom"/>
            <w:hideMark/>
          </w:tcPr>
          <w:p w14:paraId="3BF9C352" w14:textId="77777777" w:rsidR="002F22FD" w:rsidRDefault="002F22FD" w:rsidP="003754C7">
            <w:pPr>
              <w:spacing w:after="0"/>
              <w:rPr>
                <w:rFonts w:asciiTheme="majorHAnsi" w:hAnsiTheme="majorHAnsi"/>
                <w:color w:val="000000"/>
                <w:szCs w:val="20"/>
                <w:lang w:val="en-US"/>
              </w:rPr>
            </w:pPr>
            <w:r>
              <w:rPr>
                <w:rFonts w:asciiTheme="majorHAnsi" w:hAnsiTheme="majorHAnsi"/>
                <w:color w:val="000000"/>
                <w:szCs w:val="20"/>
                <w:lang w:val="en-US"/>
              </w:rPr>
              <w:t>More than 1 M</w:t>
            </w:r>
          </w:p>
        </w:tc>
        <w:tc>
          <w:tcPr>
            <w:tcW w:w="4321" w:type="dxa"/>
            <w:tcBorders>
              <w:top w:val="nil"/>
              <w:left w:val="nil"/>
              <w:bottom w:val="single" w:sz="4" w:space="0" w:color="BFBFBF"/>
              <w:right w:val="single" w:sz="4" w:space="0" w:color="BFBFBF"/>
            </w:tcBorders>
            <w:noWrap/>
            <w:vAlign w:val="bottom"/>
            <w:hideMark/>
          </w:tcPr>
          <w:p w14:paraId="77C7069D" w14:textId="77777777" w:rsidR="002F22FD" w:rsidRDefault="002F22FD" w:rsidP="003754C7">
            <w:pPr>
              <w:spacing w:after="0"/>
              <w:rPr>
                <w:rFonts w:asciiTheme="majorHAnsi" w:hAnsiTheme="majorHAnsi"/>
                <w:color w:val="000000"/>
                <w:szCs w:val="20"/>
                <w:lang w:val="en-US"/>
              </w:rPr>
            </w:pPr>
            <w:r>
              <w:rPr>
                <w:rFonts w:asciiTheme="majorHAnsi" w:hAnsiTheme="majorHAnsi"/>
                <w:color w:val="000000"/>
                <w:szCs w:val="20"/>
                <w:lang w:val="en-US"/>
              </w:rPr>
              <w:t>CEO</w:t>
            </w:r>
          </w:p>
        </w:tc>
        <w:bookmarkEnd w:id="137"/>
      </w:tr>
      <w:tr w:rsidR="002F22FD" w14:paraId="365121F6" w14:textId="77777777" w:rsidTr="003754C7">
        <w:trPr>
          <w:trHeight w:val="248"/>
        </w:trPr>
        <w:tc>
          <w:tcPr>
            <w:tcW w:w="3890" w:type="dxa"/>
            <w:tcBorders>
              <w:top w:val="nil"/>
              <w:left w:val="single" w:sz="4" w:space="0" w:color="BFBFBF"/>
              <w:bottom w:val="single" w:sz="4" w:space="0" w:color="BFBFBF"/>
              <w:right w:val="single" w:sz="4" w:space="0" w:color="BFBFBF"/>
            </w:tcBorders>
            <w:noWrap/>
            <w:vAlign w:val="bottom"/>
            <w:hideMark/>
          </w:tcPr>
          <w:p w14:paraId="573960F0" w14:textId="77777777" w:rsidR="002F22FD" w:rsidRPr="00BF25F0" w:rsidRDefault="002F22FD" w:rsidP="003754C7">
            <w:pPr>
              <w:spacing w:after="0"/>
              <w:rPr>
                <w:rFonts w:asciiTheme="majorHAnsi" w:hAnsiTheme="majorHAnsi"/>
                <w:color w:val="000000"/>
                <w:szCs w:val="20"/>
                <w:lang w:val="en-US"/>
              </w:rPr>
            </w:pPr>
            <w:r w:rsidRPr="00BF25F0">
              <w:rPr>
                <w:rFonts w:asciiTheme="majorHAnsi" w:hAnsiTheme="majorHAnsi"/>
                <w:color w:val="000000"/>
                <w:szCs w:val="20"/>
                <w:lang w:val="en-US"/>
              </w:rPr>
              <w:t>Up to 500 K</w:t>
            </w:r>
          </w:p>
        </w:tc>
        <w:tc>
          <w:tcPr>
            <w:tcW w:w="4321" w:type="dxa"/>
            <w:tcBorders>
              <w:top w:val="nil"/>
              <w:left w:val="nil"/>
              <w:bottom w:val="single" w:sz="4" w:space="0" w:color="BFBFBF"/>
              <w:right w:val="single" w:sz="4" w:space="0" w:color="BFBFBF"/>
            </w:tcBorders>
            <w:noWrap/>
            <w:vAlign w:val="bottom"/>
            <w:hideMark/>
          </w:tcPr>
          <w:p w14:paraId="4F48C8EE" w14:textId="77777777" w:rsidR="002F22FD" w:rsidRPr="00BF25F0" w:rsidRDefault="002F22FD" w:rsidP="003754C7">
            <w:pPr>
              <w:spacing w:after="0"/>
              <w:rPr>
                <w:rFonts w:asciiTheme="majorHAnsi" w:hAnsiTheme="majorHAnsi"/>
                <w:color w:val="000000"/>
                <w:szCs w:val="20"/>
                <w:lang w:val="en-US"/>
              </w:rPr>
            </w:pPr>
            <w:r w:rsidRPr="00BF25F0">
              <w:rPr>
                <w:rFonts w:asciiTheme="majorHAnsi" w:hAnsiTheme="majorHAnsi"/>
                <w:color w:val="000000"/>
                <w:szCs w:val="20"/>
                <w:lang w:val="en-US"/>
              </w:rPr>
              <w:t>Auto Approval</w:t>
            </w:r>
            <w:r>
              <w:rPr>
                <w:rFonts w:asciiTheme="majorHAnsi" w:hAnsiTheme="majorHAnsi"/>
                <w:color w:val="000000"/>
                <w:szCs w:val="20"/>
                <w:lang w:val="en-US"/>
              </w:rPr>
              <w:t xml:space="preserve"> (by Qarar)</w:t>
            </w:r>
          </w:p>
        </w:tc>
      </w:tr>
    </w:tbl>
    <w:p w14:paraId="55B6CD7F" w14:textId="77777777" w:rsidR="002F22FD" w:rsidRDefault="002F22FD" w:rsidP="002F22FD">
      <w:pPr>
        <w:pStyle w:val="ListParagraph"/>
      </w:pPr>
    </w:p>
    <w:p w14:paraId="6F620D3D" w14:textId="77777777" w:rsidR="002F22FD" w:rsidRDefault="002F22FD" w:rsidP="002F22FD">
      <w:pPr>
        <w:pStyle w:val="ListParagraph"/>
        <w:ind w:left="360"/>
      </w:pPr>
      <w:r>
        <w:rPr>
          <w:b/>
          <w:bCs/>
        </w:rPr>
        <w:lastRenderedPageBreak/>
        <w:t>Top Up – ARB</w:t>
      </w:r>
      <w:r>
        <w:t>:</w:t>
      </w:r>
    </w:p>
    <w:p w14:paraId="0A80174D" w14:textId="77777777" w:rsidR="002F22FD" w:rsidRDefault="002F22FD" w:rsidP="002F22FD">
      <w:pPr>
        <w:pStyle w:val="ListParagraph"/>
      </w:pPr>
    </w:p>
    <w:tbl>
      <w:tblPr>
        <w:tblW w:w="8211" w:type="dxa"/>
        <w:tblInd w:w="638" w:type="dxa"/>
        <w:tblLook w:val="04A0" w:firstRow="1" w:lastRow="0" w:firstColumn="1" w:lastColumn="0" w:noHBand="0" w:noVBand="1"/>
      </w:tblPr>
      <w:tblGrid>
        <w:gridCol w:w="4036"/>
        <w:gridCol w:w="4175"/>
      </w:tblGrid>
      <w:tr w:rsidR="002F22FD" w14:paraId="4279E858" w14:textId="77777777" w:rsidTr="003754C7">
        <w:trPr>
          <w:trHeight w:val="283"/>
        </w:trPr>
        <w:tc>
          <w:tcPr>
            <w:tcW w:w="4036" w:type="dxa"/>
            <w:tcBorders>
              <w:top w:val="single" w:sz="4" w:space="0" w:color="BFBFBF"/>
              <w:left w:val="single" w:sz="4" w:space="0" w:color="BFBFBF"/>
              <w:bottom w:val="single" w:sz="4" w:space="0" w:color="BFBFBF"/>
              <w:right w:val="single" w:sz="4" w:space="0" w:color="BFBFBF"/>
            </w:tcBorders>
            <w:noWrap/>
            <w:vAlign w:val="bottom"/>
            <w:hideMark/>
          </w:tcPr>
          <w:p w14:paraId="6E726180" w14:textId="77777777" w:rsidR="002F22FD" w:rsidRDefault="002F22FD" w:rsidP="003754C7">
            <w:pPr>
              <w:spacing w:after="0"/>
              <w:rPr>
                <w:rFonts w:asciiTheme="majorHAnsi" w:hAnsiTheme="majorHAnsi"/>
                <w:b/>
                <w:bCs/>
                <w:color w:val="000000"/>
                <w:szCs w:val="20"/>
                <w:lang w:val="en-US"/>
              </w:rPr>
            </w:pPr>
            <w:r>
              <w:rPr>
                <w:rFonts w:asciiTheme="majorHAnsi" w:hAnsiTheme="majorHAnsi"/>
                <w:b/>
                <w:bCs/>
                <w:color w:val="000000"/>
                <w:szCs w:val="20"/>
                <w:lang w:val="en-US"/>
              </w:rPr>
              <w:t>Credit Limit</w:t>
            </w:r>
          </w:p>
        </w:tc>
        <w:tc>
          <w:tcPr>
            <w:tcW w:w="4175" w:type="dxa"/>
            <w:tcBorders>
              <w:top w:val="single" w:sz="4" w:space="0" w:color="BFBFBF"/>
              <w:left w:val="nil"/>
              <w:bottom w:val="single" w:sz="4" w:space="0" w:color="BFBFBF"/>
              <w:right w:val="single" w:sz="4" w:space="0" w:color="BFBFBF"/>
            </w:tcBorders>
            <w:noWrap/>
            <w:vAlign w:val="bottom"/>
            <w:hideMark/>
          </w:tcPr>
          <w:p w14:paraId="35135A3F" w14:textId="77777777" w:rsidR="002F22FD" w:rsidRDefault="002F22FD" w:rsidP="003754C7">
            <w:pPr>
              <w:spacing w:after="0"/>
              <w:rPr>
                <w:rFonts w:asciiTheme="majorHAnsi" w:hAnsiTheme="majorHAnsi"/>
                <w:b/>
                <w:bCs/>
                <w:color w:val="000000"/>
                <w:szCs w:val="20"/>
                <w:lang w:val="en-US"/>
              </w:rPr>
            </w:pPr>
            <w:r>
              <w:rPr>
                <w:rFonts w:asciiTheme="majorHAnsi" w:hAnsiTheme="majorHAnsi"/>
                <w:b/>
                <w:bCs/>
                <w:color w:val="000000"/>
                <w:szCs w:val="20"/>
                <w:lang w:val="en-US"/>
              </w:rPr>
              <w:t>Approving Authority*</w:t>
            </w:r>
          </w:p>
        </w:tc>
      </w:tr>
      <w:tr w:rsidR="002F22FD" w14:paraId="74394414" w14:textId="77777777" w:rsidTr="003754C7">
        <w:trPr>
          <w:trHeight w:val="283"/>
        </w:trPr>
        <w:tc>
          <w:tcPr>
            <w:tcW w:w="4036" w:type="dxa"/>
            <w:tcBorders>
              <w:top w:val="nil"/>
              <w:left w:val="single" w:sz="4" w:space="0" w:color="BFBFBF"/>
              <w:bottom w:val="single" w:sz="4" w:space="0" w:color="BFBFBF"/>
              <w:right w:val="single" w:sz="4" w:space="0" w:color="BFBFBF"/>
            </w:tcBorders>
            <w:noWrap/>
            <w:vAlign w:val="bottom"/>
            <w:hideMark/>
          </w:tcPr>
          <w:p w14:paraId="59D3606B" w14:textId="77777777" w:rsidR="002F22FD" w:rsidRDefault="002F22FD" w:rsidP="003754C7">
            <w:pPr>
              <w:spacing w:after="0"/>
              <w:rPr>
                <w:rFonts w:asciiTheme="majorHAnsi" w:hAnsiTheme="majorHAnsi"/>
                <w:color w:val="000000"/>
                <w:szCs w:val="20"/>
                <w:lang w:val="en-US"/>
              </w:rPr>
            </w:pPr>
            <w:r>
              <w:rPr>
                <w:rFonts w:asciiTheme="majorHAnsi" w:hAnsiTheme="majorHAnsi"/>
                <w:color w:val="000000"/>
                <w:szCs w:val="20"/>
                <w:lang w:val="en-US"/>
              </w:rPr>
              <w:t>Up to 300 K</w:t>
            </w:r>
          </w:p>
        </w:tc>
        <w:tc>
          <w:tcPr>
            <w:tcW w:w="4175" w:type="dxa"/>
            <w:tcBorders>
              <w:top w:val="nil"/>
              <w:left w:val="nil"/>
              <w:bottom w:val="single" w:sz="4" w:space="0" w:color="BFBFBF"/>
              <w:right w:val="single" w:sz="4" w:space="0" w:color="BFBFBF"/>
            </w:tcBorders>
            <w:noWrap/>
            <w:vAlign w:val="bottom"/>
            <w:hideMark/>
          </w:tcPr>
          <w:p w14:paraId="1D26CAA8" w14:textId="77777777" w:rsidR="002F22FD" w:rsidRDefault="002F22FD" w:rsidP="003754C7">
            <w:pPr>
              <w:spacing w:after="0"/>
              <w:rPr>
                <w:rFonts w:asciiTheme="majorHAnsi" w:hAnsiTheme="majorHAnsi"/>
                <w:color w:val="000000"/>
                <w:szCs w:val="20"/>
                <w:lang w:val="en-US"/>
              </w:rPr>
            </w:pPr>
            <w:r>
              <w:rPr>
                <w:rFonts w:asciiTheme="majorHAnsi" w:hAnsiTheme="majorHAnsi"/>
                <w:color w:val="000000"/>
                <w:szCs w:val="20"/>
                <w:lang w:val="en-US"/>
              </w:rPr>
              <w:t>Credit Analyst</w:t>
            </w:r>
          </w:p>
        </w:tc>
      </w:tr>
      <w:tr w:rsidR="002F22FD" w14:paraId="05AC8C46" w14:textId="77777777" w:rsidTr="003754C7">
        <w:trPr>
          <w:trHeight w:val="283"/>
        </w:trPr>
        <w:tc>
          <w:tcPr>
            <w:tcW w:w="4036" w:type="dxa"/>
            <w:tcBorders>
              <w:top w:val="nil"/>
              <w:left w:val="single" w:sz="4" w:space="0" w:color="BFBFBF"/>
              <w:bottom w:val="single" w:sz="4" w:space="0" w:color="BFBFBF"/>
              <w:right w:val="single" w:sz="4" w:space="0" w:color="BFBFBF"/>
            </w:tcBorders>
            <w:noWrap/>
            <w:vAlign w:val="bottom"/>
            <w:hideMark/>
          </w:tcPr>
          <w:p w14:paraId="53F5A42F" w14:textId="77777777" w:rsidR="002F22FD" w:rsidRDefault="002F22FD" w:rsidP="003754C7">
            <w:pPr>
              <w:spacing w:after="0"/>
              <w:rPr>
                <w:rFonts w:asciiTheme="majorHAnsi" w:hAnsiTheme="majorHAnsi"/>
                <w:color w:val="000000"/>
                <w:szCs w:val="20"/>
                <w:lang w:val="en-US"/>
              </w:rPr>
            </w:pPr>
            <w:r>
              <w:rPr>
                <w:rFonts w:asciiTheme="majorHAnsi" w:hAnsiTheme="majorHAnsi"/>
                <w:color w:val="000000"/>
                <w:szCs w:val="20"/>
                <w:lang w:val="en-US"/>
              </w:rPr>
              <w:t>More than 300 K to 500 K</w:t>
            </w:r>
          </w:p>
        </w:tc>
        <w:tc>
          <w:tcPr>
            <w:tcW w:w="4175" w:type="dxa"/>
            <w:tcBorders>
              <w:top w:val="nil"/>
              <w:left w:val="nil"/>
              <w:bottom w:val="single" w:sz="4" w:space="0" w:color="BFBFBF"/>
              <w:right w:val="single" w:sz="4" w:space="0" w:color="BFBFBF"/>
            </w:tcBorders>
            <w:noWrap/>
            <w:vAlign w:val="bottom"/>
            <w:hideMark/>
          </w:tcPr>
          <w:p w14:paraId="11A86EBA" w14:textId="77777777" w:rsidR="002F22FD" w:rsidRDefault="002F22FD" w:rsidP="003754C7">
            <w:pPr>
              <w:spacing w:after="0"/>
              <w:rPr>
                <w:rFonts w:asciiTheme="majorHAnsi" w:hAnsiTheme="majorHAnsi"/>
                <w:color w:val="000000"/>
                <w:szCs w:val="20"/>
                <w:lang w:val="en-US"/>
              </w:rPr>
            </w:pPr>
            <w:r>
              <w:rPr>
                <w:rFonts w:asciiTheme="majorHAnsi" w:hAnsiTheme="majorHAnsi"/>
                <w:color w:val="000000"/>
                <w:szCs w:val="20"/>
                <w:lang w:val="en-US"/>
              </w:rPr>
              <w:t>Credit Analyst Supervisor</w:t>
            </w:r>
          </w:p>
        </w:tc>
      </w:tr>
      <w:tr w:rsidR="002F22FD" w14:paraId="5052C18E" w14:textId="77777777" w:rsidTr="003754C7">
        <w:trPr>
          <w:trHeight w:val="283"/>
        </w:trPr>
        <w:tc>
          <w:tcPr>
            <w:tcW w:w="4036" w:type="dxa"/>
            <w:tcBorders>
              <w:top w:val="nil"/>
              <w:left w:val="single" w:sz="4" w:space="0" w:color="BFBFBF"/>
              <w:bottom w:val="single" w:sz="4" w:space="0" w:color="BFBFBF"/>
              <w:right w:val="single" w:sz="4" w:space="0" w:color="BFBFBF"/>
            </w:tcBorders>
            <w:noWrap/>
            <w:vAlign w:val="bottom"/>
            <w:hideMark/>
          </w:tcPr>
          <w:p w14:paraId="478DFD78" w14:textId="77777777" w:rsidR="002F22FD" w:rsidRDefault="002F22FD" w:rsidP="003754C7">
            <w:pPr>
              <w:spacing w:after="0"/>
              <w:rPr>
                <w:rFonts w:asciiTheme="majorHAnsi" w:hAnsiTheme="majorHAnsi"/>
                <w:color w:val="000000"/>
                <w:szCs w:val="20"/>
                <w:lang w:val="en-US"/>
              </w:rPr>
            </w:pPr>
            <w:r>
              <w:rPr>
                <w:rFonts w:asciiTheme="majorHAnsi" w:hAnsiTheme="majorHAnsi"/>
                <w:color w:val="000000"/>
                <w:szCs w:val="20"/>
                <w:lang w:val="en-US"/>
              </w:rPr>
              <w:t>More than 500 K to 700 K</w:t>
            </w:r>
          </w:p>
        </w:tc>
        <w:tc>
          <w:tcPr>
            <w:tcW w:w="4175" w:type="dxa"/>
            <w:tcBorders>
              <w:top w:val="nil"/>
              <w:left w:val="nil"/>
              <w:bottom w:val="single" w:sz="4" w:space="0" w:color="BFBFBF"/>
              <w:right w:val="single" w:sz="4" w:space="0" w:color="BFBFBF"/>
            </w:tcBorders>
            <w:noWrap/>
            <w:vAlign w:val="bottom"/>
            <w:hideMark/>
          </w:tcPr>
          <w:p w14:paraId="2D41CC98" w14:textId="77777777" w:rsidR="002F22FD" w:rsidRDefault="002F22FD" w:rsidP="003754C7">
            <w:pPr>
              <w:spacing w:after="0"/>
              <w:rPr>
                <w:rFonts w:asciiTheme="majorHAnsi" w:hAnsiTheme="majorHAnsi"/>
                <w:color w:val="000000"/>
                <w:szCs w:val="20"/>
                <w:lang w:val="en-US"/>
              </w:rPr>
            </w:pPr>
            <w:r>
              <w:rPr>
                <w:rFonts w:asciiTheme="majorHAnsi" w:hAnsiTheme="majorHAnsi"/>
                <w:color w:val="000000"/>
                <w:szCs w:val="20"/>
                <w:lang w:val="en-US"/>
              </w:rPr>
              <w:t>Senior/ Operation Manager</w:t>
            </w:r>
          </w:p>
        </w:tc>
      </w:tr>
      <w:tr w:rsidR="002F22FD" w14:paraId="58BE710F" w14:textId="77777777" w:rsidTr="003754C7">
        <w:trPr>
          <w:trHeight w:val="283"/>
        </w:trPr>
        <w:tc>
          <w:tcPr>
            <w:tcW w:w="4036" w:type="dxa"/>
            <w:tcBorders>
              <w:top w:val="nil"/>
              <w:left w:val="single" w:sz="4" w:space="0" w:color="BFBFBF"/>
              <w:bottom w:val="single" w:sz="4" w:space="0" w:color="BFBFBF"/>
              <w:right w:val="single" w:sz="4" w:space="0" w:color="BFBFBF"/>
            </w:tcBorders>
            <w:noWrap/>
            <w:vAlign w:val="bottom"/>
            <w:hideMark/>
          </w:tcPr>
          <w:p w14:paraId="11D8325D" w14:textId="77777777" w:rsidR="002F22FD" w:rsidRDefault="002F22FD" w:rsidP="003754C7">
            <w:pPr>
              <w:spacing w:after="0"/>
              <w:rPr>
                <w:rFonts w:asciiTheme="majorHAnsi" w:hAnsiTheme="majorHAnsi"/>
                <w:color w:val="000000"/>
                <w:szCs w:val="20"/>
                <w:lang w:val="en-US"/>
              </w:rPr>
            </w:pPr>
            <w:r>
              <w:rPr>
                <w:rFonts w:asciiTheme="majorHAnsi" w:hAnsiTheme="majorHAnsi"/>
                <w:color w:val="000000"/>
                <w:szCs w:val="20"/>
                <w:lang w:val="en-US"/>
              </w:rPr>
              <w:t>More than 700 K to 900 K</w:t>
            </w:r>
          </w:p>
        </w:tc>
        <w:tc>
          <w:tcPr>
            <w:tcW w:w="4175" w:type="dxa"/>
            <w:tcBorders>
              <w:top w:val="nil"/>
              <w:left w:val="nil"/>
              <w:bottom w:val="single" w:sz="4" w:space="0" w:color="BFBFBF"/>
              <w:right w:val="single" w:sz="4" w:space="0" w:color="BFBFBF"/>
            </w:tcBorders>
            <w:noWrap/>
            <w:vAlign w:val="bottom"/>
            <w:hideMark/>
          </w:tcPr>
          <w:p w14:paraId="2E10E218" w14:textId="77777777" w:rsidR="002F22FD" w:rsidRDefault="002F22FD" w:rsidP="003754C7">
            <w:pPr>
              <w:spacing w:after="0"/>
              <w:rPr>
                <w:rFonts w:asciiTheme="majorHAnsi" w:hAnsiTheme="majorHAnsi"/>
                <w:color w:val="000000"/>
                <w:szCs w:val="20"/>
                <w:lang w:val="en-US"/>
              </w:rPr>
            </w:pPr>
            <w:r>
              <w:rPr>
                <w:rFonts w:asciiTheme="majorHAnsi" w:hAnsiTheme="majorHAnsi"/>
                <w:color w:val="000000"/>
                <w:szCs w:val="20"/>
                <w:lang w:val="en-US"/>
              </w:rPr>
              <w:t>COO</w:t>
            </w:r>
          </w:p>
        </w:tc>
      </w:tr>
      <w:tr w:rsidR="002F22FD" w14:paraId="432BB7FA" w14:textId="77777777" w:rsidTr="003754C7">
        <w:trPr>
          <w:trHeight w:val="283"/>
        </w:trPr>
        <w:tc>
          <w:tcPr>
            <w:tcW w:w="4036" w:type="dxa"/>
            <w:tcBorders>
              <w:top w:val="nil"/>
              <w:left w:val="single" w:sz="4" w:space="0" w:color="BFBFBF"/>
              <w:bottom w:val="single" w:sz="4" w:space="0" w:color="BFBFBF"/>
              <w:right w:val="single" w:sz="4" w:space="0" w:color="BFBFBF"/>
            </w:tcBorders>
            <w:noWrap/>
            <w:vAlign w:val="bottom"/>
            <w:hideMark/>
          </w:tcPr>
          <w:p w14:paraId="1D042B16" w14:textId="77777777" w:rsidR="002F22FD" w:rsidRDefault="002F22FD" w:rsidP="003754C7">
            <w:pPr>
              <w:spacing w:after="0"/>
              <w:rPr>
                <w:rFonts w:asciiTheme="majorHAnsi" w:hAnsiTheme="majorHAnsi"/>
                <w:color w:val="000000"/>
                <w:szCs w:val="20"/>
                <w:lang w:val="en-US"/>
              </w:rPr>
            </w:pPr>
            <w:r>
              <w:rPr>
                <w:rFonts w:asciiTheme="majorHAnsi" w:hAnsiTheme="majorHAnsi"/>
                <w:color w:val="000000"/>
                <w:szCs w:val="20"/>
                <w:lang w:val="en-US"/>
              </w:rPr>
              <w:t>More than 900 K up to 1.5 M</w:t>
            </w:r>
          </w:p>
        </w:tc>
        <w:tc>
          <w:tcPr>
            <w:tcW w:w="4175" w:type="dxa"/>
            <w:tcBorders>
              <w:top w:val="nil"/>
              <w:left w:val="nil"/>
              <w:bottom w:val="single" w:sz="4" w:space="0" w:color="BFBFBF"/>
              <w:right w:val="single" w:sz="4" w:space="0" w:color="BFBFBF"/>
            </w:tcBorders>
            <w:noWrap/>
            <w:vAlign w:val="bottom"/>
            <w:hideMark/>
          </w:tcPr>
          <w:p w14:paraId="43F5AE47" w14:textId="77777777" w:rsidR="002F22FD" w:rsidRDefault="002F22FD" w:rsidP="003754C7">
            <w:pPr>
              <w:spacing w:after="0"/>
              <w:rPr>
                <w:rFonts w:asciiTheme="majorHAnsi" w:hAnsiTheme="majorHAnsi"/>
                <w:color w:val="000000"/>
                <w:szCs w:val="20"/>
                <w:lang w:val="en-US"/>
              </w:rPr>
            </w:pPr>
            <w:r>
              <w:rPr>
                <w:rFonts w:asciiTheme="majorHAnsi" w:hAnsiTheme="majorHAnsi"/>
                <w:color w:val="000000"/>
                <w:szCs w:val="20"/>
                <w:lang w:val="en-US"/>
              </w:rPr>
              <w:t>CRO</w:t>
            </w:r>
          </w:p>
        </w:tc>
      </w:tr>
      <w:tr w:rsidR="002F22FD" w14:paraId="302E799A" w14:textId="77777777" w:rsidTr="003754C7">
        <w:trPr>
          <w:trHeight w:val="283"/>
        </w:trPr>
        <w:tc>
          <w:tcPr>
            <w:tcW w:w="4036" w:type="dxa"/>
            <w:tcBorders>
              <w:top w:val="nil"/>
              <w:left w:val="single" w:sz="4" w:space="0" w:color="BFBFBF"/>
              <w:bottom w:val="single" w:sz="4" w:space="0" w:color="BFBFBF"/>
              <w:right w:val="single" w:sz="4" w:space="0" w:color="BFBFBF"/>
            </w:tcBorders>
            <w:noWrap/>
            <w:vAlign w:val="bottom"/>
            <w:hideMark/>
          </w:tcPr>
          <w:p w14:paraId="7F3DD805" w14:textId="77777777" w:rsidR="002F22FD" w:rsidRDefault="002F22FD" w:rsidP="003754C7">
            <w:pPr>
              <w:spacing w:after="0"/>
              <w:rPr>
                <w:rFonts w:asciiTheme="majorHAnsi" w:hAnsiTheme="majorHAnsi"/>
                <w:color w:val="000000"/>
                <w:szCs w:val="20"/>
                <w:lang w:val="en-US"/>
              </w:rPr>
            </w:pPr>
            <w:r>
              <w:rPr>
                <w:rFonts w:asciiTheme="majorHAnsi" w:hAnsiTheme="majorHAnsi"/>
                <w:color w:val="000000"/>
                <w:szCs w:val="20"/>
                <w:lang w:val="en-US"/>
              </w:rPr>
              <w:t>More than 1.5 M</w:t>
            </w:r>
          </w:p>
        </w:tc>
        <w:tc>
          <w:tcPr>
            <w:tcW w:w="4175" w:type="dxa"/>
            <w:tcBorders>
              <w:top w:val="nil"/>
              <w:left w:val="nil"/>
              <w:bottom w:val="single" w:sz="4" w:space="0" w:color="BFBFBF"/>
              <w:right w:val="single" w:sz="4" w:space="0" w:color="BFBFBF"/>
            </w:tcBorders>
            <w:noWrap/>
            <w:vAlign w:val="bottom"/>
            <w:hideMark/>
          </w:tcPr>
          <w:p w14:paraId="02952EBB" w14:textId="77777777" w:rsidR="002F22FD" w:rsidRDefault="002F22FD" w:rsidP="003754C7">
            <w:pPr>
              <w:spacing w:after="0"/>
              <w:rPr>
                <w:rFonts w:asciiTheme="majorHAnsi" w:hAnsiTheme="majorHAnsi"/>
                <w:color w:val="000000"/>
                <w:szCs w:val="20"/>
                <w:lang w:val="en-US"/>
              </w:rPr>
            </w:pPr>
            <w:r>
              <w:rPr>
                <w:rFonts w:asciiTheme="majorHAnsi" w:hAnsiTheme="majorHAnsi"/>
                <w:color w:val="000000"/>
                <w:szCs w:val="20"/>
                <w:lang w:val="en-US"/>
              </w:rPr>
              <w:t>CEO</w:t>
            </w:r>
          </w:p>
        </w:tc>
      </w:tr>
      <w:tr w:rsidR="002F22FD" w14:paraId="11A78488" w14:textId="77777777" w:rsidTr="003754C7">
        <w:trPr>
          <w:trHeight w:val="283"/>
        </w:trPr>
        <w:tc>
          <w:tcPr>
            <w:tcW w:w="4036" w:type="dxa"/>
            <w:tcBorders>
              <w:top w:val="nil"/>
              <w:left w:val="single" w:sz="4" w:space="0" w:color="BFBFBF"/>
              <w:bottom w:val="single" w:sz="4" w:space="0" w:color="BFBFBF"/>
              <w:right w:val="single" w:sz="4" w:space="0" w:color="BFBFBF"/>
            </w:tcBorders>
            <w:noWrap/>
            <w:vAlign w:val="bottom"/>
            <w:hideMark/>
          </w:tcPr>
          <w:p w14:paraId="01FBCF3C" w14:textId="77777777" w:rsidR="002F22FD" w:rsidRPr="00BF25F0" w:rsidRDefault="002F22FD" w:rsidP="003754C7">
            <w:pPr>
              <w:spacing w:after="0"/>
              <w:rPr>
                <w:rFonts w:asciiTheme="majorHAnsi" w:hAnsiTheme="majorHAnsi"/>
                <w:color w:val="000000"/>
                <w:szCs w:val="20"/>
                <w:lang w:val="en-US"/>
              </w:rPr>
            </w:pPr>
            <w:r w:rsidRPr="00BF25F0">
              <w:rPr>
                <w:rFonts w:asciiTheme="majorHAnsi" w:hAnsiTheme="majorHAnsi"/>
                <w:color w:val="000000"/>
                <w:szCs w:val="20"/>
                <w:lang w:val="en-US"/>
              </w:rPr>
              <w:t>Up to 600 K</w:t>
            </w:r>
          </w:p>
        </w:tc>
        <w:tc>
          <w:tcPr>
            <w:tcW w:w="4175" w:type="dxa"/>
            <w:tcBorders>
              <w:top w:val="nil"/>
              <w:left w:val="nil"/>
              <w:bottom w:val="single" w:sz="4" w:space="0" w:color="BFBFBF"/>
              <w:right w:val="single" w:sz="4" w:space="0" w:color="BFBFBF"/>
            </w:tcBorders>
            <w:noWrap/>
            <w:vAlign w:val="bottom"/>
            <w:hideMark/>
          </w:tcPr>
          <w:p w14:paraId="3449E373" w14:textId="77777777" w:rsidR="002F22FD" w:rsidRPr="00BF25F0" w:rsidRDefault="002F22FD" w:rsidP="003754C7">
            <w:pPr>
              <w:spacing w:after="0"/>
              <w:rPr>
                <w:rFonts w:asciiTheme="majorHAnsi" w:hAnsiTheme="majorHAnsi"/>
                <w:color w:val="000000"/>
                <w:szCs w:val="20"/>
                <w:lang w:val="en-US"/>
              </w:rPr>
            </w:pPr>
            <w:r w:rsidRPr="00BF25F0">
              <w:rPr>
                <w:rFonts w:asciiTheme="majorHAnsi" w:hAnsiTheme="majorHAnsi"/>
                <w:color w:val="000000"/>
                <w:szCs w:val="20"/>
                <w:lang w:val="en-US"/>
              </w:rPr>
              <w:t>Auto Approval</w:t>
            </w:r>
            <w:r>
              <w:rPr>
                <w:rFonts w:asciiTheme="majorHAnsi" w:hAnsiTheme="majorHAnsi"/>
                <w:color w:val="000000"/>
                <w:szCs w:val="20"/>
                <w:lang w:val="en-US"/>
              </w:rPr>
              <w:t xml:space="preserve"> (by Qarar)</w:t>
            </w:r>
          </w:p>
        </w:tc>
      </w:tr>
    </w:tbl>
    <w:p w14:paraId="59F6DC68" w14:textId="77777777" w:rsidR="002F22FD" w:rsidRDefault="002F22FD" w:rsidP="002F22FD">
      <w:pPr>
        <w:pStyle w:val="ListParagraph"/>
      </w:pPr>
    </w:p>
    <w:p w14:paraId="5B5B1F15" w14:textId="77777777" w:rsidR="002F22FD" w:rsidRPr="00BF25F0" w:rsidRDefault="002F22FD" w:rsidP="002F22FD">
      <w:pPr>
        <w:pStyle w:val="ListParagraph"/>
        <w:ind w:left="360"/>
        <w:rPr>
          <w:rFonts w:asciiTheme="majorHAnsi" w:hAnsiTheme="majorHAnsi"/>
          <w:b/>
        </w:rPr>
      </w:pPr>
      <w:r w:rsidRPr="00BF25F0">
        <w:rPr>
          <w:rFonts w:asciiTheme="majorHAnsi" w:hAnsiTheme="majorHAnsi"/>
          <w:b/>
        </w:rPr>
        <w:t xml:space="preserve">Microfinance: </w:t>
      </w:r>
    </w:p>
    <w:tbl>
      <w:tblPr>
        <w:tblW w:w="8211" w:type="dxa"/>
        <w:tblInd w:w="638" w:type="dxa"/>
        <w:tblLook w:val="04A0" w:firstRow="1" w:lastRow="0" w:firstColumn="1" w:lastColumn="0" w:noHBand="0" w:noVBand="1"/>
      </w:tblPr>
      <w:tblGrid>
        <w:gridCol w:w="4036"/>
        <w:gridCol w:w="4175"/>
      </w:tblGrid>
      <w:tr w:rsidR="002F22FD" w14:paraId="7293362F" w14:textId="77777777" w:rsidTr="003754C7">
        <w:trPr>
          <w:trHeight w:val="283"/>
        </w:trPr>
        <w:tc>
          <w:tcPr>
            <w:tcW w:w="4036" w:type="dxa"/>
            <w:tcBorders>
              <w:top w:val="single" w:sz="4" w:space="0" w:color="BFBFBF"/>
              <w:left w:val="single" w:sz="4" w:space="0" w:color="BFBFBF"/>
              <w:bottom w:val="single" w:sz="4" w:space="0" w:color="BFBFBF"/>
              <w:right w:val="single" w:sz="4" w:space="0" w:color="BFBFBF"/>
            </w:tcBorders>
            <w:noWrap/>
            <w:vAlign w:val="bottom"/>
            <w:hideMark/>
          </w:tcPr>
          <w:p w14:paraId="2AD37B8A" w14:textId="77777777" w:rsidR="002F22FD" w:rsidRDefault="002F22FD" w:rsidP="003754C7">
            <w:pPr>
              <w:spacing w:after="0"/>
              <w:rPr>
                <w:rFonts w:asciiTheme="majorHAnsi" w:hAnsiTheme="majorHAnsi"/>
                <w:b/>
                <w:bCs/>
                <w:color w:val="000000"/>
                <w:szCs w:val="20"/>
                <w:lang w:val="en-US"/>
              </w:rPr>
            </w:pPr>
            <w:r>
              <w:rPr>
                <w:rFonts w:asciiTheme="majorHAnsi" w:hAnsiTheme="majorHAnsi"/>
                <w:b/>
                <w:bCs/>
                <w:color w:val="000000"/>
                <w:szCs w:val="20"/>
                <w:lang w:val="en-US"/>
              </w:rPr>
              <w:t>Credit Limit</w:t>
            </w:r>
          </w:p>
        </w:tc>
        <w:tc>
          <w:tcPr>
            <w:tcW w:w="4175" w:type="dxa"/>
            <w:tcBorders>
              <w:top w:val="single" w:sz="4" w:space="0" w:color="BFBFBF"/>
              <w:left w:val="nil"/>
              <w:bottom w:val="single" w:sz="4" w:space="0" w:color="BFBFBF"/>
              <w:right w:val="single" w:sz="4" w:space="0" w:color="BFBFBF"/>
            </w:tcBorders>
            <w:noWrap/>
            <w:vAlign w:val="bottom"/>
            <w:hideMark/>
          </w:tcPr>
          <w:p w14:paraId="0E3717A8" w14:textId="77777777" w:rsidR="002F22FD" w:rsidRDefault="002F22FD" w:rsidP="003754C7">
            <w:pPr>
              <w:spacing w:after="0"/>
              <w:rPr>
                <w:rFonts w:asciiTheme="majorHAnsi" w:hAnsiTheme="majorHAnsi"/>
                <w:b/>
                <w:bCs/>
                <w:color w:val="000000"/>
                <w:szCs w:val="20"/>
                <w:lang w:val="en-US"/>
              </w:rPr>
            </w:pPr>
            <w:r>
              <w:rPr>
                <w:rFonts w:asciiTheme="majorHAnsi" w:hAnsiTheme="majorHAnsi"/>
                <w:b/>
                <w:bCs/>
                <w:color w:val="000000"/>
                <w:szCs w:val="20"/>
                <w:lang w:val="en-US"/>
              </w:rPr>
              <w:t>Approving Authority*</w:t>
            </w:r>
          </w:p>
        </w:tc>
      </w:tr>
      <w:tr w:rsidR="002F22FD" w14:paraId="5389969D" w14:textId="77777777" w:rsidTr="003754C7">
        <w:trPr>
          <w:trHeight w:val="283"/>
        </w:trPr>
        <w:tc>
          <w:tcPr>
            <w:tcW w:w="4036" w:type="dxa"/>
            <w:tcBorders>
              <w:top w:val="nil"/>
              <w:left w:val="single" w:sz="4" w:space="0" w:color="BFBFBF"/>
              <w:bottom w:val="single" w:sz="4" w:space="0" w:color="BFBFBF"/>
              <w:right w:val="single" w:sz="4" w:space="0" w:color="BFBFBF"/>
            </w:tcBorders>
            <w:noWrap/>
            <w:vAlign w:val="bottom"/>
          </w:tcPr>
          <w:p w14:paraId="1492A515" w14:textId="77777777" w:rsidR="002F22FD" w:rsidRDefault="002F22FD" w:rsidP="003754C7">
            <w:pPr>
              <w:spacing w:after="0"/>
              <w:rPr>
                <w:rFonts w:asciiTheme="majorHAnsi" w:hAnsiTheme="majorHAnsi"/>
                <w:color w:val="000000"/>
                <w:szCs w:val="20"/>
                <w:lang w:val="en-US"/>
              </w:rPr>
            </w:pPr>
            <w:r>
              <w:rPr>
                <w:rFonts w:asciiTheme="majorHAnsi" w:hAnsiTheme="majorHAnsi"/>
                <w:color w:val="000000"/>
                <w:szCs w:val="20"/>
                <w:lang w:val="en-US"/>
              </w:rPr>
              <w:t xml:space="preserve">Up to 25K </w:t>
            </w:r>
          </w:p>
        </w:tc>
        <w:tc>
          <w:tcPr>
            <w:tcW w:w="4175" w:type="dxa"/>
            <w:tcBorders>
              <w:top w:val="nil"/>
              <w:left w:val="nil"/>
              <w:bottom w:val="single" w:sz="4" w:space="0" w:color="BFBFBF"/>
              <w:right w:val="single" w:sz="4" w:space="0" w:color="BFBFBF"/>
            </w:tcBorders>
            <w:noWrap/>
            <w:vAlign w:val="bottom"/>
          </w:tcPr>
          <w:p w14:paraId="58D3E1C8" w14:textId="77777777" w:rsidR="002F22FD" w:rsidRDefault="002F22FD" w:rsidP="003754C7">
            <w:pPr>
              <w:spacing w:after="0"/>
              <w:rPr>
                <w:rFonts w:asciiTheme="majorHAnsi" w:hAnsiTheme="majorHAnsi"/>
                <w:color w:val="000000"/>
                <w:szCs w:val="20"/>
                <w:lang w:val="en-US"/>
              </w:rPr>
            </w:pPr>
            <w:r>
              <w:rPr>
                <w:rFonts w:asciiTheme="majorHAnsi" w:hAnsiTheme="majorHAnsi"/>
                <w:color w:val="000000"/>
                <w:szCs w:val="20"/>
                <w:lang w:val="en-US"/>
              </w:rPr>
              <w:t>Credit Analyst</w:t>
            </w:r>
          </w:p>
        </w:tc>
      </w:tr>
      <w:tr w:rsidR="002F22FD" w14:paraId="62F70457" w14:textId="77777777" w:rsidTr="003754C7">
        <w:trPr>
          <w:trHeight w:val="283"/>
        </w:trPr>
        <w:tc>
          <w:tcPr>
            <w:tcW w:w="4036" w:type="dxa"/>
            <w:tcBorders>
              <w:top w:val="nil"/>
              <w:left w:val="single" w:sz="4" w:space="0" w:color="BFBFBF"/>
              <w:bottom w:val="single" w:sz="4" w:space="0" w:color="BFBFBF"/>
              <w:right w:val="single" w:sz="4" w:space="0" w:color="BFBFBF"/>
            </w:tcBorders>
            <w:noWrap/>
            <w:vAlign w:val="bottom"/>
          </w:tcPr>
          <w:p w14:paraId="6063E085" w14:textId="77777777" w:rsidR="002F22FD" w:rsidRDefault="002F22FD" w:rsidP="003754C7">
            <w:pPr>
              <w:spacing w:after="0"/>
              <w:rPr>
                <w:rFonts w:asciiTheme="majorHAnsi" w:hAnsiTheme="majorHAnsi"/>
                <w:color w:val="000000"/>
                <w:szCs w:val="20"/>
                <w:lang w:val="en-US"/>
              </w:rPr>
            </w:pPr>
            <w:r>
              <w:rPr>
                <w:rFonts w:asciiTheme="majorHAnsi" w:hAnsiTheme="majorHAnsi"/>
                <w:color w:val="000000"/>
                <w:szCs w:val="20"/>
                <w:lang w:val="en-US"/>
              </w:rPr>
              <w:t xml:space="preserve">Re-finance- Upto 50K </w:t>
            </w:r>
          </w:p>
        </w:tc>
        <w:tc>
          <w:tcPr>
            <w:tcW w:w="4175" w:type="dxa"/>
            <w:tcBorders>
              <w:top w:val="nil"/>
              <w:left w:val="nil"/>
              <w:bottom w:val="single" w:sz="4" w:space="0" w:color="BFBFBF"/>
              <w:right w:val="single" w:sz="4" w:space="0" w:color="BFBFBF"/>
            </w:tcBorders>
            <w:noWrap/>
            <w:vAlign w:val="bottom"/>
          </w:tcPr>
          <w:p w14:paraId="72A94633" w14:textId="77777777" w:rsidR="002F22FD" w:rsidRDefault="002F22FD" w:rsidP="003754C7">
            <w:pPr>
              <w:spacing w:after="0"/>
              <w:rPr>
                <w:rFonts w:asciiTheme="majorHAnsi" w:hAnsiTheme="majorHAnsi"/>
                <w:color w:val="000000"/>
                <w:szCs w:val="20"/>
                <w:lang w:val="en-US"/>
              </w:rPr>
            </w:pPr>
            <w:r>
              <w:rPr>
                <w:rFonts w:asciiTheme="majorHAnsi" w:hAnsiTheme="majorHAnsi"/>
                <w:color w:val="000000"/>
                <w:szCs w:val="20"/>
                <w:lang w:val="en-US"/>
              </w:rPr>
              <w:t>Credit Analyst</w:t>
            </w:r>
          </w:p>
        </w:tc>
      </w:tr>
      <w:tr w:rsidR="002F22FD" w14:paraId="74CDF436" w14:textId="77777777" w:rsidTr="003754C7">
        <w:trPr>
          <w:trHeight w:val="283"/>
        </w:trPr>
        <w:tc>
          <w:tcPr>
            <w:tcW w:w="4036" w:type="dxa"/>
            <w:tcBorders>
              <w:top w:val="nil"/>
              <w:left w:val="single" w:sz="4" w:space="0" w:color="BFBFBF"/>
              <w:bottom w:val="single" w:sz="4" w:space="0" w:color="BFBFBF"/>
              <w:right w:val="single" w:sz="4" w:space="0" w:color="BFBFBF"/>
            </w:tcBorders>
            <w:noWrap/>
            <w:vAlign w:val="bottom"/>
          </w:tcPr>
          <w:p w14:paraId="396E7A83" w14:textId="77777777" w:rsidR="002F22FD" w:rsidRPr="00473D3D" w:rsidRDefault="002F22FD" w:rsidP="003754C7">
            <w:pPr>
              <w:spacing w:after="0"/>
              <w:rPr>
                <w:rFonts w:asciiTheme="majorHAnsi" w:hAnsiTheme="majorHAnsi"/>
                <w:color w:val="000000"/>
                <w:szCs w:val="20"/>
                <w:lang w:val="en-US"/>
              </w:rPr>
            </w:pPr>
            <w:r w:rsidRPr="00473D3D">
              <w:rPr>
                <w:rFonts w:asciiTheme="majorHAnsi" w:hAnsiTheme="majorHAnsi"/>
                <w:color w:val="000000"/>
                <w:szCs w:val="20"/>
                <w:lang w:val="en-US"/>
              </w:rPr>
              <w:t xml:space="preserve">Maximum upto 25K </w:t>
            </w:r>
          </w:p>
        </w:tc>
        <w:tc>
          <w:tcPr>
            <w:tcW w:w="4175" w:type="dxa"/>
            <w:tcBorders>
              <w:top w:val="nil"/>
              <w:left w:val="nil"/>
              <w:bottom w:val="single" w:sz="4" w:space="0" w:color="BFBFBF"/>
              <w:right w:val="single" w:sz="4" w:space="0" w:color="BFBFBF"/>
            </w:tcBorders>
            <w:noWrap/>
            <w:vAlign w:val="bottom"/>
          </w:tcPr>
          <w:p w14:paraId="5E5EC58F" w14:textId="77777777" w:rsidR="002F22FD" w:rsidRPr="00473D3D" w:rsidRDefault="002F22FD" w:rsidP="003754C7">
            <w:pPr>
              <w:spacing w:after="0"/>
              <w:rPr>
                <w:rFonts w:asciiTheme="majorHAnsi" w:hAnsiTheme="majorHAnsi"/>
                <w:color w:val="000000"/>
                <w:szCs w:val="20"/>
                <w:lang w:val="en-US"/>
              </w:rPr>
            </w:pPr>
            <w:r w:rsidRPr="00473D3D">
              <w:rPr>
                <w:rFonts w:asciiTheme="majorHAnsi" w:hAnsiTheme="majorHAnsi"/>
                <w:color w:val="000000"/>
                <w:szCs w:val="20"/>
                <w:lang w:val="en-US"/>
              </w:rPr>
              <w:t>Auto approval</w:t>
            </w:r>
            <w:r>
              <w:rPr>
                <w:rFonts w:asciiTheme="majorHAnsi" w:hAnsiTheme="majorHAnsi"/>
                <w:color w:val="000000"/>
                <w:szCs w:val="20"/>
                <w:lang w:val="en-US"/>
              </w:rPr>
              <w:t xml:space="preserve"> (by Qarar)</w:t>
            </w:r>
          </w:p>
        </w:tc>
      </w:tr>
    </w:tbl>
    <w:p w14:paraId="66438C43" w14:textId="77777777" w:rsidR="002F22FD" w:rsidRDefault="002F22FD" w:rsidP="002F22FD">
      <w:pPr>
        <w:pStyle w:val="ListParagraph"/>
        <w:ind w:left="360"/>
        <w:rPr>
          <w:rFonts w:asciiTheme="majorHAnsi" w:hAnsiTheme="majorHAnsi"/>
          <w:b/>
        </w:rPr>
      </w:pPr>
      <w:bookmarkStart w:id="138" w:name="_Hlk168445926"/>
    </w:p>
    <w:p w14:paraId="3E72C099" w14:textId="375905BD" w:rsidR="002F22FD" w:rsidRDefault="002F22FD" w:rsidP="002F22FD">
      <w:pPr>
        <w:pStyle w:val="ListParagraph"/>
        <w:ind w:left="360"/>
        <w:rPr>
          <w:rFonts w:asciiTheme="majorHAnsi" w:hAnsiTheme="majorHAnsi"/>
          <w:b/>
        </w:rPr>
      </w:pPr>
      <w:r>
        <w:rPr>
          <w:rFonts w:asciiTheme="majorHAnsi" w:hAnsiTheme="majorHAnsi"/>
          <w:b/>
        </w:rPr>
        <w:t>Refinance</w:t>
      </w:r>
      <w:r w:rsidRPr="00BF25F0">
        <w:rPr>
          <w:rFonts w:asciiTheme="majorHAnsi" w:hAnsiTheme="majorHAnsi"/>
          <w:b/>
        </w:rPr>
        <w:t xml:space="preserve">: </w:t>
      </w:r>
    </w:p>
    <w:tbl>
      <w:tblPr>
        <w:tblW w:w="8211" w:type="dxa"/>
        <w:tblInd w:w="638" w:type="dxa"/>
        <w:tblLook w:val="04A0" w:firstRow="1" w:lastRow="0" w:firstColumn="1" w:lastColumn="0" w:noHBand="0" w:noVBand="1"/>
      </w:tblPr>
      <w:tblGrid>
        <w:gridCol w:w="4036"/>
        <w:gridCol w:w="4175"/>
      </w:tblGrid>
      <w:tr w:rsidR="002D3D21" w14:paraId="0270E16F" w14:textId="77777777" w:rsidTr="003754C7">
        <w:trPr>
          <w:trHeight w:val="283"/>
        </w:trPr>
        <w:tc>
          <w:tcPr>
            <w:tcW w:w="4036" w:type="dxa"/>
            <w:tcBorders>
              <w:top w:val="single" w:sz="4" w:space="0" w:color="BFBFBF"/>
              <w:left w:val="single" w:sz="4" w:space="0" w:color="BFBFBF"/>
              <w:bottom w:val="single" w:sz="4" w:space="0" w:color="BFBFBF"/>
              <w:right w:val="single" w:sz="4" w:space="0" w:color="BFBFBF"/>
            </w:tcBorders>
            <w:noWrap/>
            <w:vAlign w:val="bottom"/>
            <w:hideMark/>
          </w:tcPr>
          <w:p w14:paraId="475017C3" w14:textId="77777777" w:rsidR="002D3D21" w:rsidRDefault="002D3D21" w:rsidP="003754C7">
            <w:pPr>
              <w:spacing w:after="0"/>
              <w:rPr>
                <w:rFonts w:asciiTheme="majorHAnsi" w:hAnsiTheme="majorHAnsi"/>
                <w:b/>
                <w:bCs/>
                <w:color w:val="000000"/>
                <w:szCs w:val="20"/>
                <w:lang w:val="en-US"/>
              </w:rPr>
            </w:pPr>
            <w:r>
              <w:rPr>
                <w:rFonts w:asciiTheme="majorHAnsi" w:hAnsiTheme="majorHAnsi"/>
                <w:b/>
                <w:bCs/>
                <w:color w:val="000000"/>
                <w:szCs w:val="20"/>
                <w:lang w:val="en-US"/>
              </w:rPr>
              <w:t>Credit Limit</w:t>
            </w:r>
          </w:p>
        </w:tc>
        <w:tc>
          <w:tcPr>
            <w:tcW w:w="4175" w:type="dxa"/>
            <w:tcBorders>
              <w:top w:val="single" w:sz="4" w:space="0" w:color="BFBFBF"/>
              <w:left w:val="nil"/>
              <w:bottom w:val="single" w:sz="4" w:space="0" w:color="BFBFBF"/>
              <w:right w:val="single" w:sz="4" w:space="0" w:color="BFBFBF"/>
            </w:tcBorders>
            <w:noWrap/>
            <w:vAlign w:val="bottom"/>
            <w:hideMark/>
          </w:tcPr>
          <w:p w14:paraId="66AC7E29" w14:textId="77777777" w:rsidR="002D3D21" w:rsidRDefault="002D3D21" w:rsidP="003754C7">
            <w:pPr>
              <w:spacing w:after="0"/>
              <w:rPr>
                <w:rFonts w:asciiTheme="majorHAnsi" w:hAnsiTheme="majorHAnsi"/>
                <w:b/>
                <w:bCs/>
                <w:color w:val="000000"/>
                <w:szCs w:val="20"/>
                <w:lang w:val="en-US"/>
              </w:rPr>
            </w:pPr>
            <w:r>
              <w:rPr>
                <w:rFonts w:asciiTheme="majorHAnsi" w:hAnsiTheme="majorHAnsi"/>
                <w:b/>
                <w:bCs/>
                <w:color w:val="000000"/>
                <w:szCs w:val="20"/>
                <w:lang w:val="en-US"/>
              </w:rPr>
              <w:t>Approving Authority*</w:t>
            </w:r>
          </w:p>
        </w:tc>
      </w:tr>
      <w:tr w:rsidR="002D3D21" w14:paraId="623407EF" w14:textId="77777777" w:rsidTr="003754C7">
        <w:trPr>
          <w:trHeight w:val="283"/>
        </w:trPr>
        <w:tc>
          <w:tcPr>
            <w:tcW w:w="4036" w:type="dxa"/>
            <w:tcBorders>
              <w:top w:val="nil"/>
              <w:left w:val="single" w:sz="4" w:space="0" w:color="BFBFBF"/>
              <w:bottom w:val="single" w:sz="4" w:space="0" w:color="BFBFBF"/>
              <w:right w:val="single" w:sz="4" w:space="0" w:color="BFBFBF"/>
            </w:tcBorders>
            <w:noWrap/>
            <w:vAlign w:val="bottom"/>
          </w:tcPr>
          <w:p w14:paraId="3F852070" w14:textId="77777777" w:rsidR="002D3D21" w:rsidRDefault="002D3D21" w:rsidP="003754C7">
            <w:pPr>
              <w:spacing w:after="0"/>
              <w:rPr>
                <w:rFonts w:asciiTheme="majorHAnsi" w:hAnsiTheme="majorHAnsi"/>
                <w:color w:val="000000"/>
                <w:szCs w:val="20"/>
                <w:lang w:val="en-US"/>
              </w:rPr>
            </w:pPr>
            <w:r>
              <w:rPr>
                <w:rFonts w:asciiTheme="majorHAnsi" w:hAnsiTheme="majorHAnsi"/>
                <w:color w:val="000000"/>
                <w:szCs w:val="20"/>
                <w:lang w:val="en-US"/>
              </w:rPr>
              <w:t xml:space="preserve">Up to 25K </w:t>
            </w:r>
          </w:p>
        </w:tc>
        <w:tc>
          <w:tcPr>
            <w:tcW w:w="4175" w:type="dxa"/>
            <w:tcBorders>
              <w:top w:val="nil"/>
              <w:left w:val="nil"/>
              <w:bottom w:val="single" w:sz="4" w:space="0" w:color="BFBFBF"/>
              <w:right w:val="single" w:sz="4" w:space="0" w:color="BFBFBF"/>
            </w:tcBorders>
            <w:noWrap/>
            <w:vAlign w:val="bottom"/>
          </w:tcPr>
          <w:p w14:paraId="713A3C9B" w14:textId="77777777" w:rsidR="002D3D21" w:rsidRDefault="002D3D21" w:rsidP="003754C7">
            <w:pPr>
              <w:spacing w:after="0"/>
              <w:rPr>
                <w:rFonts w:asciiTheme="majorHAnsi" w:hAnsiTheme="majorHAnsi"/>
                <w:color w:val="000000"/>
                <w:szCs w:val="20"/>
                <w:lang w:val="en-US"/>
              </w:rPr>
            </w:pPr>
            <w:r>
              <w:rPr>
                <w:rFonts w:asciiTheme="majorHAnsi" w:hAnsiTheme="majorHAnsi"/>
                <w:color w:val="000000"/>
                <w:szCs w:val="20"/>
                <w:lang w:val="en-US"/>
              </w:rPr>
              <w:t>Credit Analyst</w:t>
            </w:r>
          </w:p>
        </w:tc>
      </w:tr>
      <w:tr w:rsidR="002D3D21" w14:paraId="03777BCC" w14:textId="77777777" w:rsidTr="003754C7">
        <w:trPr>
          <w:trHeight w:val="283"/>
        </w:trPr>
        <w:tc>
          <w:tcPr>
            <w:tcW w:w="4036" w:type="dxa"/>
            <w:tcBorders>
              <w:top w:val="nil"/>
              <w:left w:val="single" w:sz="4" w:space="0" w:color="BFBFBF"/>
              <w:bottom w:val="single" w:sz="4" w:space="0" w:color="BFBFBF"/>
              <w:right w:val="single" w:sz="4" w:space="0" w:color="BFBFBF"/>
            </w:tcBorders>
            <w:noWrap/>
            <w:vAlign w:val="bottom"/>
          </w:tcPr>
          <w:p w14:paraId="01213EF5" w14:textId="77777777" w:rsidR="002D3D21" w:rsidRDefault="002D3D21" w:rsidP="003754C7">
            <w:pPr>
              <w:spacing w:after="0"/>
              <w:rPr>
                <w:rFonts w:asciiTheme="majorHAnsi" w:hAnsiTheme="majorHAnsi"/>
                <w:color w:val="000000"/>
                <w:szCs w:val="20"/>
                <w:lang w:val="en-US"/>
              </w:rPr>
            </w:pPr>
            <w:r>
              <w:rPr>
                <w:rFonts w:asciiTheme="majorHAnsi" w:hAnsiTheme="majorHAnsi"/>
                <w:color w:val="000000"/>
                <w:szCs w:val="20"/>
                <w:lang w:val="en-US"/>
              </w:rPr>
              <w:t xml:space="preserve">Re-finance- Upto 50K </w:t>
            </w:r>
          </w:p>
        </w:tc>
        <w:tc>
          <w:tcPr>
            <w:tcW w:w="4175" w:type="dxa"/>
            <w:tcBorders>
              <w:top w:val="nil"/>
              <w:left w:val="nil"/>
              <w:bottom w:val="single" w:sz="4" w:space="0" w:color="BFBFBF"/>
              <w:right w:val="single" w:sz="4" w:space="0" w:color="BFBFBF"/>
            </w:tcBorders>
            <w:noWrap/>
            <w:vAlign w:val="bottom"/>
          </w:tcPr>
          <w:p w14:paraId="7378FC64" w14:textId="77777777" w:rsidR="002D3D21" w:rsidRDefault="002D3D21" w:rsidP="003754C7">
            <w:pPr>
              <w:spacing w:after="0"/>
              <w:rPr>
                <w:rFonts w:asciiTheme="majorHAnsi" w:hAnsiTheme="majorHAnsi"/>
                <w:color w:val="000000"/>
                <w:szCs w:val="20"/>
                <w:lang w:val="en-US"/>
              </w:rPr>
            </w:pPr>
            <w:r>
              <w:rPr>
                <w:rFonts w:asciiTheme="majorHAnsi" w:hAnsiTheme="majorHAnsi"/>
                <w:color w:val="000000"/>
                <w:szCs w:val="20"/>
                <w:lang w:val="en-US"/>
              </w:rPr>
              <w:t>Credit Analyst</w:t>
            </w:r>
          </w:p>
        </w:tc>
      </w:tr>
      <w:tr w:rsidR="002D3D21" w14:paraId="463A00D7" w14:textId="77777777" w:rsidTr="003754C7">
        <w:trPr>
          <w:trHeight w:val="283"/>
        </w:trPr>
        <w:tc>
          <w:tcPr>
            <w:tcW w:w="4036" w:type="dxa"/>
            <w:tcBorders>
              <w:top w:val="nil"/>
              <w:left w:val="single" w:sz="4" w:space="0" w:color="BFBFBF"/>
              <w:bottom w:val="single" w:sz="4" w:space="0" w:color="BFBFBF"/>
              <w:right w:val="single" w:sz="4" w:space="0" w:color="BFBFBF"/>
            </w:tcBorders>
            <w:noWrap/>
            <w:vAlign w:val="bottom"/>
          </w:tcPr>
          <w:p w14:paraId="19D4FCAE" w14:textId="77777777" w:rsidR="002D3D21" w:rsidRPr="00473D3D" w:rsidRDefault="002D3D21" w:rsidP="003754C7">
            <w:pPr>
              <w:spacing w:after="0"/>
              <w:rPr>
                <w:rFonts w:asciiTheme="majorHAnsi" w:hAnsiTheme="majorHAnsi"/>
                <w:color w:val="000000"/>
                <w:szCs w:val="20"/>
                <w:lang w:val="en-US"/>
              </w:rPr>
            </w:pPr>
            <w:r w:rsidRPr="00473D3D">
              <w:rPr>
                <w:rFonts w:asciiTheme="majorHAnsi" w:hAnsiTheme="majorHAnsi"/>
                <w:color w:val="000000"/>
                <w:szCs w:val="20"/>
                <w:lang w:val="en-US"/>
              </w:rPr>
              <w:t xml:space="preserve">Maximum upto 25K </w:t>
            </w:r>
          </w:p>
        </w:tc>
        <w:tc>
          <w:tcPr>
            <w:tcW w:w="4175" w:type="dxa"/>
            <w:tcBorders>
              <w:top w:val="nil"/>
              <w:left w:val="nil"/>
              <w:bottom w:val="single" w:sz="4" w:space="0" w:color="BFBFBF"/>
              <w:right w:val="single" w:sz="4" w:space="0" w:color="BFBFBF"/>
            </w:tcBorders>
            <w:noWrap/>
            <w:vAlign w:val="bottom"/>
          </w:tcPr>
          <w:p w14:paraId="1AEE6233" w14:textId="77777777" w:rsidR="002D3D21" w:rsidRPr="00473D3D" w:rsidRDefault="002D3D21" w:rsidP="003754C7">
            <w:pPr>
              <w:spacing w:after="0"/>
              <w:rPr>
                <w:rFonts w:asciiTheme="majorHAnsi" w:hAnsiTheme="majorHAnsi"/>
                <w:color w:val="000000"/>
                <w:szCs w:val="20"/>
                <w:lang w:val="en-US"/>
              </w:rPr>
            </w:pPr>
            <w:r w:rsidRPr="00473D3D">
              <w:rPr>
                <w:rFonts w:asciiTheme="majorHAnsi" w:hAnsiTheme="majorHAnsi"/>
                <w:color w:val="000000"/>
                <w:szCs w:val="20"/>
                <w:lang w:val="en-US"/>
              </w:rPr>
              <w:t>Auto approval</w:t>
            </w:r>
            <w:r>
              <w:rPr>
                <w:rFonts w:asciiTheme="majorHAnsi" w:hAnsiTheme="majorHAnsi"/>
                <w:color w:val="000000"/>
                <w:szCs w:val="20"/>
                <w:lang w:val="en-US"/>
              </w:rPr>
              <w:t xml:space="preserve"> (by Qarar)</w:t>
            </w:r>
          </w:p>
        </w:tc>
      </w:tr>
    </w:tbl>
    <w:p w14:paraId="0FDFE1E1" w14:textId="77777777" w:rsidR="002D3D21" w:rsidRDefault="002D3D21" w:rsidP="002F22FD">
      <w:pPr>
        <w:pStyle w:val="ListParagraph"/>
        <w:ind w:left="360"/>
        <w:rPr>
          <w:rFonts w:asciiTheme="majorHAnsi" w:hAnsiTheme="majorHAnsi"/>
          <w:b/>
        </w:rPr>
      </w:pPr>
    </w:p>
    <w:p w14:paraId="7D39B188" w14:textId="77777777" w:rsidR="00910665" w:rsidRPr="00910665" w:rsidRDefault="00910665" w:rsidP="00910665">
      <w:pPr>
        <w:pStyle w:val="ListParagraph"/>
      </w:pPr>
      <w:r w:rsidRPr="00910665">
        <w:t>If the customer has been flagged as a high-risk customer, below are the actions that the system need to undertake:</w:t>
      </w:r>
    </w:p>
    <w:p w14:paraId="295C998E" w14:textId="77777777" w:rsidR="00910665" w:rsidRPr="00910665" w:rsidRDefault="00910665" w:rsidP="00910665">
      <w:pPr>
        <w:pStyle w:val="ListParagraph"/>
        <w:numPr>
          <w:ilvl w:val="0"/>
          <w:numId w:val="26"/>
        </w:numPr>
      </w:pPr>
      <w:r w:rsidRPr="00910665">
        <w:t xml:space="preserve">If Qarar response = “Accept”, the application should be pushed to the underwriter queue and follow the high-risk approval matrix. The high-risk approval matrix includes approval from the COO, Chief Compliance Officer and CEO; in the mentioned order. Only when the COO has approved the application, a approval request is raised to the Chief Compliance Officer and subsequently to the CEO. </w:t>
      </w:r>
    </w:p>
    <w:p w14:paraId="607BACD5" w14:textId="77777777" w:rsidR="00910665" w:rsidRPr="00910665" w:rsidRDefault="00910665" w:rsidP="00910665">
      <w:pPr>
        <w:pStyle w:val="ListParagraph"/>
        <w:ind w:left="360"/>
      </w:pPr>
      <w:r w:rsidRPr="00910665">
        <w:t>A maker checker rule is to be followed for all 3 approvers.</w:t>
      </w:r>
    </w:p>
    <w:p w14:paraId="03A255D4" w14:textId="77777777" w:rsidR="00910665" w:rsidRPr="00910665" w:rsidRDefault="00910665" w:rsidP="00910665">
      <w:pPr>
        <w:pStyle w:val="ListParagraph"/>
        <w:numPr>
          <w:ilvl w:val="0"/>
          <w:numId w:val="26"/>
        </w:numPr>
      </w:pPr>
      <w:r w:rsidRPr="00910665">
        <w:t>If Qarar response = “Reject”, the application will be rejected, and no action will be taken.</w:t>
      </w:r>
    </w:p>
    <w:p w14:paraId="05C34F74" w14:textId="77777777" w:rsidR="00910665" w:rsidRPr="00910665" w:rsidRDefault="00910665" w:rsidP="00910665">
      <w:pPr>
        <w:pStyle w:val="ListParagraph"/>
        <w:numPr>
          <w:ilvl w:val="0"/>
          <w:numId w:val="26"/>
        </w:numPr>
      </w:pPr>
      <w:r w:rsidRPr="00910665">
        <w:t xml:space="preserve">If Qarar response = “Refer”, the application will follow the application go through the credit approval matrix applicable for the product and also, the high-risk approval matrix. </w:t>
      </w:r>
    </w:p>
    <w:p w14:paraId="30CBD9C7" w14:textId="77777777" w:rsidR="00910665" w:rsidRPr="00910665" w:rsidRDefault="00910665" w:rsidP="00910665">
      <w:pPr>
        <w:pStyle w:val="ListParagraph"/>
        <w:ind w:left="360"/>
      </w:pPr>
      <w:r w:rsidRPr="00910665">
        <w:t xml:space="preserve">In cases where as per the credit approval matrix, the loan amount does not require an approval of the COO and CEO, </w:t>
      </w:r>
      <w:bookmarkStart w:id="139" w:name="OLE_LINK102"/>
      <w:r w:rsidRPr="00910665">
        <w:t>the system should still request the approval from the COO, Chief Compliance Officer and CEO as the customer is a high risk customer</w:t>
      </w:r>
      <w:bookmarkEnd w:id="139"/>
      <w:r w:rsidRPr="00910665">
        <w:t>.</w:t>
      </w:r>
    </w:p>
    <w:p w14:paraId="176E6975" w14:textId="77777777" w:rsidR="00910665" w:rsidRPr="00910665" w:rsidRDefault="00910665" w:rsidP="00910665">
      <w:pPr>
        <w:pStyle w:val="ListParagraph"/>
        <w:ind w:left="360"/>
      </w:pPr>
      <w:r w:rsidRPr="00910665">
        <w:t>In cases where as per the credit approval matrix, the loan amount requires an approval from the COO and not from the CEO, the system should still request the approval from the COO, Chief Compliance Officer and CEO as the customer is a high risk customer</w:t>
      </w:r>
    </w:p>
    <w:p w14:paraId="01D06FE5" w14:textId="77777777" w:rsidR="00910665" w:rsidRPr="00910665" w:rsidRDefault="00910665" w:rsidP="00910665">
      <w:pPr>
        <w:pStyle w:val="ListParagraph"/>
        <w:ind w:left="360"/>
      </w:pPr>
      <w:r w:rsidRPr="00910665">
        <w:t>In cases where as per the credit approval matrix, the loan amount requires an approval from both COO and CEO, the approval from the Chief Compliance Officer should be attained right after the COO approval followed by the approvals required as the credit approval matrix</w:t>
      </w:r>
    </w:p>
    <w:p w14:paraId="3461551F" w14:textId="77777777" w:rsidR="00910665" w:rsidRPr="00910665" w:rsidRDefault="00910665" w:rsidP="00910665">
      <w:pPr>
        <w:pStyle w:val="ListParagraph"/>
        <w:ind w:left="360"/>
      </w:pPr>
    </w:p>
    <w:p w14:paraId="76CC5D8E" w14:textId="150B5132" w:rsidR="00910665" w:rsidRDefault="00910665" w:rsidP="00910665">
      <w:pPr>
        <w:pStyle w:val="ListParagraph"/>
        <w:ind w:left="360"/>
      </w:pPr>
      <w:r w:rsidRPr="00BD4CF7">
        <w:t>The high-risk approval matrix should be configurable, allowing EMKAN to update it as per EMKAN compliance requirements.</w:t>
      </w:r>
    </w:p>
    <w:p w14:paraId="30FCDCC7" w14:textId="77777777" w:rsidR="00BD4CF7" w:rsidRPr="00BD4CF7" w:rsidRDefault="00BD4CF7" w:rsidP="00910665">
      <w:pPr>
        <w:pStyle w:val="ListParagraph"/>
        <w:ind w:left="360"/>
      </w:pPr>
    </w:p>
    <w:tbl>
      <w:tblPr>
        <w:tblW w:w="10632"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214"/>
        <w:gridCol w:w="1214"/>
        <w:gridCol w:w="1874"/>
        <w:gridCol w:w="1664"/>
        <w:gridCol w:w="1027"/>
        <w:gridCol w:w="3639"/>
      </w:tblGrid>
      <w:tr w:rsidR="002D3D21" w14:paraId="2F98CA81" w14:textId="77777777" w:rsidTr="003754C7">
        <w:trPr>
          <w:trHeight w:val="735"/>
        </w:trPr>
        <w:tc>
          <w:tcPr>
            <w:tcW w:w="1214" w:type="dxa"/>
            <w:shd w:val="clear" w:color="auto" w:fill="E7E6E6" w:themeFill="background2"/>
            <w:vAlign w:val="center"/>
            <w:hideMark/>
          </w:tcPr>
          <w:bookmarkEnd w:id="138"/>
          <w:p w14:paraId="301BEF74" w14:textId="77777777" w:rsidR="002D3D21" w:rsidRPr="00D470E2" w:rsidRDefault="002D3D21" w:rsidP="003754C7">
            <w:pPr>
              <w:jc w:val="center"/>
              <w:rPr>
                <w:rFonts w:ascii="Calibri" w:hAnsi="Calibri"/>
                <w:b/>
                <w:bCs/>
                <w:color w:val="000000" w:themeColor="text1"/>
                <w:sz w:val="20"/>
                <w:lang w:val="de-DE"/>
              </w:rPr>
            </w:pPr>
            <w:r>
              <w:rPr>
                <w:rFonts w:ascii="Calibri" w:hAnsi="Calibri"/>
                <w:b/>
                <w:bCs/>
                <w:color w:val="000000" w:themeColor="text1"/>
                <w:sz w:val="20"/>
                <w:lang w:val="de-DE"/>
              </w:rPr>
              <w:t>Action</w:t>
            </w:r>
          </w:p>
        </w:tc>
        <w:tc>
          <w:tcPr>
            <w:tcW w:w="1214" w:type="dxa"/>
            <w:shd w:val="clear" w:color="auto" w:fill="E7E6E6" w:themeFill="background2"/>
            <w:vAlign w:val="center"/>
            <w:hideMark/>
          </w:tcPr>
          <w:p w14:paraId="3ABE052A" w14:textId="77777777" w:rsidR="002D3D21" w:rsidRPr="00D470E2" w:rsidRDefault="002D3D21" w:rsidP="003754C7">
            <w:pPr>
              <w:jc w:val="center"/>
              <w:rPr>
                <w:b/>
                <w:bCs/>
                <w:color w:val="000000" w:themeColor="text1"/>
                <w:sz w:val="20"/>
                <w:lang w:val="de-DE"/>
              </w:rPr>
            </w:pPr>
            <w:r w:rsidRPr="00D470E2">
              <w:rPr>
                <w:b/>
                <w:bCs/>
                <w:color w:val="000000" w:themeColor="text1"/>
                <w:sz w:val="20"/>
                <w:lang w:val="de-DE"/>
              </w:rPr>
              <w:t>System</w:t>
            </w:r>
            <w:r>
              <w:rPr>
                <w:b/>
                <w:bCs/>
                <w:color w:val="000000" w:themeColor="text1"/>
                <w:sz w:val="20"/>
                <w:lang w:val="de-DE"/>
              </w:rPr>
              <w:t xml:space="preserve"> Provider</w:t>
            </w:r>
          </w:p>
        </w:tc>
        <w:tc>
          <w:tcPr>
            <w:tcW w:w="1874" w:type="dxa"/>
            <w:shd w:val="clear" w:color="auto" w:fill="E7E6E6" w:themeFill="background2"/>
            <w:vAlign w:val="center"/>
            <w:hideMark/>
          </w:tcPr>
          <w:p w14:paraId="26D8F5CD" w14:textId="77777777" w:rsidR="002D3D21" w:rsidRPr="00D470E2" w:rsidRDefault="002D3D21" w:rsidP="003754C7">
            <w:pPr>
              <w:jc w:val="center"/>
              <w:rPr>
                <w:b/>
                <w:bCs/>
                <w:color w:val="000000" w:themeColor="text1"/>
                <w:sz w:val="20"/>
                <w:lang w:val="de-DE"/>
              </w:rPr>
            </w:pPr>
            <w:r w:rsidRPr="00D470E2">
              <w:rPr>
                <w:b/>
                <w:bCs/>
                <w:color w:val="000000" w:themeColor="text1"/>
                <w:sz w:val="20"/>
                <w:lang w:val="de-DE"/>
              </w:rPr>
              <w:t>Request</w:t>
            </w:r>
          </w:p>
        </w:tc>
        <w:tc>
          <w:tcPr>
            <w:tcW w:w="1664" w:type="dxa"/>
            <w:shd w:val="clear" w:color="auto" w:fill="E7E6E6" w:themeFill="background2"/>
            <w:vAlign w:val="center"/>
            <w:hideMark/>
          </w:tcPr>
          <w:p w14:paraId="6C5A6F45" w14:textId="77777777" w:rsidR="002D3D21" w:rsidRPr="00D470E2" w:rsidRDefault="002D3D21" w:rsidP="003754C7">
            <w:pPr>
              <w:jc w:val="center"/>
              <w:rPr>
                <w:b/>
                <w:bCs/>
                <w:color w:val="000000" w:themeColor="text1"/>
                <w:sz w:val="20"/>
                <w:lang w:val="de-DE"/>
              </w:rPr>
            </w:pPr>
            <w:r w:rsidRPr="00D470E2">
              <w:rPr>
                <w:b/>
                <w:bCs/>
                <w:color w:val="000000" w:themeColor="text1"/>
                <w:sz w:val="20"/>
                <w:lang w:val="de-DE"/>
              </w:rPr>
              <w:t>Response</w:t>
            </w:r>
          </w:p>
        </w:tc>
        <w:tc>
          <w:tcPr>
            <w:tcW w:w="1027" w:type="dxa"/>
            <w:shd w:val="clear" w:color="auto" w:fill="E7E6E6" w:themeFill="background2"/>
            <w:vAlign w:val="center"/>
          </w:tcPr>
          <w:p w14:paraId="646B93F0" w14:textId="77777777" w:rsidR="002D3D21" w:rsidRPr="00D470E2" w:rsidRDefault="002D3D21" w:rsidP="003754C7">
            <w:pPr>
              <w:jc w:val="center"/>
              <w:rPr>
                <w:b/>
                <w:bCs/>
                <w:color w:val="000000" w:themeColor="text1"/>
                <w:sz w:val="20"/>
                <w:lang w:val="de-DE"/>
              </w:rPr>
            </w:pPr>
            <w:r w:rsidRPr="00D470E2">
              <w:rPr>
                <w:b/>
                <w:bCs/>
                <w:color w:val="000000" w:themeColor="text1"/>
                <w:sz w:val="20"/>
                <w:lang w:val="de-DE"/>
              </w:rPr>
              <w:t>Type</w:t>
            </w:r>
          </w:p>
        </w:tc>
        <w:tc>
          <w:tcPr>
            <w:tcW w:w="3639" w:type="dxa"/>
            <w:shd w:val="clear" w:color="auto" w:fill="E7E6E6" w:themeFill="background2"/>
            <w:vAlign w:val="center"/>
            <w:hideMark/>
          </w:tcPr>
          <w:p w14:paraId="0E17515B" w14:textId="77777777" w:rsidR="002D3D21" w:rsidRPr="00D470E2" w:rsidRDefault="002D3D21" w:rsidP="003754C7">
            <w:pPr>
              <w:jc w:val="center"/>
              <w:rPr>
                <w:b/>
                <w:bCs/>
                <w:color w:val="000000" w:themeColor="text1"/>
                <w:sz w:val="20"/>
                <w:lang w:val="de-DE"/>
              </w:rPr>
            </w:pPr>
            <w:r>
              <w:rPr>
                <w:b/>
                <w:bCs/>
                <w:color w:val="000000" w:themeColor="text1"/>
                <w:sz w:val="20"/>
                <w:lang w:val="de-DE"/>
              </w:rPr>
              <w:t>Description</w:t>
            </w:r>
          </w:p>
        </w:tc>
      </w:tr>
      <w:tr w:rsidR="002D3D21" w14:paraId="597CEFFA" w14:textId="77777777" w:rsidTr="003754C7">
        <w:trPr>
          <w:trHeight w:val="61"/>
        </w:trPr>
        <w:tc>
          <w:tcPr>
            <w:tcW w:w="1214" w:type="dxa"/>
            <w:shd w:val="clear" w:color="auto" w:fill="FFFFFF" w:themeFill="background1"/>
          </w:tcPr>
          <w:p w14:paraId="139D846B" w14:textId="733F85CE" w:rsidR="002D3D21" w:rsidRPr="003B3034" w:rsidRDefault="002D3D21" w:rsidP="003754C7">
            <w:pPr>
              <w:pStyle w:val="wordsection1"/>
              <w:spacing w:before="0" w:beforeAutospacing="0" w:after="0" w:afterAutospacing="0"/>
              <w:rPr>
                <w:rFonts w:ascii="Calibri" w:hAnsi="Calibri" w:cs="Tahoma"/>
                <w:b/>
                <w:color w:val="1F497D"/>
                <w:sz w:val="16"/>
                <w:szCs w:val="16"/>
              </w:rPr>
            </w:pPr>
            <w:r>
              <w:rPr>
                <w:rFonts w:ascii="Calibri" w:hAnsi="Calibri" w:cs="Tahoma"/>
                <w:b/>
                <w:color w:val="1F497D"/>
                <w:sz w:val="16"/>
                <w:szCs w:val="16"/>
              </w:rPr>
              <w:lastRenderedPageBreak/>
              <w:t>Decision based on Qarar output</w:t>
            </w:r>
          </w:p>
        </w:tc>
        <w:tc>
          <w:tcPr>
            <w:tcW w:w="1214" w:type="dxa"/>
            <w:shd w:val="clear" w:color="auto" w:fill="FFFFFF" w:themeFill="background1"/>
          </w:tcPr>
          <w:p w14:paraId="187F5486" w14:textId="77777777" w:rsidR="002D3D21" w:rsidRDefault="002D3D21" w:rsidP="003754C7">
            <w:pPr>
              <w:pStyle w:val="wordsection1"/>
              <w:spacing w:before="0" w:beforeAutospacing="0" w:after="0" w:afterAutospacing="0"/>
              <w:rPr>
                <w:rFonts w:ascii="Calibri" w:hAnsi="Calibri" w:cs="Tahoma"/>
                <w:bCs/>
                <w:color w:val="1F497D"/>
                <w:sz w:val="16"/>
                <w:szCs w:val="16"/>
              </w:rPr>
            </w:pPr>
            <w:r>
              <w:rPr>
                <w:rFonts w:ascii="Calibri" w:hAnsi="Calibri" w:cs="Tahoma"/>
                <w:bCs/>
                <w:color w:val="1F497D"/>
                <w:sz w:val="16"/>
                <w:szCs w:val="16"/>
              </w:rPr>
              <w:t>Newgen LOS</w:t>
            </w:r>
          </w:p>
          <w:p w14:paraId="1CEDB046" w14:textId="59D3F1B5" w:rsidR="002D3D21" w:rsidRPr="00AE78D5" w:rsidRDefault="002D3D21" w:rsidP="003754C7">
            <w:pPr>
              <w:pStyle w:val="wordsection1"/>
              <w:spacing w:before="0" w:beforeAutospacing="0" w:after="0" w:afterAutospacing="0"/>
              <w:rPr>
                <w:rFonts w:ascii="Calibri" w:hAnsi="Calibri" w:cs="Tahoma"/>
                <w:bCs/>
                <w:color w:val="1F497D"/>
                <w:sz w:val="16"/>
                <w:szCs w:val="16"/>
              </w:rPr>
            </w:pPr>
            <w:r>
              <w:rPr>
                <w:rFonts w:ascii="Calibri" w:hAnsi="Calibri" w:cs="Tahoma"/>
                <w:bCs/>
                <w:color w:val="1F497D"/>
                <w:sz w:val="16"/>
                <w:szCs w:val="16"/>
              </w:rPr>
              <w:t>Qarar</w:t>
            </w:r>
          </w:p>
        </w:tc>
        <w:tc>
          <w:tcPr>
            <w:tcW w:w="1874" w:type="dxa"/>
            <w:shd w:val="clear" w:color="auto" w:fill="FFFFFF" w:themeFill="background1"/>
          </w:tcPr>
          <w:p w14:paraId="68C64DDC" w14:textId="54E427E4" w:rsidR="002D3D21" w:rsidRPr="00BB6338" w:rsidRDefault="002D3D21" w:rsidP="003754C7">
            <w:pPr>
              <w:spacing w:before="120" w:after="120" w:line="240" w:lineRule="auto"/>
              <w:rPr>
                <w:rFonts w:ascii="Calibri" w:eastAsia="Calibri" w:hAnsi="Calibri" w:cs="Tahoma"/>
                <w:bCs/>
                <w:color w:val="1F497D"/>
                <w:sz w:val="16"/>
                <w:szCs w:val="16"/>
                <w:lang w:val="en-US"/>
              </w:rPr>
            </w:pPr>
            <w:r>
              <w:rPr>
                <w:rFonts w:cs="Arial"/>
                <w:sz w:val="16"/>
                <w:szCs w:val="16"/>
              </w:rPr>
              <w:t>Qarar Decision</w:t>
            </w:r>
            <w:r>
              <w:rPr>
                <w:rFonts w:ascii="Calibri" w:eastAsia="Calibri" w:hAnsi="Calibri" w:cs="Tahoma"/>
                <w:bCs/>
                <w:color w:val="1F497D"/>
                <w:sz w:val="16"/>
                <w:szCs w:val="16"/>
                <w:lang w:val="en-US"/>
              </w:rPr>
              <w:t xml:space="preserve"> </w:t>
            </w:r>
          </w:p>
        </w:tc>
        <w:tc>
          <w:tcPr>
            <w:tcW w:w="1664" w:type="dxa"/>
            <w:shd w:val="clear" w:color="auto" w:fill="FFFFFF" w:themeFill="background1"/>
          </w:tcPr>
          <w:p w14:paraId="1AA5E523" w14:textId="77777777" w:rsidR="002D3D21" w:rsidRPr="008832DB" w:rsidRDefault="002D3D21" w:rsidP="003754C7">
            <w:pPr>
              <w:spacing w:before="120" w:after="120" w:line="240" w:lineRule="auto"/>
              <w:rPr>
                <w:rFonts w:cs="Arial"/>
                <w:sz w:val="16"/>
                <w:szCs w:val="16"/>
              </w:rPr>
            </w:pPr>
            <w:r w:rsidRPr="008832DB">
              <w:rPr>
                <w:rFonts w:cs="Arial"/>
                <w:sz w:val="16"/>
                <w:szCs w:val="16"/>
              </w:rPr>
              <w:t>Accept</w:t>
            </w:r>
          </w:p>
          <w:p w14:paraId="69543EFD" w14:textId="77777777" w:rsidR="002D3D21" w:rsidRPr="008832DB" w:rsidRDefault="002D3D21" w:rsidP="003754C7">
            <w:pPr>
              <w:spacing w:before="120" w:after="120" w:line="240" w:lineRule="auto"/>
              <w:rPr>
                <w:rFonts w:cs="Arial"/>
                <w:sz w:val="16"/>
                <w:szCs w:val="16"/>
              </w:rPr>
            </w:pPr>
            <w:r w:rsidRPr="008832DB">
              <w:rPr>
                <w:rFonts w:cs="Arial"/>
                <w:sz w:val="16"/>
                <w:szCs w:val="16"/>
              </w:rPr>
              <w:t>Reject</w:t>
            </w:r>
          </w:p>
          <w:p w14:paraId="6001507E" w14:textId="77777777" w:rsidR="002D3D21" w:rsidRPr="008832DB" w:rsidRDefault="002D3D21" w:rsidP="003754C7">
            <w:pPr>
              <w:spacing w:before="120" w:after="120" w:line="240" w:lineRule="auto"/>
              <w:rPr>
                <w:rFonts w:cs="Arial"/>
                <w:sz w:val="16"/>
                <w:szCs w:val="16"/>
              </w:rPr>
            </w:pPr>
            <w:r w:rsidRPr="008832DB">
              <w:rPr>
                <w:rFonts w:cs="Arial"/>
                <w:sz w:val="16"/>
                <w:szCs w:val="16"/>
              </w:rPr>
              <w:t>Refer</w:t>
            </w:r>
          </w:p>
          <w:p w14:paraId="2D79D0C9" w14:textId="77777777" w:rsidR="002D3D21" w:rsidRPr="00BB6338" w:rsidRDefault="002D3D21" w:rsidP="003754C7">
            <w:pPr>
              <w:spacing w:after="60" w:line="240" w:lineRule="auto"/>
              <w:rPr>
                <w:rFonts w:cs="Arial"/>
                <w:sz w:val="16"/>
                <w:szCs w:val="16"/>
              </w:rPr>
            </w:pPr>
          </w:p>
        </w:tc>
        <w:tc>
          <w:tcPr>
            <w:tcW w:w="1027" w:type="dxa"/>
            <w:shd w:val="clear" w:color="auto" w:fill="FFFFFF" w:themeFill="background1"/>
          </w:tcPr>
          <w:p w14:paraId="354B6EC9" w14:textId="77777777" w:rsidR="002D3D21" w:rsidRPr="00AE78D5" w:rsidRDefault="002D3D21" w:rsidP="003754C7">
            <w:pPr>
              <w:spacing w:after="60" w:line="256" w:lineRule="auto"/>
              <w:rPr>
                <w:rFonts w:cs="Calibri"/>
                <w:sz w:val="16"/>
                <w:szCs w:val="16"/>
                <w:lang w:val="de-DE"/>
              </w:rPr>
            </w:pPr>
          </w:p>
        </w:tc>
        <w:tc>
          <w:tcPr>
            <w:tcW w:w="3639" w:type="dxa"/>
            <w:shd w:val="clear" w:color="auto" w:fill="FFFFFF" w:themeFill="background1"/>
          </w:tcPr>
          <w:p w14:paraId="68AFF0E0" w14:textId="77777777" w:rsidR="002D3D21" w:rsidRPr="002D3D21" w:rsidRDefault="002D3D21" w:rsidP="002D3D21">
            <w:pPr>
              <w:spacing w:before="120" w:after="120" w:line="240" w:lineRule="auto"/>
              <w:rPr>
                <w:rFonts w:cs="Arial"/>
                <w:sz w:val="16"/>
                <w:szCs w:val="16"/>
              </w:rPr>
            </w:pPr>
            <w:r w:rsidRPr="002D3D21">
              <w:rPr>
                <w:rFonts w:cs="Arial"/>
                <w:sz w:val="16"/>
                <w:szCs w:val="16"/>
              </w:rPr>
              <w:t>Accept – In case of this response, the application should bypass underwriter and should display final offer (loan amount and loan tenure) to the customer on his mobile app. (this is Loan Offer stage)</w:t>
            </w:r>
          </w:p>
          <w:p w14:paraId="40B8B19E" w14:textId="77777777" w:rsidR="002D3D21" w:rsidRPr="002D3D21" w:rsidRDefault="002D3D21" w:rsidP="002D3D21">
            <w:pPr>
              <w:spacing w:before="120" w:after="120" w:line="240" w:lineRule="auto"/>
              <w:rPr>
                <w:rFonts w:cs="Arial"/>
                <w:sz w:val="16"/>
                <w:szCs w:val="16"/>
              </w:rPr>
            </w:pPr>
            <w:r w:rsidRPr="002D3D21">
              <w:rPr>
                <w:rFonts w:cs="Arial"/>
                <w:sz w:val="16"/>
                <w:szCs w:val="16"/>
              </w:rPr>
              <w:t>Reject – In case of this response, the application should display an application reject message to the customer on his mobile app.</w:t>
            </w:r>
          </w:p>
          <w:p w14:paraId="0882D7FD" w14:textId="77777777" w:rsidR="002D3D21" w:rsidRPr="002D3D21" w:rsidRDefault="002D3D21" w:rsidP="002D3D21">
            <w:pPr>
              <w:spacing w:before="120" w:after="120" w:line="240" w:lineRule="auto"/>
              <w:rPr>
                <w:rFonts w:cs="Arial"/>
                <w:sz w:val="16"/>
                <w:szCs w:val="16"/>
              </w:rPr>
            </w:pPr>
            <w:r w:rsidRPr="002D3D21">
              <w:rPr>
                <w:rFonts w:cs="Arial"/>
                <w:sz w:val="16"/>
                <w:szCs w:val="16"/>
              </w:rPr>
              <w:t>Refer – In case of this response, Newgen should have a workflow configured to allot the application to underwriters’ basket based on pre-defined underwriters’ approval matrix shown below. The loan application and offer must be reviewed by the underwriters and provide a decision based on the review.</w:t>
            </w:r>
          </w:p>
          <w:p w14:paraId="2350453D" w14:textId="4CB8CD7C" w:rsidR="002D3D21" w:rsidRPr="002D3D21" w:rsidRDefault="002D3D21" w:rsidP="002D3D21">
            <w:pPr>
              <w:spacing w:before="120" w:after="120" w:line="240" w:lineRule="auto"/>
              <w:rPr>
                <w:rFonts w:cs="Arial"/>
                <w:sz w:val="16"/>
                <w:szCs w:val="16"/>
              </w:rPr>
            </w:pPr>
          </w:p>
        </w:tc>
      </w:tr>
    </w:tbl>
    <w:p w14:paraId="19CA6051" w14:textId="4EBD307D" w:rsidR="00091854" w:rsidRPr="002D3D21" w:rsidRDefault="00091854" w:rsidP="00AF02A8">
      <w:pPr>
        <w:rPr>
          <w:lang w:eastAsia="en-IN"/>
        </w:rPr>
      </w:pPr>
    </w:p>
    <w:p w14:paraId="5BA3B3FA" w14:textId="0FE60387" w:rsidR="00BA3925" w:rsidRDefault="0045328A" w:rsidP="00BA3925">
      <w:pPr>
        <w:pStyle w:val="Heading3"/>
        <w:rPr>
          <w:rFonts w:ascii="Calibri" w:hAnsi="Calibri" w:cs="Calibri"/>
          <w:color w:val="000000"/>
          <w:szCs w:val="24"/>
          <w:lang w:eastAsia="en-IN"/>
        </w:rPr>
      </w:pPr>
      <w:bookmarkStart w:id="140" w:name="_Toc174309703"/>
      <w:r>
        <w:t>Offering</w:t>
      </w:r>
      <w:r w:rsidRPr="006011DC">
        <w:t xml:space="preserve"> Stage</w:t>
      </w:r>
      <w:bookmarkEnd w:id="140"/>
    </w:p>
    <w:p w14:paraId="5EEE01D5" w14:textId="623E60A4" w:rsidR="00106A45" w:rsidRDefault="00106A45" w:rsidP="00106A45">
      <w:pPr>
        <w:rPr>
          <w:rFonts w:ascii="Calibri" w:hAnsi="Calibri" w:cs="Calibri"/>
          <w:b/>
          <w:bCs/>
          <w:color w:val="ED7D31" w:themeColor="accent2"/>
          <w:sz w:val="20"/>
          <w:u w:val="single"/>
          <w:lang w:eastAsia="en-IN"/>
        </w:rPr>
      </w:pPr>
      <w:r w:rsidRPr="00EA3CEC">
        <w:rPr>
          <w:rFonts w:ascii="Calibri" w:hAnsi="Calibri" w:cs="Calibri"/>
          <w:b/>
          <w:bCs/>
          <w:color w:val="ED7D31" w:themeColor="accent2"/>
          <w:sz w:val="20"/>
          <w:u w:val="single"/>
          <w:lang w:eastAsia="en-IN"/>
        </w:rPr>
        <w:t>BRD (</w:t>
      </w:r>
      <w:r w:rsidR="00ED0872" w:rsidRPr="00ED0872">
        <w:rPr>
          <w:rFonts w:ascii="Calibri" w:hAnsi="Calibri" w:cs="Calibri"/>
          <w:b/>
          <w:bCs/>
          <w:color w:val="ED7D31" w:themeColor="accent2"/>
          <w:sz w:val="20"/>
          <w:u w:val="single"/>
          <w:lang w:eastAsia="en-IN"/>
        </w:rPr>
        <w:t>BRD04-01, BRD04-03, BRD04-04, BRD04-05, BRD04-63, BRD04-60, BRD04-09, BRD04-10</w:t>
      </w:r>
      <w:r w:rsidRPr="00EA3CEC">
        <w:rPr>
          <w:rFonts w:ascii="Calibri" w:hAnsi="Calibri" w:cs="Calibri"/>
          <w:b/>
          <w:bCs/>
          <w:color w:val="ED7D31" w:themeColor="accent2"/>
          <w:sz w:val="20"/>
          <w:u w:val="single"/>
          <w:lang w:eastAsia="en-IN"/>
        </w:rPr>
        <w:t>)</w:t>
      </w:r>
    </w:p>
    <w:p w14:paraId="6BC927AF" w14:textId="77777777" w:rsidR="00106A45" w:rsidRPr="000C5124" w:rsidRDefault="00106A45" w:rsidP="00106A45">
      <w:pPr>
        <w:rPr>
          <w:rFonts w:ascii="Calibri" w:hAnsi="Calibri" w:cs="Calibri"/>
          <w:b/>
          <w:bCs/>
          <w:color w:val="ED7D31" w:themeColor="accent2"/>
          <w:sz w:val="20"/>
          <w:u w:val="single"/>
          <w:lang w:eastAsia="en-IN"/>
        </w:rPr>
      </w:pPr>
      <w:r w:rsidRPr="00A4791B">
        <w:rPr>
          <w:i/>
          <w:iCs/>
          <w:u w:val="single"/>
          <w:lang w:val="en-US" w:eastAsia="en-IN"/>
        </w:rPr>
        <w:t>Above mentioned BRD links will cover the Data Entry stage on both Mobile and Branch Journey.</w:t>
      </w:r>
    </w:p>
    <w:p w14:paraId="4090BD46" w14:textId="5166211A" w:rsidR="00F1302F" w:rsidRDefault="00F1302F" w:rsidP="00F1302F">
      <w:r>
        <w:t xml:space="preserve">Customer should be shown the loan offer on the mobile app screen containing: </w:t>
      </w:r>
    </w:p>
    <w:p w14:paraId="0BBA0897" w14:textId="77777777" w:rsidR="00F1302F" w:rsidRDefault="00F1302F" w:rsidP="0093307E">
      <w:pPr>
        <w:pStyle w:val="ListParagraph"/>
        <w:numPr>
          <w:ilvl w:val="0"/>
          <w:numId w:val="18"/>
        </w:numPr>
        <w:suppressAutoHyphens w:val="0"/>
        <w:spacing w:before="120" w:after="120" w:line="240" w:lineRule="auto"/>
      </w:pPr>
      <w:r>
        <w:t xml:space="preserve">Loan Amount: Amount </w:t>
      </w:r>
      <w:bookmarkStart w:id="141" w:name="OLE_LINK46"/>
      <w:r>
        <w:t xml:space="preserve">calculated </w:t>
      </w:r>
      <w:bookmarkStart w:id="142" w:name="OLE_LINK35"/>
      <w:r>
        <w:t>based on Qarar and underwriters’ input from the previous steps (Qarar output)</w:t>
      </w:r>
    </w:p>
    <w:bookmarkEnd w:id="141"/>
    <w:bookmarkEnd w:id="142"/>
    <w:p w14:paraId="7AE83A61" w14:textId="77777777" w:rsidR="00F1302F" w:rsidRDefault="00F1302F" w:rsidP="0093307E">
      <w:pPr>
        <w:pStyle w:val="ListParagraph"/>
        <w:numPr>
          <w:ilvl w:val="0"/>
          <w:numId w:val="18"/>
        </w:numPr>
        <w:suppressAutoHyphens w:val="0"/>
        <w:spacing w:before="120" w:after="120" w:line="240" w:lineRule="auto"/>
      </w:pPr>
      <w:r>
        <w:t>Total Tenure: Tenure calculated based on Qarar and underwriters’ input from the previous steps</w:t>
      </w:r>
    </w:p>
    <w:p w14:paraId="3A149DEA" w14:textId="47A9F512" w:rsidR="00F1302F" w:rsidRPr="00BE0155" w:rsidRDefault="00F1302F" w:rsidP="0093307E">
      <w:pPr>
        <w:pStyle w:val="ListParagraph"/>
        <w:numPr>
          <w:ilvl w:val="0"/>
          <w:numId w:val="18"/>
        </w:numPr>
        <w:suppressAutoHyphens w:val="0"/>
        <w:spacing w:before="120" w:after="120" w:line="240" w:lineRule="auto"/>
      </w:pPr>
      <w:r w:rsidRPr="00BE0155">
        <w:t xml:space="preserve">Profit Rate: </w:t>
      </w:r>
      <w:r>
        <w:t xml:space="preserve">Computed by </w:t>
      </w:r>
      <w:r w:rsidR="007212E4">
        <w:t>Qarar</w:t>
      </w:r>
      <w:r>
        <w:t xml:space="preserve"> based on the pre-defined </w:t>
      </w:r>
      <w:r w:rsidR="007212E4">
        <w:t>matrix</w:t>
      </w:r>
      <w:r>
        <w:t>.</w:t>
      </w:r>
    </w:p>
    <w:p w14:paraId="43FAEB74" w14:textId="77777777" w:rsidR="00F1302F" w:rsidRDefault="00F1302F" w:rsidP="0093307E">
      <w:pPr>
        <w:pStyle w:val="ListParagraph"/>
        <w:numPr>
          <w:ilvl w:val="0"/>
          <w:numId w:val="18"/>
        </w:numPr>
        <w:suppressAutoHyphens w:val="0"/>
        <w:spacing w:before="120" w:after="120" w:line="240" w:lineRule="auto"/>
      </w:pPr>
      <w:r>
        <w:t>Maximum Monthly Instalment: Instalment amount to be repaid per month. (Qarar output)</w:t>
      </w:r>
    </w:p>
    <w:p w14:paraId="0C27ABFE" w14:textId="77777777" w:rsidR="00F1302F" w:rsidRDefault="00F1302F" w:rsidP="0093307E">
      <w:pPr>
        <w:pStyle w:val="ListParagraph"/>
        <w:numPr>
          <w:ilvl w:val="0"/>
          <w:numId w:val="18"/>
        </w:numPr>
        <w:suppressAutoHyphens w:val="0"/>
        <w:spacing w:before="120" w:after="120" w:line="240" w:lineRule="auto"/>
      </w:pPr>
      <w:r>
        <w:t>Management Fees</w:t>
      </w:r>
      <w:bookmarkStart w:id="143" w:name="OLE_LINK36"/>
      <w:r>
        <w:t>: 1% of the loan amount in SAR or 5000 whichever is maximum. (calculated by LOS)</w:t>
      </w:r>
    </w:p>
    <w:bookmarkEnd w:id="143"/>
    <w:p w14:paraId="68FDE37F" w14:textId="77777777" w:rsidR="00F1302F" w:rsidRDefault="00F1302F" w:rsidP="0093307E">
      <w:pPr>
        <w:pStyle w:val="ListParagraph"/>
        <w:numPr>
          <w:ilvl w:val="0"/>
          <w:numId w:val="18"/>
        </w:numPr>
        <w:suppressAutoHyphens w:val="0"/>
        <w:spacing w:before="120" w:after="120" w:line="240" w:lineRule="auto"/>
      </w:pPr>
      <w:r>
        <w:t>VAT Fees: 15% of the management fees in SAR (calculated by LOS)</w:t>
      </w:r>
    </w:p>
    <w:p w14:paraId="6F0D7020" w14:textId="77777777" w:rsidR="00F1302F" w:rsidRDefault="00F1302F" w:rsidP="00F1302F">
      <w:r>
        <w:t xml:space="preserve">(Management Fees and VAT fees calculations need to be configured in LOS). </w:t>
      </w:r>
      <w:bookmarkStart w:id="144" w:name="OLE_LINK174"/>
      <w:r w:rsidRPr="0070494D">
        <w:t>The system should have the ability to waive the management fees for a loan with applicable approval</w:t>
      </w:r>
    </w:p>
    <w:bookmarkEnd w:id="144"/>
    <w:p w14:paraId="4D8DB002" w14:textId="71937887" w:rsidR="00F1302F" w:rsidRDefault="00F1302F" w:rsidP="00F1302F">
      <w:r>
        <w:t>NewGen should provide the customer an ability to modify, accept or reject the offer.</w:t>
      </w:r>
    </w:p>
    <w:p w14:paraId="670D79C4" w14:textId="0F70DC1C" w:rsidR="00AE002C" w:rsidRDefault="0045328A" w:rsidP="00F1302F">
      <w:commentRangeStart w:id="145"/>
      <w:commentRangeStart w:id="146"/>
      <w:r>
        <w:rPr>
          <w:rFonts w:ascii="Calibri" w:hAnsi="Calibri" w:cs="Calibri"/>
          <w:noProof/>
          <w:lang w:val="en-US"/>
        </w:rPr>
        <w:drawing>
          <wp:inline distT="0" distB="0" distL="0" distR="0" wp14:anchorId="77B8CA60" wp14:editId="70F08BB7">
            <wp:extent cx="5731510" cy="1330197"/>
            <wp:effectExtent l="0" t="0" r="2540" b="3810"/>
            <wp:docPr id="48" name="Picture 48" descr="A group of white and pink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group of white and pink square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1330197"/>
                    </a:xfrm>
                    <a:prstGeom prst="rect">
                      <a:avLst/>
                    </a:prstGeom>
                    <a:noFill/>
                    <a:ln>
                      <a:noFill/>
                    </a:ln>
                  </pic:spPr>
                </pic:pic>
              </a:graphicData>
            </a:graphic>
          </wp:inline>
        </w:drawing>
      </w:r>
      <w:commentRangeEnd w:id="145"/>
      <w:r w:rsidR="005525C2">
        <w:rPr>
          <w:rStyle w:val="CommentReference"/>
        </w:rPr>
        <w:commentReference w:id="145"/>
      </w:r>
      <w:commentRangeEnd w:id="146"/>
      <w:r w:rsidR="005525C2">
        <w:rPr>
          <w:rStyle w:val="CommentReference"/>
        </w:rPr>
        <w:commentReference w:id="146"/>
      </w:r>
    </w:p>
    <w:p w14:paraId="66952AAD" w14:textId="5EB7FC8E" w:rsidR="00AE002C" w:rsidRDefault="00AE002C" w:rsidP="00F1302F">
      <w:bookmarkStart w:id="147" w:name="_GoBack"/>
      <w:bookmarkEnd w:id="147"/>
    </w:p>
    <w:tbl>
      <w:tblPr>
        <w:tblW w:w="10632"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214"/>
        <w:gridCol w:w="1214"/>
        <w:gridCol w:w="1874"/>
        <w:gridCol w:w="1664"/>
        <w:gridCol w:w="1027"/>
        <w:gridCol w:w="3639"/>
      </w:tblGrid>
      <w:tr w:rsidR="00F1302F" w14:paraId="472F3719" w14:textId="77777777" w:rsidTr="003754C7">
        <w:trPr>
          <w:trHeight w:val="735"/>
        </w:trPr>
        <w:tc>
          <w:tcPr>
            <w:tcW w:w="1214" w:type="dxa"/>
            <w:shd w:val="clear" w:color="auto" w:fill="E7E6E6" w:themeFill="background2"/>
            <w:vAlign w:val="center"/>
            <w:hideMark/>
          </w:tcPr>
          <w:p w14:paraId="51B350BD" w14:textId="77777777" w:rsidR="00F1302F" w:rsidRPr="00D470E2" w:rsidRDefault="00F1302F" w:rsidP="003754C7">
            <w:pPr>
              <w:jc w:val="center"/>
              <w:rPr>
                <w:rFonts w:ascii="Calibri" w:hAnsi="Calibri"/>
                <w:b/>
                <w:bCs/>
                <w:color w:val="000000" w:themeColor="text1"/>
                <w:sz w:val="20"/>
                <w:lang w:val="de-DE"/>
              </w:rPr>
            </w:pPr>
            <w:r>
              <w:rPr>
                <w:rFonts w:ascii="Calibri" w:hAnsi="Calibri"/>
                <w:b/>
                <w:bCs/>
                <w:color w:val="000000" w:themeColor="text1"/>
                <w:sz w:val="20"/>
                <w:lang w:val="de-DE"/>
              </w:rPr>
              <w:t>Action</w:t>
            </w:r>
          </w:p>
        </w:tc>
        <w:tc>
          <w:tcPr>
            <w:tcW w:w="1214" w:type="dxa"/>
            <w:shd w:val="clear" w:color="auto" w:fill="E7E6E6" w:themeFill="background2"/>
            <w:vAlign w:val="center"/>
            <w:hideMark/>
          </w:tcPr>
          <w:p w14:paraId="672D4809" w14:textId="77777777" w:rsidR="00F1302F" w:rsidRPr="00D470E2" w:rsidRDefault="00F1302F" w:rsidP="003754C7">
            <w:pPr>
              <w:jc w:val="center"/>
              <w:rPr>
                <w:b/>
                <w:bCs/>
                <w:color w:val="000000" w:themeColor="text1"/>
                <w:sz w:val="20"/>
                <w:lang w:val="de-DE"/>
              </w:rPr>
            </w:pPr>
            <w:r w:rsidRPr="00D470E2">
              <w:rPr>
                <w:b/>
                <w:bCs/>
                <w:color w:val="000000" w:themeColor="text1"/>
                <w:sz w:val="20"/>
                <w:lang w:val="de-DE"/>
              </w:rPr>
              <w:t>System</w:t>
            </w:r>
            <w:r>
              <w:rPr>
                <w:b/>
                <w:bCs/>
                <w:color w:val="000000" w:themeColor="text1"/>
                <w:sz w:val="20"/>
                <w:lang w:val="de-DE"/>
              </w:rPr>
              <w:t xml:space="preserve"> Provider</w:t>
            </w:r>
          </w:p>
        </w:tc>
        <w:tc>
          <w:tcPr>
            <w:tcW w:w="1874" w:type="dxa"/>
            <w:shd w:val="clear" w:color="auto" w:fill="E7E6E6" w:themeFill="background2"/>
            <w:vAlign w:val="center"/>
            <w:hideMark/>
          </w:tcPr>
          <w:p w14:paraId="4F317841" w14:textId="77777777" w:rsidR="00F1302F" w:rsidRPr="00D470E2" w:rsidRDefault="00F1302F" w:rsidP="003754C7">
            <w:pPr>
              <w:jc w:val="center"/>
              <w:rPr>
                <w:b/>
                <w:bCs/>
                <w:color w:val="000000" w:themeColor="text1"/>
                <w:sz w:val="20"/>
                <w:lang w:val="de-DE"/>
              </w:rPr>
            </w:pPr>
            <w:r w:rsidRPr="00D470E2">
              <w:rPr>
                <w:b/>
                <w:bCs/>
                <w:color w:val="000000" w:themeColor="text1"/>
                <w:sz w:val="20"/>
                <w:lang w:val="de-DE"/>
              </w:rPr>
              <w:t>Request</w:t>
            </w:r>
          </w:p>
        </w:tc>
        <w:tc>
          <w:tcPr>
            <w:tcW w:w="1664" w:type="dxa"/>
            <w:shd w:val="clear" w:color="auto" w:fill="E7E6E6" w:themeFill="background2"/>
            <w:vAlign w:val="center"/>
            <w:hideMark/>
          </w:tcPr>
          <w:p w14:paraId="37DF4089" w14:textId="77777777" w:rsidR="00F1302F" w:rsidRPr="00D470E2" w:rsidRDefault="00F1302F" w:rsidP="003754C7">
            <w:pPr>
              <w:jc w:val="center"/>
              <w:rPr>
                <w:b/>
                <w:bCs/>
                <w:color w:val="000000" w:themeColor="text1"/>
                <w:sz w:val="20"/>
                <w:lang w:val="de-DE"/>
              </w:rPr>
            </w:pPr>
            <w:r w:rsidRPr="00D470E2">
              <w:rPr>
                <w:b/>
                <w:bCs/>
                <w:color w:val="000000" w:themeColor="text1"/>
                <w:sz w:val="20"/>
                <w:lang w:val="de-DE"/>
              </w:rPr>
              <w:t>Response</w:t>
            </w:r>
          </w:p>
        </w:tc>
        <w:tc>
          <w:tcPr>
            <w:tcW w:w="1027" w:type="dxa"/>
            <w:shd w:val="clear" w:color="auto" w:fill="E7E6E6" w:themeFill="background2"/>
            <w:vAlign w:val="center"/>
          </w:tcPr>
          <w:p w14:paraId="0ABBA954" w14:textId="77777777" w:rsidR="00F1302F" w:rsidRPr="00D470E2" w:rsidRDefault="00F1302F" w:rsidP="003754C7">
            <w:pPr>
              <w:jc w:val="center"/>
              <w:rPr>
                <w:b/>
                <w:bCs/>
                <w:color w:val="000000" w:themeColor="text1"/>
                <w:sz w:val="20"/>
                <w:lang w:val="de-DE"/>
              </w:rPr>
            </w:pPr>
            <w:r w:rsidRPr="00D470E2">
              <w:rPr>
                <w:b/>
                <w:bCs/>
                <w:color w:val="000000" w:themeColor="text1"/>
                <w:sz w:val="20"/>
                <w:lang w:val="de-DE"/>
              </w:rPr>
              <w:t>Type</w:t>
            </w:r>
          </w:p>
        </w:tc>
        <w:tc>
          <w:tcPr>
            <w:tcW w:w="3639" w:type="dxa"/>
            <w:shd w:val="clear" w:color="auto" w:fill="E7E6E6" w:themeFill="background2"/>
            <w:vAlign w:val="center"/>
            <w:hideMark/>
          </w:tcPr>
          <w:p w14:paraId="5C5BC206" w14:textId="77777777" w:rsidR="00F1302F" w:rsidRPr="00D470E2" w:rsidRDefault="00F1302F" w:rsidP="003754C7">
            <w:pPr>
              <w:jc w:val="center"/>
              <w:rPr>
                <w:b/>
                <w:bCs/>
                <w:color w:val="000000" w:themeColor="text1"/>
                <w:sz w:val="20"/>
                <w:lang w:val="de-DE"/>
              </w:rPr>
            </w:pPr>
            <w:r>
              <w:rPr>
                <w:b/>
                <w:bCs/>
                <w:color w:val="000000" w:themeColor="text1"/>
                <w:sz w:val="20"/>
                <w:lang w:val="de-DE"/>
              </w:rPr>
              <w:t>Description</w:t>
            </w:r>
          </w:p>
        </w:tc>
      </w:tr>
      <w:tr w:rsidR="00F1302F" w14:paraId="5317B050" w14:textId="77777777" w:rsidTr="003754C7">
        <w:trPr>
          <w:trHeight w:val="61"/>
        </w:trPr>
        <w:tc>
          <w:tcPr>
            <w:tcW w:w="1214" w:type="dxa"/>
            <w:shd w:val="clear" w:color="auto" w:fill="FFFFFF" w:themeFill="background1"/>
          </w:tcPr>
          <w:p w14:paraId="79618887" w14:textId="2A8FCC6D" w:rsidR="00F1302F" w:rsidRPr="003B3034" w:rsidRDefault="00F1302F" w:rsidP="003754C7">
            <w:pPr>
              <w:pStyle w:val="wordsection1"/>
              <w:spacing w:before="0" w:beforeAutospacing="0" w:after="0" w:afterAutospacing="0"/>
              <w:rPr>
                <w:rFonts w:ascii="Calibri" w:hAnsi="Calibri" w:cs="Tahoma"/>
                <w:b/>
                <w:color w:val="1F497D"/>
                <w:sz w:val="16"/>
                <w:szCs w:val="16"/>
              </w:rPr>
            </w:pPr>
            <w:r>
              <w:rPr>
                <w:rFonts w:ascii="Calibri" w:hAnsi="Calibri" w:cs="Tahoma"/>
                <w:b/>
                <w:color w:val="1F497D"/>
                <w:sz w:val="16"/>
                <w:szCs w:val="16"/>
              </w:rPr>
              <w:lastRenderedPageBreak/>
              <w:t>Acceptance on Offer</w:t>
            </w:r>
          </w:p>
        </w:tc>
        <w:tc>
          <w:tcPr>
            <w:tcW w:w="1214" w:type="dxa"/>
            <w:shd w:val="clear" w:color="auto" w:fill="FFFFFF" w:themeFill="background1"/>
          </w:tcPr>
          <w:p w14:paraId="753B7F1A" w14:textId="77777777" w:rsidR="0088155E" w:rsidRDefault="0088155E" w:rsidP="0088155E">
            <w:pPr>
              <w:pStyle w:val="wordsection1"/>
              <w:spacing w:before="0" w:beforeAutospacing="0" w:after="0" w:afterAutospacing="0"/>
              <w:rPr>
                <w:rFonts w:ascii="Calibri" w:hAnsi="Calibri" w:cs="Tahoma"/>
                <w:bCs/>
                <w:color w:val="1F497D"/>
                <w:sz w:val="16"/>
                <w:szCs w:val="16"/>
              </w:rPr>
            </w:pPr>
            <w:r>
              <w:rPr>
                <w:rFonts w:ascii="Calibri" w:hAnsi="Calibri" w:cs="Tahoma"/>
                <w:bCs/>
                <w:color w:val="1F497D"/>
                <w:sz w:val="16"/>
                <w:szCs w:val="16"/>
              </w:rPr>
              <w:t>Newgen LOS</w:t>
            </w:r>
          </w:p>
          <w:p w14:paraId="2CEC0DF1" w14:textId="068811DE" w:rsidR="00F1302F" w:rsidRPr="00AE78D5" w:rsidRDefault="0088155E" w:rsidP="0088155E">
            <w:pPr>
              <w:pStyle w:val="wordsection1"/>
              <w:spacing w:before="0" w:beforeAutospacing="0" w:after="0" w:afterAutospacing="0"/>
              <w:rPr>
                <w:rFonts w:ascii="Calibri" w:hAnsi="Calibri" w:cs="Tahoma"/>
                <w:bCs/>
                <w:color w:val="1F497D"/>
                <w:sz w:val="16"/>
                <w:szCs w:val="16"/>
              </w:rPr>
            </w:pPr>
            <w:r>
              <w:rPr>
                <w:rFonts w:ascii="Calibri" w:hAnsi="Calibri" w:cs="Tahoma"/>
                <w:bCs/>
                <w:color w:val="1F497D"/>
                <w:sz w:val="16"/>
                <w:szCs w:val="16"/>
              </w:rPr>
              <w:t>Emkan Mobile Application</w:t>
            </w:r>
          </w:p>
        </w:tc>
        <w:tc>
          <w:tcPr>
            <w:tcW w:w="1874" w:type="dxa"/>
            <w:shd w:val="clear" w:color="auto" w:fill="FFFFFF" w:themeFill="background1"/>
          </w:tcPr>
          <w:p w14:paraId="6584CB1A" w14:textId="5870F311" w:rsidR="007B00A2" w:rsidRPr="006538A3" w:rsidRDefault="007B00A2" w:rsidP="007B00A2">
            <w:pPr>
              <w:spacing w:before="120" w:after="120" w:line="240" w:lineRule="auto"/>
              <w:rPr>
                <w:rFonts w:ascii="Calibri" w:eastAsia="Calibri" w:hAnsi="Calibri" w:cs="Tahoma"/>
                <w:bCs/>
                <w:strike/>
                <w:color w:val="1F497D"/>
                <w:sz w:val="16"/>
                <w:szCs w:val="16"/>
                <w:lang w:val="en-US"/>
              </w:rPr>
            </w:pPr>
            <w:commentRangeStart w:id="148"/>
            <w:commentRangeStart w:id="149"/>
            <w:r w:rsidRPr="006538A3">
              <w:rPr>
                <w:rFonts w:ascii="Calibri" w:eastAsia="Calibri" w:hAnsi="Calibri" w:cs="Tahoma"/>
                <w:bCs/>
                <w:strike/>
                <w:color w:val="1F497D"/>
                <w:sz w:val="16"/>
                <w:szCs w:val="16"/>
                <w:lang w:val="en-US"/>
              </w:rPr>
              <w:t>Branch – User manually Input in LOS</w:t>
            </w:r>
            <w:commentRangeEnd w:id="148"/>
            <w:r w:rsidR="006C69D1" w:rsidRPr="006538A3">
              <w:rPr>
                <w:rStyle w:val="CommentReference"/>
                <w:strike/>
              </w:rPr>
              <w:commentReference w:id="148"/>
            </w:r>
            <w:commentRangeEnd w:id="149"/>
            <w:r w:rsidR="00A55FEA">
              <w:rPr>
                <w:rStyle w:val="CommentReference"/>
              </w:rPr>
              <w:commentReference w:id="149"/>
            </w:r>
          </w:p>
          <w:p w14:paraId="76DFA021" w14:textId="3270A3AD" w:rsidR="00F1302F" w:rsidRPr="00BB6338" w:rsidRDefault="007B00A2" w:rsidP="007B00A2">
            <w:pPr>
              <w:spacing w:before="120" w:after="120" w:line="240" w:lineRule="auto"/>
              <w:rPr>
                <w:rFonts w:ascii="Calibri" w:eastAsia="Calibri" w:hAnsi="Calibri" w:cs="Tahoma"/>
                <w:bCs/>
                <w:color w:val="1F497D"/>
                <w:sz w:val="16"/>
                <w:szCs w:val="16"/>
                <w:lang w:val="en-US"/>
              </w:rPr>
            </w:pPr>
            <w:r>
              <w:rPr>
                <w:rFonts w:ascii="Calibri" w:eastAsia="Calibri" w:hAnsi="Calibri" w:cs="Tahoma"/>
                <w:bCs/>
                <w:color w:val="1F497D"/>
                <w:sz w:val="16"/>
                <w:szCs w:val="16"/>
                <w:lang w:val="en-US"/>
              </w:rPr>
              <w:t>Digital – Application unique reference</w:t>
            </w:r>
          </w:p>
        </w:tc>
        <w:tc>
          <w:tcPr>
            <w:tcW w:w="1664" w:type="dxa"/>
            <w:shd w:val="clear" w:color="auto" w:fill="FFFFFF" w:themeFill="background1"/>
          </w:tcPr>
          <w:p w14:paraId="7C0EFA0F" w14:textId="77777777" w:rsidR="00F1302F" w:rsidRPr="008832DB" w:rsidRDefault="00F1302F" w:rsidP="003754C7">
            <w:pPr>
              <w:spacing w:before="120" w:after="120" w:line="240" w:lineRule="auto"/>
              <w:rPr>
                <w:rFonts w:cs="Arial"/>
                <w:sz w:val="16"/>
                <w:szCs w:val="16"/>
              </w:rPr>
            </w:pPr>
            <w:r w:rsidRPr="008832DB">
              <w:rPr>
                <w:rFonts w:cs="Arial"/>
                <w:sz w:val="16"/>
                <w:szCs w:val="16"/>
              </w:rPr>
              <w:t>Accept</w:t>
            </w:r>
          </w:p>
          <w:p w14:paraId="659C1D30" w14:textId="77777777" w:rsidR="00F1302F" w:rsidRPr="008832DB" w:rsidRDefault="00F1302F" w:rsidP="003754C7">
            <w:pPr>
              <w:spacing w:before="120" w:after="120" w:line="240" w:lineRule="auto"/>
              <w:rPr>
                <w:rFonts w:cs="Arial"/>
                <w:sz w:val="16"/>
                <w:szCs w:val="16"/>
              </w:rPr>
            </w:pPr>
            <w:r w:rsidRPr="008832DB">
              <w:rPr>
                <w:rFonts w:cs="Arial"/>
                <w:sz w:val="16"/>
                <w:szCs w:val="16"/>
              </w:rPr>
              <w:t>Reject</w:t>
            </w:r>
          </w:p>
          <w:p w14:paraId="3118B180" w14:textId="6814DFD7" w:rsidR="00F1302F" w:rsidRPr="008832DB" w:rsidRDefault="007B00A2" w:rsidP="003754C7">
            <w:pPr>
              <w:spacing w:before="120" w:after="120" w:line="240" w:lineRule="auto"/>
              <w:rPr>
                <w:rFonts w:cs="Arial"/>
                <w:sz w:val="16"/>
                <w:szCs w:val="16"/>
              </w:rPr>
            </w:pPr>
            <w:r>
              <w:rPr>
                <w:rFonts w:cs="Arial"/>
                <w:sz w:val="16"/>
                <w:szCs w:val="16"/>
              </w:rPr>
              <w:t>Recompute</w:t>
            </w:r>
          </w:p>
          <w:p w14:paraId="1B5E4708" w14:textId="77777777" w:rsidR="00F1302F" w:rsidRPr="00BB6338" w:rsidRDefault="00F1302F" w:rsidP="003754C7">
            <w:pPr>
              <w:spacing w:after="60" w:line="240" w:lineRule="auto"/>
              <w:rPr>
                <w:rFonts w:cs="Arial"/>
                <w:sz w:val="16"/>
                <w:szCs w:val="16"/>
              </w:rPr>
            </w:pPr>
          </w:p>
        </w:tc>
        <w:tc>
          <w:tcPr>
            <w:tcW w:w="1027" w:type="dxa"/>
            <w:shd w:val="clear" w:color="auto" w:fill="FFFFFF" w:themeFill="background1"/>
          </w:tcPr>
          <w:p w14:paraId="0AD7B4FB" w14:textId="77777777" w:rsidR="00F1302F" w:rsidRPr="00AE78D5" w:rsidRDefault="00F1302F" w:rsidP="003754C7">
            <w:pPr>
              <w:spacing w:after="60" w:line="256" w:lineRule="auto"/>
              <w:rPr>
                <w:rFonts w:cs="Calibri"/>
                <w:sz w:val="16"/>
                <w:szCs w:val="16"/>
                <w:lang w:val="de-DE"/>
              </w:rPr>
            </w:pPr>
          </w:p>
        </w:tc>
        <w:tc>
          <w:tcPr>
            <w:tcW w:w="3639" w:type="dxa"/>
            <w:shd w:val="clear" w:color="auto" w:fill="FFFFFF" w:themeFill="background1"/>
          </w:tcPr>
          <w:p w14:paraId="586FA2B7" w14:textId="5CDE2B03" w:rsidR="00F1302F" w:rsidRPr="007B00A2" w:rsidRDefault="007B00A2" w:rsidP="007B00A2">
            <w:pPr>
              <w:spacing w:before="120" w:after="120" w:line="240" w:lineRule="auto"/>
              <w:rPr>
                <w:rFonts w:cs="Arial"/>
                <w:sz w:val="16"/>
                <w:szCs w:val="16"/>
              </w:rPr>
            </w:pPr>
            <w:r w:rsidRPr="007B00A2">
              <w:rPr>
                <w:rFonts w:cs="Arial"/>
                <w:sz w:val="16"/>
                <w:szCs w:val="16"/>
              </w:rPr>
              <w:t>Accept- Customer accepts the offer – upon clicking on confirm and continue, final offer is approved, and application should move to next stage</w:t>
            </w:r>
          </w:p>
          <w:p w14:paraId="0D9EC38C" w14:textId="2F4914A2" w:rsidR="007B00A2" w:rsidRPr="007B00A2" w:rsidRDefault="007B00A2" w:rsidP="007B00A2">
            <w:pPr>
              <w:spacing w:before="120" w:after="120" w:line="240" w:lineRule="auto"/>
              <w:rPr>
                <w:rFonts w:cs="Arial"/>
                <w:sz w:val="16"/>
                <w:szCs w:val="16"/>
              </w:rPr>
            </w:pPr>
            <w:r w:rsidRPr="007B00A2">
              <w:rPr>
                <w:rFonts w:cs="Arial"/>
                <w:sz w:val="16"/>
                <w:szCs w:val="16"/>
              </w:rPr>
              <w:t>Reject - Customer rejects the offer – Error message is displayed to the customer on mobile app and process ends.</w:t>
            </w:r>
          </w:p>
          <w:p w14:paraId="20BA2829" w14:textId="38081EED" w:rsidR="007B00A2" w:rsidRPr="007B00A2" w:rsidRDefault="007B00A2" w:rsidP="007B00A2">
            <w:pPr>
              <w:spacing w:before="120" w:after="120" w:line="240" w:lineRule="auto"/>
              <w:rPr>
                <w:rFonts w:cs="Arial"/>
                <w:sz w:val="16"/>
                <w:szCs w:val="16"/>
              </w:rPr>
            </w:pPr>
            <w:bookmarkStart w:id="150" w:name="OLE_LINK178"/>
            <w:r w:rsidRPr="007B00A2">
              <w:rPr>
                <w:rFonts w:cs="Arial"/>
                <w:sz w:val="16"/>
                <w:szCs w:val="16"/>
              </w:rPr>
              <w:t xml:space="preserve">Customer modifies the offer – At this stage </w:t>
            </w:r>
            <w:commentRangeStart w:id="151"/>
            <w:r w:rsidRPr="007B00A2">
              <w:rPr>
                <w:rFonts w:cs="Arial"/>
                <w:sz w:val="16"/>
                <w:szCs w:val="16"/>
              </w:rPr>
              <w:t>customer can modify his loan offer, i.e., reduce the loan amount and/or tenure {validation on max tenure allowed for the product.} and application should move to underwriters’ basket where underwriter accept/reject can access the application</w:t>
            </w:r>
            <w:bookmarkStart w:id="152" w:name="OLE_LINK166"/>
            <w:bookmarkEnd w:id="150"/>
            <w:commentRangeEnd w:id="151"/>
            <w:r w:rsidR="004E7001">
              <w:rPr>
                <w:rStyle w:val="CommentReference"/>
              </w:rPr>
              <w:commentReference w:id="151"/>
            </w:r>
          </w:p>
          <w:p w14:paraId="70582905" w14:textId="7FF1B8DA" w:rsidR="007B00A2" w:rsidRPr="007B00A2" w:rsidRDefault="00EF73DA" w:rsidP="007B00A2">
            <w:pPr>
              <w:spacing w:before="120" w:after="120" w:line="240" w:lineRule="auto"/>
              <w:rPr>
                <w:rFonts w:cs="Arial"/>
                <w:sz w:val="16"/>
                <w:szCs w:val="16"/>
              </w:rPr>
            </w:pPr>
            <w:r w:rsidRPr="007B00A2">
              <w:rPr>
                <w:rFonts w:cs="Arial"/>
                <w:sz w:val="16"/>
                <w:szCs w:val="16"/>
              </w:rPr>
              <w:t>Customer</w:t>
            </w:r>
            <w:r>
              <w:rPr>
                <w:rFonts w:cs="Arial"/>
                <w:sz w:val="16"/>
                <w:szCs w:val="16"/>
              </w:rPr>
              <w:t>’s</w:t>
            </w:r>
            <w:r w:rsidR="007B00A2" w:rsidRPr="007B00A2">
              <w:rPr>
                <w:rFonts w:cs="Arial"/>
                <w:sz w:val="16"/>
                <w:szCs w:val="16"/>
              </w:rPr>
              <w:t xml:space="preserve"> modify the offer and there is loan deferred decision by Qarar - One of the decision from Qarar is deferred case, where the Instalment would be deferred by 1 to 4 months (i.e. instalment would start after 1-4 months of loan disbursed date). (i) In case loan is deferred and customer modify his offer, the application hits Qarar once again to recompute the offer.</w:t>
            </w:r>
          </w:p>
          <w:bookmarkEnd w:id="152"/>
          <w:p w14:paraId="0E32EF6C" w14:textId="540C4EA6" w:rsidR="007B00A2" w:rsidRPr="007B00A2" w:rsidRDefault="007B00A2" w:rsidP="007B00A2">
            <w:pPr>
              <w:spacing w:before="120" w:after="120" w:line="240" w:lineRule="auto"/>
              <w:rPr>
                <w:rFonts w:cs="Arial"/>
                <w:sz w:val="16"/>
                <w:szCs w:val="16"/>
              </w:rPr>
            </w:pPr>
          </w:p>
        </w:tc>
      </w:tr>
    </w:tbl>
    <w:p w14:paraId="51A9C437" w14:textId="19CAEF59" w:rsidR="00F1302F" w:rsidRDefault="00041D40" w:rsidP="00F1302F">
      <w:pPr>
        <w:rPr>
          <w:lang w:val="en-US" w:eastAsia="en-IN"/>
        </w:rPr>
      </w:pPr>
      <w:commentRangeStart w:id="153"/>
      <w:commentRangeStart w:id="154"/>
      <w:commentRangeEnd w:id="153"/>
      <w:r>
        <w:rPr>
          <w:rStyle w:val="CommentReference"/>
        </w:rPr>
        <w:commentReference w:id="153"/>
      </w:r>
      <w:commentRangeEnd w:id="154"/>
      <w:r w:rsidR="00A55FEA">
        <w:rPr>
          <w:rStyle w:val="CommentReference"/>
        </w:rPr>
        <w:commentReference w:id="154"/>
      </w:r>
    </w:p>
    <w:p w14:paraId="60B31B55" w14:textId="77777777" w:rsidR="00A55FEA" w:rsidRPr="00CA56D0" w:rsidRDefault="00A55FEA" w:rsidP="00A55FEA">
      <w:pPr>
        <w:ind w:left="360"/>
      </w:pPr>
      <w:r w:rsidRPr="00CA56D0">
        <w:t>When the customer clicks on edit offer, the calculated amount, monthly instalment amount, tenure, and profit rate must be displayed to the customer. The System should have the ability to allow the customer to recompute the offer by editing the following fields:</w:t>
      </w:r>
    </w:p>
    <w:p w14:paraId="522C7B85" w14:textId="77777777" w:rsidR="00A55FEA" w:rsidRPr="00CA56D0" w:rsidRDefault="00A55FEA" w:rsidP="00A55FEA">
      <w:pPr>
        <w:pStyle w:val="ListParagraph"/>
        <w:numPr>
          <w:ilvl w:val="0"/>
          <w:numId w:val="27"/>
        </w:numPr>
        <w:suppressAutoHyphens w:val="0"/>
        <w:spacing w:before="120" w:after="120" w:line="240" w:lineRule="auto"/>
      </w:pPr>
      <w:r w:rsidRPr="00CA56D0">
        <w:t>Amount</w:t>
      </w:r>
    </w:p>
    <w:p w14:paraId="0F8B8FE3" w14:textId="77777777" w:rsidR="00A55FEA" w:rsidRPr="00CA56D0" w:rsidRDefault="00A55FEA" w:rsidP="00A55FEA">
      <w:pPr>
        <w:pStyle w:val="ListParagraph"/>
        <w:numPr>
          <w:ilvl w:val="0"/>
          <w:numId w:val="27"/>
        </w:numPr>
        <w:suppressAutoHyphens w:val="0"/>
        <w:spacing w:before="120" w:after="120" w:line="240" w:lineRule="auto"/>
      </w:pPr>
      <w:r w:rsidRPr="00CA56D0">
        <w:t>Duration/ Term</w:t>
      </w:r>
    </w:p>
    <w:p w14:paraId="781BA086" w14:textId="77777777" w:rsidR="00A55FEA" w:rsidRPr="00CA56D0" w:rsidRDefault="00A55FEA" w:rsidP="00A55FEA">
      <w:pPr>
        <w:ind w:firstLine="360"/>
      </w:pPr>
      <w:r w:rsidRPr="00CA56D0">
        <w:t>The system should perform the following validations when the customer edits the amount or term:</w:t>
      </w:r>
    </w:p>
    <w:p w14:paraId="56EA2333" w14:textId="77777777" w:rsidR="00A55FEA" w:rsidRPr="00CA56D0" w:rsidRDefault="00A55FEA" w:rsidP="00A55FEA">
      <w:pPr>
        <w:pStyle w:val="ListParagraph"/>
        <w:numPr>
          <w:ilvl w:val="0"/>
          <w:numId w:val="28"/>
        </w:numPr>
        <w:suppressAutoHyphens w:val="0"/>
        <w:spacing w:before="120" w:after="120" w:line="240" w:lineRule="auto"/>
      </w:pPr>
      <w:r w:rsidRPr="00CA56D0">
        <w:t xml:space="preserve">If the customer </w:t>
      </w:r>
      <w:bookmarkStart w:id="155" w:name="OLE_LINK212"/>
      <w:r w:rsidRPr="00CA56D0">
        <w:t>amends only field amount, the system should allow only decrease of the offer amount</w:t>
      </w:r>
      <w:bookmarkEnd w:id="155"/>
      <w:r w:rsidRPr="00CA56D0">
        <w:t xml:space="preserve"> </w:t>
      </w:r>
      <w:bookmarkStart w:id="156" w:name="OLE_LINK16"/>
      <w:r w:rsidRPr="00CA56D0">
        <w:t>(as Max eligible Loan amount for the customer is displayed on the screen based on Qarar response)</w:t>
      </w:r>
      <w:bookmarkEnd w:id="156"/>
    </w:p>
    <w:p w14:paraId="6F55325E" w14:textId="77777777" w:rsidR="00A55FEA" w:rsidRPr="00CA56D0" w:rsidRDefault="00A55FEA" w:rsidP="00A55FEA">
      <w:pPr>
        <w:pStyle w:val="ListParagraph"/>
        <w:numPr>
          <w:ilvl w:val="0"/>
          <w:numId w:val="28"/>
        </w:numPr>
        <w:suppressAutoHyphens w:val="0"/>
        <w:spacing w:before="120" w:after="120" w:line="240" w:lineRule="auto"/>
      </w:pPr>
      <w:r w:rsidRPr="00CA56D0">
        <w:t>If the customer amends only field duration/term, the system should allow only increase of the offered term and should validate whether the new term is within the product eligibility rules</w:t>
      </w:r>
    </w:p>
    <w:p w14:paraId="327A2DFF" w14:textId="77777777" w:rsidR="00A55FEA" w:rsidRPr="00A00433" w:rsidRDefault="00A55FEA" w:rsidP="00A55FEA">
      <w:pPr>
        <w:pStyle w:val="ListParagraph"/>
        <w:numPr>
          <w:ilvl w:val="0"/>
          <w:numId w:val="28"/>
        </w:numPr>
        <w:suppressAutoHyphens w:val="0"/>
        <w:spacing w:before="120" w:after="120" w:line="240" w:lineRule="auto"/>
      </w:pPr>
      <w:r w:rsidRPr="00CA56D0">
        <w:t xml:space="preserve">If the customer amends the loan offer amount or the duration/ term, the system should compare the new amount and term, recompute new instalment amount and compare it with the Qarar maximum instalment amount that the customer is eligible for. If the new recomputed instalment amount is higher than the Qarar instalment amount then the system should throw an error message </w:t>
      </w:r>
      <w:r w:rsidRPr="00CA56D0">
        <w:rPr>
          <w:i/>
        </w:rPr>
        <w:t>“Amendment not allowed</w:t>
      </w:r>
      <w:r w:rsidRPr="00CA56D0">
        <w:rPr>
          <w:i/>
          <w:iCs/>
        </w:rPr>
        <w:t>”</w:t>
      </w:r>
    </w:p>
    <w:p w14:paraId="5ED6AC82" w14:textId="77777777" w:rsidR="00A55FEA" w:rsidRPr="00CA56D0" w:rsidRDefault="00A55FEA" w:rsidP="00A55FEA">
      <w:pPr>
        <w:pStyle w:val="ListParagraph"/>
        <w:numPr>
          <w:ilvl w:val="0"/>
          <w:numId w:val="28"/>
        </w:numPr>
        <w:suppressAutoHyphens w:val="0"/>
        <w:spacing w:before="120" w:after="120" w:line="240" w:lineRule="auto"/>
      </w:pPr>
      <w:r w:rsidRPr="00CA56D0">
        <w:t>In the case of deferred loans, when the customer modifies the offer, the re-computation of the offer should be done through Qarar.</w:t>
      </w:r>
    </w:p>
    <w:p w14:paraId="6CA4EFA2" w14:textId="77777777" w:rsidR="00A55FEA" w:rsidRPr="00CA56D0" w:rsidRDefault="00A55FEA" w:rsidP="00A55FEA">
      <w:pPr>
        <w:ind w:left="360"/>
      </w:pPr>
      <w:r w:rsidRPr="00CA56D0">
        <w:t>Once the customer successfully amends the loan offer amount or duration/term, the system should be able to trigger the re-computation of the offer and display the final offer to the customer.</w:t>
      </w:r>
    </w:p>
    <w:p w14:paraId="0E8A1616" w14:textId="77777777" w:rsidR="00A55FEA" w:rsidRPr="00CA56D0" w:rsidRDefault="00A55FEA" w:rsidP="00A55FEA">
      <w:pPr>
        <w:ind w:left="360"/>
      </w:pPr>
      <w:r w:rsidRPr="00CA56D0">
        <w:t>Also, the system should have capability to revert back to original offer after editing the previous offer.</w:t>
      </w:r>
    </w:p>
    <w:p w14:paraId="0690E917" w14:textId="77777777" w:rsidR="006538A3" w:rsidRPr="00F1302F" w:rsidRDefault="006538A3" w:rsidP="00F1302F">
      <w:pPr>
        <w:rPr>
          <w:lang w:val="en-US" w:eastAsia="en-IN"/>
        </w:rPr>
      </w:pPr>
    </w:p>
    <w:p w14:paraId="527CC33A" w14:textId="1DDBC069" w:rsidR="00BA3925" w:rsidRDefault="0085188E" w:rsidP="00BA3925">
      <w:pPr>
        <w:pStyle w:val="Heading3"/>
        <w:rPr>
          <w:rFonts w:ascii="Calibri" w:hAnsi="Calibri" w:cs="Calibri"/>
          <w:color w:val="000000"/>
          <w:szCs w:val="24"/>
          <w:lang w:eastAsia="en-IN"/>
        </w:rPr>
      </w:pPr>
      <w:bookmarkStart w:id="157" w:name="_Toc174309704"/>
      <w:r>
        <w:rPr>
          <w:rFonts w:ascii="Calibri" w:hAnsi="Calibri" w:cs="Calibri"/>
          <w:color w:val="000000"/>
          <w:szCs w:val="24"/>
          <w:lang w:eastAsia="en-IN"/>
        </w:rPr>
        <w:lastRenderedPageBreak/>
        <w:t>IVR Call</w:t>
      </w:r>
      <w:bookmarkEnd w:id="157"/>
    </w:p>
    <w:p w14:paraId="5F62F41D" w14:textId="72233235" w:rsidR="00A74FBB" w:rsidRDefault="00A74FBB" w:rsidP="00A74FBB">
      <w:pPr>
        <w:rPr>
          <w:rFonts w:ascii="Calibri" w:hAnsi="Calibri" w:cs="Calibri"/>
          <w:b/>
          <w:bCs/>
          <w:color w:val="ED7D31" w:themeColor="accent2"/>
          <w:sz w:val="20"/>
          <w:u w:val="single"/>
          <w:lang w:eastAsia="en-IN"/>
        </w:rPr>
      </w:pPr>
      <w:r w:rsidRPr="00EA3CEC">
        <w:rPr>
          <w:rFonts w:ascii="Calibri" w:hAnsi="Calibri" w:cs="Calibri"/>
          <w:b/>
          <w:bCs/>
          <w:color w:val="ED7D31" w:themeColor="accent2"/>
          <w:sz w:val="20"/>
          <w:u w:val="single"/>
          <w:lang w:eastAsia="en-IN"/>
        </w:rPr>
        <w:t>BRD (</w:t>
      </w:r>
      <w:r w:rsidRPr="00A74FBB">
        <w:rPr>
          <w:rFonts w:ascii="Calibri" w:hAnsi="Calibri" w:cs="Calibri"/>
          <w:b/>
          <w:bCs/>
          <w:color w:val="ED7D31" w:themeColor="accent2"/>
          <w:sz w:val="20"/>
          <w:u w:val="single"/>
          <w:lang w:eastAsia="en-IN"/>
        </w:rPr>
        <w:t>BRD04-11, BRD04-12</w:t>
      </w:r>
      <w:r w:rsidRPr="00EA3CEC">
        <w:rPr>
          <w:rFonts w:ascii="Calibri" w:hAnsi="Calibri" w:cs="Calibri"/>
          <w:b/>
          <w:bCs/>
          <w:color w:val="ED7D31" w:themeColor="accent2"/>
          <w:sz w:val="20"/>
          <w:u w:val="single"/>
          <w:lang w:eastAsia="en-IN"/>
        </w:rPr>
        <w:t>)</w:t>
      </w:r>
    </w:p>
    <w:p w14:paraId="1C32AEA7" w14:textId="723BE642" w:rsidR="00A74FBB" w:rsidRDefault="00A74FBB" w:rsidP="00A74FBB">
      <w:r w:rsidRPr="00A4791B">
        <w:rPr>
          <w:i/>
          <w:iCs/>
          <w:u w:val="single"/>
          <w:lang w:val="en-US" w:eastAsia="en-IN"/>
        </w:rPr>
        <w:t>Above mentioned BRD links will cover the Data Entry stage on both Mobile and Branch Journey.</w:t>
      </w:r>
    </w:p>
    <w:p w14:paraId="410E5554" w14:textId="2964D456" w:rsidR="0085188E" w:rsidRDefault="0085188E" w:rsidP="0085188E">
      <w:r>
        <w:t xml:space="preserve">Newgen should trigger middleware to call uniphonic/ARB service. This service should </w:t>
      </w:r>
      <w:r w:rsidR="00FB2106">
        <w:t>make</w:t>
      </w:r>
      <w:r>
        <w:t xml:space="preserve"> IVR call to the customer until the customer response is captured on IVR. If the customer doesn’t respond to IVR, </w:t>
      </w:r>
      <w:r w:rsidR="008F48B2">
        <w:t>these automated calls attempts</w:t>
      </w:r>
      <w:r>
        <w:t xml:space="preserve"> are made for 3 days or 21 times whichever is </w:t>
      </w:r>
      <w:r w:rsidR="00FB2106">
        <w:t>higher (</w:t>
      </w:r>
      <w:r>
        <w:t>every 3 hours between 10am to 8pm)</w:t>
      </w:r>
    </w:p>
    <w:p w14:paraId="2F57BB54" w14:textId="77777777" w:rsidR="0085188E" w:rsidRDefault="0085188E" w:rsidP="0085188E"/>
    <w:p w14:paraId="26DD995B" w14:textId="0DC73C0F" w:rsidR="0085188E" w:rsidRDefault="0085188E" w:rsidP="0085188E">
      <w:r>
        <w:t>Customer to press 1 to accept</w:t>
      </w:r>
    </w:p>
    <w:p w14:paraId="1E51059D" w14:textId="77777777" w:rsidR="0085188E" w:rsidRDefault="0085188E" w:rsidP="0085188E">
      <w:r>
        <w:t xml:space="preserve">Customer to press 2 for decline </w:t>
      </w:r>
    </w:p>
    <w:p w14:paraId="25510B70" w14:textId="2CE6CB30" w:rsidR="0085188E" w:rsidRDefault="0085188E" w:rsidP="0093307E">
      <w:pPr>
        <w:pStyle w:val="ListParagraph"/>
        <w:numPr>
          <w:ilvl w:val="0"/>
          <w:numId w:val="19"/>
        </w:numPr>
        <w:suppressAutoHyphens w:val="0"/>
        <w:spacing w:before="120" w:after="120" w:line="240" w:lineRule="auto"/>
      </w:pPr>
      <w:r>
        <w:t xml:space="preserve">If customer accept, call is termed completed and application moves to next stage </w:t>
      </w:r>
      <w:commentRangeStart w:id="158"/>
      <w:commentRangeStart w:id="159"/>
      <w:r w:rsidRPr="00A55FEA">
        <w:rPr>
          <w:strike/>
        </w:rPr>
        <w:t>(IBAN)</w:t>
      </w:r>
      <w:r>
        <w:t xml:space="preserve"> </w:t>
      </w:r>
      <w:commentRangeEnd w:id="158"/>
      <w:r w:rsidR="00D7768D">
        <w:rPr>
          <w:rStyle w:val="CommentReference"/>
          <w:rFonts w:eastAsiaTheme="minorHAnsi" w:cstheme="minorBidi"/>
          <w:lang w:val="en-IN" w:eastAsia="en-US"/>
        </w:rPr>
        <w:commentReference w:id="158"/>
      </w:r>
      <w:commentRangeEnd w:id="159"/>
      <w:r w:rsidR="00A55FEA">
        <w:rPr>
          <w:rStyle w:val="CommentReference"/>
          <w:rFonts w:eastAsiaTheme="minorHAnsi" w:cstheme="minorBidi"/>
          <w:lang w:val="en-IN" w:eastAsia="en-US"/>
        </w:rPr>
        <w:commentReference w:id="159"/>
      </w:r>
    </w:p>
    <w:p w14:paraId="31309264" w14:textId="64A51C80" w:rsidR="0085188E" w:rsidRDefault="0085188E" w:rsidP="0093307E">
      <w:pPr>
        <w:pStyle w:val="ListParagraph"/>
        <w:numPr>
          <w:ilvl w:val="0"/>
          <w:numId w:val="19"/>
        </w:numPr>
        <w:suppressAutoHyphens w:val="0"/>
        <w:spacing w:before="120" w:after="120" w:line="240" w:lineRule="auto"/>
      </w:pPr>
      <w:r>
        <w:t xml:space="preserve">If </w:t>
      </w:r>
      <w:r w:rsidR="009B0DC6">
        <w:t>a customer</w:t>
      </w:r>
      <w:r>
        <w:t xml:space="preserve"> </w:t>
      </w:r>
      <w:r w:rsidR="00DF59E6">
        <w:t>declines</w:t>
      </w:r>
      <w:r>
        <w:t xml:space="preserve">, a separate button is displayed to customer asking whether he needs to reconsider and accept the offer. (yes) The workflow will remain at this stage till customer </w:t>
      </w:r>
      <w:r w:rsidR="00DF59E6">
        <w:t>acts</w:t>
      </w:r>
      <w:r>
        <w:t xml:space="preserve"> (click yes) within next 3 days. After 3 days, the application </w:t>
      </w:r>
      <w:r w:rsidR="009B0DC6">
        <w:t>gets</w:t>
      </w:r>
      <w:r>
        <w:t xml:space="preserve"> cancelled. </w:t>
      </w:r>
    </w:p>
    <w:p w14:paraId="1EC34FD4" w14:textId="2F6CE3D7" w:rsidR="0085188E" w:rsidRDefault="0085188E" w:rsidP="0085188E">
      <w:pPr>
        <w:rPr>
          <w:sz w:val="24"/>
          <w:szCs w:val="24"/>
        </w:rPr>
      </w:pPr>
      <w:r w:rsidRPr="009B0DC6">
        <w:rPr>
          <w:sz w:val="24"/>
          <w:szCs w:val="24"/>
        </w:rPr>
        <w:t>If customer doesn’t answer, IVR calls are attempted 21 times in total or 3 days whichever is more. If customer doesn’t take any action, the application is cancelled.</w:t>
      </w:r>
    </w:p>
    <w:p w14:paraId="19645F04" w14:textId="77777777" w:rsidR="00AE002C" w:rsidRDefault="00AE002C" w:rsidP="0085188E">
      <w:pPr>
        <w:rPr>
          <w:sz w:val="24"/>
          <w:szCs w:val="24"/>
        </w:rPr>
      </w:pPr>
    </w:p>
    <w:p w14:paraId="52CBB44E" w14:textId="3FF85110" w:rsidR="00AE002C" w:rsidRDefault="00AE002C" w:rsidP="0085188E">
      <w:pPr>
        <w:rPr>
          <w:sz w:val="24"/>
          <w:szCs w:val="24"/>
        </w:rPr>
      </w:pPr>
      <w:r w:rsidRPr="00AE002C">
        <w:rPr>
          <w:noProof/>
          <w:sz w:val="24"/>
          <w:szCs w:val="24"/>
          <w:lang w:val="en-US"/>
        </w:rPr>
        <w:drawing>
          <wp:inline distT="0" distB="0" distL="0" distR="0" wp14:anchorId="344AA2C3" wp14:editId="1C5A7F3E">
            <wp:extent cx="5506218" cy="1733792"/>
            <wp:effectExtent l="38100" t="38100" r="37465" b="38100"/>
            <wp:docPr id="211499195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991953" name="Picture 1" descr="A diagram of a diagram&#10;&#10;Description automatically generated"/>
                    <pic:cNvPicPr/>
                  </pic:nvPicPr>
                  <pic:blipFill>
                    <a:blip r:embed="rId29"/>
                    <a:stretch>
                      <a:fillRect/>
                    </a:stretch>
                  </pic:blipFill>
                  <pic:spPr>
                    <a:xfrm>
                      <a:off x="0" y="0"/>
                      <a:ext cx="5506218" cy="1733792"/>
                    </a:xfrm>
                    <a:prstGeom prst="rect">
                      <a:avLst/>
                    </a:prstGeom>
                    <a:ln w="349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tbl>
      <w:tblPr>
        <w:tblW w:w="10632"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214"/>
        <w:gridCol w:w="1214"/>
        <w:gridCol w:w="1874"/>
        <w:gridCol w:w="1664"/>
        <w:gridCol w:w="1027"/>
        <w:gridCol w:w="3639"/>
      </w:tblGrid>
      <w:tr w:rsidR="00DF59E6" w14:paraId="022FC29F" w14:textId="77777777" w:rsidTr="003754C7">
        <w:trPr>
          <w:trHeight w:val="735"/>
        </w:trPr>
        <w:tc>
          <w:tcPr>
            <w:tcW w:w="1214" w:type="dxa"/>
            <w:shd w:val="clear" w:color="auto" w:fill="E7E6E6" w:themeFill="background2"/>
            <w:vAlign w:val="center"/>
            <w:hideMark/>
          </w:tcPr>
          <w:p w14:paraId="2D434A98" w14:textId="77777777" w:rsidR="00DF59E6" w:rsidRPr="00D470E2" w:rsidRDefault="00DF59E6" w:rsidP="003754C7">
            <w:pPr>
              <w:jc w:val="center"/>
              <w:rPr>
                <w:rFonts w:ascii="Calibri" w:hAnsi="Calibri"/>
                <w:b/>
                <w:bCs/>
                <w:color w:val="000000" w:themeColor="text1"/>
                <w:sz w:val="20"/>
                <w:lang w:val="de-DE"/>
              </w:rPr>
            </w:pPr>
            <w:r>
              <w:rPr>
                <w:rFonts w:ascii="Calibri" w:hAnsi="Calibri"/>
                <w:b/>
                <w:bCs/>
                <w:color w:val="000000" w:themeColor="text1"/>
                <w:sz w:val="20"/>
                <w:lang w:val="de-DE"/>
              </w:rPr>
              <w:t>Action</w:t>
            </w:r>
          </w:p>
        </w:tc>
        <w:tc>
          <w:tcPr>
            <w:tcW w:w="1214" w:type="dxa"/>
            <w:shd w:val="clear" w:color="auto" w:fill="E7E6E6" w:themeFill="background2"/>
            <w:vAlign w:val="center"/>
            <w:hideMark/>
          </w:tcPr>
          <w:p w14:paraId="099178DF" w14:textId="77777777" w:rsidR="00DF59E6" w:rsidRPr="00D470E2" w:rsidRDefault="00DF59E6" w:rsidP="003754C7">
            <w:pPr>
              <w:jc w:val="center"/>
              <w:rPr>
                <w:b/>
                <w:bCs/>
                <w:color w:val="000000" w:themeColor="text1"/>
                <w:sz w:val="20"/>
                <w:lang w:val="de-DE"/>
              </w:rPr>
            </w:pPr>
            <w:r w:rsidRPr="00D470E2">
              <w:rPr>
                <w:b/>
                <w:bCs/>
                <w:color w:val="000000" w:themeColor="text1"/>
                <w:sz w:val="20"/>
                <w:lang w:val="de-DE"/>
              </w:rPr>
              <w:t>System</w:t>
            </w:r>
            <w:r>
              <w:rPr>
                <w:b/>
                <w:bCs/>
                <w:color w:val="000000" w:themeColor="text1"/>
                <w:sz w:val="20"/>
                <w:lang w:val="de-DE"/>
              </w:rPr>
              <w:t xml:space="preserve"> Provider</w:t>
            </w:r>
          </w:p>
        </w:tc>
        <w:tc>
          <w:tcPr>
            <w:tcW w:w="1874" w:type="dxa"/>
            <w:shd w:val="clear" w:color="auto" w:fill="E7E6E6" w:themeFill="background2"/>
            <w:vAlign w:val="center"/>
            <w:hideMark/>
          </w:tcPr>
          <w:p w14:paraId="2CD6B9B6" w14:textId="77777777" w:rsidR="00DF59E6" w:rsidRPr="00D470E2" w:rsidRDefault="00DF59E6" w:rsidP="003754C7">
            <w:pPr>
              <w:jc w:val="center"/>
              <w:rPr>
                <w:b/>
                <w:bCs/>
                <w:color w:val="000000" w:themeColor="text1"/>
                <w:sz w:val="20"/>
                <w:lang w:val="de-DE"/>
              </w:rPr>
            </w:pPr>
            <w:r w:rsidRPr="00D470E2">
              <w:rPr>
                <w:b/>
                <w:bCs/>
                <w:color w:val="000000" w:themeColor="text1"/>
                <w:sz w:val="20"/>
                <w:lang w:val="de-DE"/>
              </w:rPr>
              <w:t>Request</w:t>
            </w:r>
          </w:p>
        </w:tc>
        <w:tc>
          <w:tcPr>
            <w:tcW w:w="1664" w:type="dxa"/>
            <w:shd w:val="clear" w:color="auto" w:fill="E7E6E6" w:themeFill="background2"/>
            <w:vAlign w:val="center"/>
            <w:hideMark/>
          </w:tcPr>
          <w:p w14:paraId="449F4585" w14:textId="77777777" w:rsidR="00DF59E6" w:rsidRPr="00D470E2" w:rsidRDefault="00DF59E6" w:rsidP="003754C7">
            <w:pPr>
              <w:jc w:val="center"/>
              <w:rPr>
                <w:b/>
                <w:bCs/>
                <w:color w:val="000000" w:themeColor="text1"/>
                <w:sz w:val="20"/>
                <w:lang w:val="de-DE"/>
              </w:rPr>
            </w:pPr>
            <w:r w:rsidRPr="00D470E2">
              <w:rPr>
                <w:b/>
                <w:bCs/>
                <w:color w:val="000000" w:themeColor="text1"/>
                <w:sz w:val="20"/>
                <w:lang w:val="de-DE"/>
              </w:rPr>
              <w:t>Response</w:t>
            </w:r>
          </w:p>
        </w:tc>
        <w:tc>
          <w:tcPr>
            <w:tcW w:w="1027" w:type="dxa"/>
            <w:shd w:val="clear" w:color="auto" w:fill="E7E6E6" w:themeFill="background2"/>
            <w:vAlign w:val="center"/>
          </w:tcPr>
          <w:p w14:paraId="2D3AE751" w14:textId="77777777" w:rsidR="00DF59E6" w:rsidRPr="00D470E2" w:rsidRDefault="00DF59E6" w:rsidP="003754C7">
            <w:pPr>
              <w:jc w:val="center"/>
              <w:rPr>
                <w:b/>
                <w:bCs/>
                <w:color w:val="000000" w:themeColor="text1"/>
                <w:sz w:val="20"/>
                <w:lang w:val="de-DE"/>
              </w:rPr>
            </w:pPr>
            <w:r w:rsidRPr="00D470E2">
              <w:rPr>
                <w:b/>
                <w:bCs/>
                <w:color w:val="000000" w:themeColor="text1"/>
                <w:sz w:val="20"/>
                <w:lang w:val="de-DE"/>
              </w:rPr>
              <w:t>Type</w:t>
            </w:r>
          </w:p>
        </w:tc>
        <w:tc>
          <w:tcPr>
            <w:tcW w:w="3639" w:type="dxa"/>
            <w:shd w:val="clear" w:color="auto" w:fill="E7E6E6" w:themeFill="background2"/>
            <w:vAlign w:val="center"/>
            <w:hideMark/>
          </w:tcPr>
          <w:p w14:paraId="47C8ECC3" w14:textId="77777777" w:rsidR="00DF59E6" w:rsidRPr="00D470E2" w:rsidRDefault="00DF59E6" w:rsidP="003754C7">
            <w:pPr>
              <w:jc w:val="center"/>
              <w:rPr>
                <w:b/>
                <w:bCs/>
                <w:color w:val="000000" w:themeColor="text1"/>
                <w:sz w:val="20"/>
                <w:lang w:val="de-DE"/>
              </w:rPr>
            </w:pPr>
            <w:r>
              <w:rPr>
                <w:b/>
                <w:bCs/>
                <w:color w:val="000000" w:themeColor="text1"/>
                <w:sz w:val="20"/>
                <w:lang w:val="de-DE"/>
              </w:rPr>
              <w:t>Description</w:t>
            </w:r>
          </w:p>
        </w:tc>
      </w:tr>
      <w:tr w:rsidR="00DF59E6" w14:paraId="47FC11B2" w14:textId="77777777" w:rsidTr="003754C7">
        <w:trPr>
          <w:trHeight w:val="61"/>
        </w:trPr>
        <w:tc>
          <w:tcPr>
            <w:tcW w:w="1214" w:type="dxa"/>
            <w:shd w:val="clear" w:color="auto" w:fill="FFFFFF" w:themeFill="background1"/>
          </w:tcPr>
          <w:p w14:paraId="7D49EFB3" w14:textId="3009DAC3" w:rsidR="00DF59E6" w:rsidRPr="003B3034" w:rsidRDefault="00B106B6" w:rsidP="003754C7">
            <w:pPr>
              <w:pStyle w:val="wordsection1"/>
              <w:spacing w:before="0" w:beforeAutospacing="0" w:after="0" w:afterAutospacing="0"/>
              <w:rPr>
                <w:rFonts w:ascii="Calibri" w:hAnsi="Calibri" w:cs="Tahoma"/>
                <w:b/>
                <w:color w:val="1F497D"/>
                <w:sz w:val="16"/>
                <w:szCs w:val="16"/>
              </w:rPr>
            </w:pPr>
            <w:r>
              <w:rPr>
                <w:rFonts w:ascii="Calibri" w:hAnsi="Calibri" w:cs="Tahoma"/>
                <w:b/>
                <w:color w:val="1F497D"/>
                <w:sz w:val="16"/>
                <w:szCs w:val="16"/>
              </w:rPr>
              <w:t>IVR Call Trigger</w:t>
            </w:r>
          </w:p>
        </w:tc>
        <w:tc>
          <w:tcPr>
            <w:tcW w:w="1214" w:type="dxa"/>
            <w:shd w:val="clear" w:color="auto" w:fill="FFFFFF" w:themeFill="background1"/>
          </w:tcPr>
          <w:p w14:paraId="28FFDB6F" w14:textId="46C1B0EA" w:rsidR="00DF59E6" w:rsidRPr="00AE78D5" w:rsidRDefault="00B106B6" w:rsidP="003754C7">
            <w:pPr>
              <w:pStyle w:val="wordsection1"/>
              <w:spacing w:before="0" w:beforeAutospacing="0" w:after="0" w:afterAutospacing="0"/>
              <w:rPr>
                <w:rFonts w:ascii="Calibri" w:hAnsi="Calibri" w:cs="Tahoma"/>
                <w:bCs/>
                <w:color w:val="1F497D"/>
                <w:sz w:val="16"/>
                <w:szCs w:val="16"/>
              </w:rPr>
            </w:pPr>
            <w:r>
              <w:rPr>
                <w:rFonts w:ascii="Calibri" w:hAnsi="Calibri" w:cs="Tahoma"/>
                <w:bCs/>
                <w:color w:val="1F497D"/>
                <w:sz w:val="16"/>
                <w:szCs w:val="16"/>
              </w:rPr>
              <w:t>Uniphonic ARB</w:t>
            </w:r>
          </w:p>
        </w:tc>
        <w:tc>
          <w:tcPr>
            <w:tcW w:w="1874" w:type="dxa"/>
            <w:shd w:val="clear" w:color="auto" w:fill="FFFFFF" w:themeFill="background1"/>
          </w:tcPr>
          <w:p w14:paraId="62A267C4" w14:textId="77777777" w:rsidR="00DF59E6" w:rsidRDefault="00B106B6" w:rsidP="003754C7">
            <w:pPr>
              <w:spacing w:before="120" w:after="120" w:line="240" w:lineRule="auto"/>
              <w:rPr>
                <w:rFonts w:ascii="Calibri" w:eastAsia="Calibri" w:hAnsi="Calibri" w:cs="Tahoma"/>
                <w:bCs/>
                <w:color w:val="1F497D"/>
                <w:sz w:val="16"/>
                <w:szCs w:val="16"/>
                <w:lang w:val="en-US"/>
              </w:rPr>
            </w:pPr>
            <w:r>
              <w:rPr>
                <w:rFonts w:ascii="Calibri" w:eastAsia="Calibri" w:hAnsi="Calibri" w:cs="Tahoma"/>
                <w:bCs/>
                <w:color w:val="1F497D"/>
                <w:sz w:val="16"/>
                <w:szCs w:val="16"/>
                <w:lang w:val="en-US"/>
              </w:rPr>
              <w:t>Application Number</w:t>
            </w:r>
          </w:p>
          <w:p w14:paraId="4C11667A" w14:textId="02A03397" w:rsidR="00B106B6" w:rsidRPr="00BB6338" w:rsidRDefault="00B106B6" w:rsidP="003754C7">
            <w:pPr>
              <w:spacing w:before="120" w:after="120" w:line="240" w:lineRule="auto"/>
              <w:rPr>
                <w:rFonts w:ascii="Calibri" w:eastAsia="Calibri" w:hAnsi="Calibri" w:cs="Tahoma"/>
                <w:bCs/>
                <w:color w:val="1F497D"/>
                <w:sz w:val="16"/>
                <w:szCs w:val="16"/>
                <w:lang w:val="en-US"/>
              </w:rPr>
            </w:pPr>
            <w:r>
              <w:rPr>
                <w:rFonts w:ascii="Calibri" w:eastAsia="Calibri" w:hAnsi="Calibri" w:cs="Tahoma"/>
                <w:bCs/>
                <w:color w:val="1F497D"/>
                <w:sz w:val="16"/>
                <w:szCs w:val="16"/>
                <w:lang w:val="en-US"/>
              </w:rPr>
              <w:t>Customer Mobile Number</w:t>
            </w:r>
          </w:p>
        </w:tc>
        <w:tc>
          <w:tcPr>
            <w:tcW w:w="1664" w:type="dxa"/>
            <w:shd w:val="clear" w:color="auto" w:fill="FFFFFF" w:themeFill="background1"/>
          </w:tcPr>
          <w:p w14:paraId="47DEF37A" w14:textId="10240694" w:rsidR="00DF59E6" w:rsidRDefault="00B106B6" w:rsidP="003754C7">
            <w:pPr>
              <w:spacing w:before="120" w:after="120" w:line="240" w:lineRule="auto"/>
              <w:rPr>
                <w:rFonts w:cs="Arial"/>
                <w:sz w:val="16"/>
                <w:szCs w:val="16"/>
              </w:rPr>
            </w:pPr>
            <w:r>
              <w:rPr>
                <w:rFonts w:cs="Arial"/>
                <w:sz w:val="16"/>
                <w:szCs w:val="16"/>
              </w:rPr>
              <w:t xml:space="preserve">Accept </w:t>
            </w:r>
          </w:p>
          <w:p w14:paraId="66AD035A" w14:textId="77D709D9" w:rsidR="00B106B6" w:rsidRDefault="00B106B6" w:rsidP="003754C7">
            <w:pPr>
              <w:spacing w:before="120" w:after="120" w:line="240" w:lineRule="auto"/>
              <w:rPr>
                <w:rFonts w:cs="Arial"/>
                <w:sz w:val="16"/>
                <w:szCs w:val="16"/>
              </w:rPr>
            </w:pPr>
            <w:r>
              <w:rPr>
                <w:rFonts w:cs="Arial"/>
                <w:sz w:val="16"/>
                <w:szCs w:val="16"/>
              </w:rPr>
              <w:t xml:space="preserve">Pending </w:t>
            </w:r>
          </w:p>
          <w:p w14:paraId="4C88B053" w14:textId="49C576FC" w:rsidR="00B106B6" w:rsidRPr="008832DB" w:rsidRDefault="00B106B6" w:rsidP="003754C7">
            <w:pPr>
              <w:spacing w:before="120" w:after="120" w:line="240" w:lineRule="auto"/>
              <w:rPr>
                <w:rFonts w:cs="Arial"/>
                <w:sz w:val="16"/>
                <w:szCs w:val="16"/>
              </w:rPr>
            </w:pPr>
            <w:r>
              <w:rPr>
                <w:rFonts w:cs="Arial"/>
                <w:sz w:val="16"/>
                <w:szCs w:val="16"/>
              </w:rPr>
              <w:t>Reject</w:t>
            </w:r>
          </w:p>
          <w:p w14:paraId="4F2F76DF" w14:textId="77777777" w:rsidR="00DF59E6" w:rsidRPr="00BB6338" w:rsidRDefault="00DF59E6" w:rsidP="003754C7">
            <w:pPr>
              <w:spacing w:after="60" w:line="240" w:lineRule="auto"/>
              <w:rPr>
                <w:rFonts w:cs="Arial"/>
                <w:sz w:val="16"/>
                <w:szCs w:val="16"/>
              </w:rPr>
            </w:pPr>
          </w:p>
        </w:tc>
        <w:tc>
          <w:tcPr>
            <w:tcW w:w="1027" w:type="dxa"/>
            <w:shd w:val="clear" w:color="auto" w:fill="FFFFFF" w:themeFill="background1"/>
          </w:tcPr>
          <w:p w14:paraId="6AF023E6" w14:textId="77777777" w:rsidR="00DF59E6" w:rsidRPr="00AE78D5" w:rsidRDefault="00DF59E6" w:rsidP="003754C7">
            <w:pPr>
              <w:spacing w:after="60" w:line="256" w:lineRule="auto"/>
              <w:rPr>
                <w:rFonts w:cs="Calibri"/>
                <w:sz w:val="16"/>
                <w:szCs w:val="16"/>
                <w:lang w:val="de-DE"/>
              </w:rPr>
            </w:pPr>
          </w:p>
        </w:tc>
        <w:tc>
          <w:tcPr>
            <w:tcW w:w="3639" w:type="dxa"/>
            <w:shd w:val="clear" w:color="auto" w:fill="FFFFFF" w:themeFill="background1"/>
          </w:tcPr>
          <w:p w14:paraId="015EB12C" w14:textId="77777777" w:rsidR="00BB360C" w:rsidRPr="00BB360C" w:rsidRDefault="00BB360C" w:rsidP="00BB360C">
            <w:pPr>
              <w:spacing w:before="120" w:after="120" w:line="240" w:lineRule="auto"/>
              <w:rPr>
                <w:rFonts w:cs="Arial"/>
                <w:sz w:val="16"/>
                <w:szCs w:val="16"/>
              </w:rPr>
            </w:pPr>
            <w:r w:rsidRPr="00BB360C">
              <w:rPr>
                <w:rFonts w:cs="Arial"/>
                <w:sz w:val="16"/>
                <w:szCs w:val="16"/>
              </w:rPr>
              <w:t>Customer to press 1 to accept</w:t>
            </w:r>
          </w:p>
          <w:p w14:paraId="28BF8462" w14:textId="77777777" w:rsidR="00BB360C" w:rsidRPr="00BB360C" w:rsidRDefault="00BB360C" w:rsidP="00BB360C">
            <w:pPr>
              <w:spacing w:before="120" w:after="120" w:line="240" w:lineRule="auto"/>
              <w:rPr>
                <w:rFonts w:cs="Arial"/>
                <w:sz w:val="16"/>
                <w:szCs w:val="16"/>
              </w:rPr>
            </w:pPr>
            <w:r w:rsidRPr="00BB360C">
              <w:rPr>
                <w:rFonts w:cs="Arial"/>
                <w:sz w:val="16"/>
                <w:szCs w:val="16"/>
              </w:rPr>
              <w:t xml:space="preserve">Customer to press 2 for decline </w:t>
            </w:r>
          </w:p>
          <w:p w14:paraId="56465B33" w14:textId="1E9815BC" w:rsidR="00BB360C" w:rsidRPr="00BB360C" w:rsidRDefault="00BB360C" w:rsidP="00BB360C">
            <w:pPr>
              <w:spacing w:before="120" w:after="120" w:line="240" w:lineRule="auto"/>
              <w:rPr>
                <w:rFonts w:cs="Arial"/>
                <w:sz w:val="16"/>
                <w:szCs w:val="16"/>
              </w:rPr>
            </w:pPr>
            <w:bookmarkStart w:id="160" w:name="OLE_LINK64"/>
            <w:r w:rsidRPr="00BB360C">
              <w:rPr>
                <w:rFonts w:cs="Arial"/>
                <w:sz w:val="16"/>
                <w:szCs w:val="16"/>
              </w:rPr>
              <w:t xml:space="preserve">If customer accept, call is termed completed and application moves to </w:t>
            </w:r>
            <w:commentRangeStart w:id="161"/>
            <w:commentRangeStart w:id="162"/>
            <w:r w:rsidRPr="00BB360C">
              <w:rPr>
                <w:rFonts w:cs="Arial"/>
                <w:sz w:val="16"/>
                <w:szCs w:val="16"/>
              </w:rPr>
              <w:t xml:space="preserve">next stage </w:t>
            </w:r>
            <w:r w:rsidRPr="00A55FEA">
              <w:rPr>
                <w:rFonts w:cs="Arial"/>
                <w:strike/>
                <w:sz w:val="16"/>
                <w:szCs w:val="16"/>
              </w:rPr>
              <w:t>(IBAN</w:t>
            </w:r>
            <w:r w:rsidRPr="00BB360C">
              <w:rPr>
                <w:rFonts w:cs="Arial"/>
                <w:sz w:val="16"/>
                <w:szCs w:val="16"/>
              </w:rPr>
              <w:t xml:space="preserve">) </w:t>
            </w:r>
            <w:commentRangeEnd w:id="161"/>
            <w:r w:rsidR="002F3EB1">
              <w:rPr>
                <w:rStyle w:val="CommentReference"/>
              </w:rPr>
              <w:commentReference w:id="161"/>
            </w:r>
            <w:commentRangeEnd w:id="162"/>
            <w:r w:rsidR="00A55FEA">
              <w:rPr>
                <w:rStyle w:val="CommentReference"/>
              </w:rPr>
              <w:commentReference w:id="162"/>
            </w:r>
          </w:p>
          <w:p w14:paraId="64259053" w14:textId="045BEE39" w:rsidR="00BB360C" w:rsidRPr="00BB360C" w:rsidRDefault="00BB360C" w:rsidP="00BB360C">
            <w:pPr>
              <w:spacing w:before="120" w:after="120" w:line="240" w:lineRule="auto"/>
              <w:rPr>
                <w:rFonts w:cs="Arial"/>
                <w:sz w:val="16"/>
                <w:szCs w:val="16"/>
              </w:rPr>
            </w:pPr>
            <w:r w:rsidRPr="00BB360C">
              <w:rPr>
                <w:rFonts w:cs="Arial"/>
                <w:sz w:val="16"/>
                <w:szCs w:val="16"/>
              </w:rPr>
              <w:t xml:space="preserve">If a customer decline, a separate button is displayed to customer asking whether he needs to reconsider and accept the offer. (yes) The workflow will remain at this stage till the customer take action (click yes) within next 3 days. After 3 days, the application </w:t>
            </w:r>
            <w:r w:rsidR="00E42F7F" w:rsidRPr="00BB360C">
              <w:rPr>
                <w:rFonts w:cs="Arial"/>
                <w:sz w:val="16"/>
                <w:szCs w:val="16"/>
              </w:rPr>
              <w:t>gets</w:t>
            </w:r>
            <w:r w:rsidRPr="00BB360C">
              <w:rPr>
                <w:rFonts w:cs="Arial"/>
                <w:sz w:val="16"/>
                <w:szCs w:val="16"/>
              </w:rPr>
              <w:t xml:space="preserve"> cancelled. </w:t>
            </w:r>
          </w:p>
          <w:p w14:paraId="101EABC1" w14:textId="1AC25E0E" w:rsidR="00BB360C" w:rsidRDefault="00BB360C" w:rsidP="00BB360C">
            <w:pPr>
              <w:spacing w:before="120" w:after="120" w:line="240" w:lineRule="auto"/>
            </w:pPr>
            <w:r w:rsidRPr="00BB360C">
              <w:rPr>
                <w:rFonts w:cs="Arial"/>
                <w:sz w:val="16"/>
                <w:szCs w:val="16"/>
              </w:rPr>
              <w:t xml:space="preserve">If </w:t>
            </w:r>
            <w:r w:rsidR="00E42F7F" w:rsidRPr="00BB360C">
              <w:rPr>
                <w:rFonts w:cs="Arial"/>
                <w:sz w:val="16"/>
                <w:szCs w:val="16"/>
              </w:rPr>
              <w:t>the customer</w:t>
            </w:r>
            <w:r w:rsidRPr="00BB360C">
              <w:rPr>
                <w:rFonts w:cs="Arial"/>
                <w:sz w:val="16"/>
                <w:szCs w:val="16"/>
              </w:rPr>
              <w:t xml:space="preserve"> doesn’t answer, IVR calls are attempted 21 times in total or 3 days whichever is </w:t>
            </w:r>
            <w:r w:rsidRPr="00BB360C">
              <w:rPr>
                <w:rFonts w:cs="Arial"/>
                <w:sz w:val="16"/>
                <w:szCs w:val="16"/>
              </w:rPr>
              <w:lastRenderedPageBreak/>
              <w:t xml:space="preserve">more. If </w:t>
            </w:r>
            <w:r w:rsidR="00E42F7F" w:rsidRPr="00BB360C">
              <w:rPr>
                <w:rFonts w:cs="Arial"/>
                <w:sz w:val="16"/>
                <w:szCs w:val="16"/>
              </w:rPr>
              <w:t>the customer</w:t>
            </w:r>
            <w:r w:rsidRPr="00BB360C">
              <w:rPr>
                <w:rFonts w:cs="Arial"/>
                <w:sz w:val="16"/>
                <w:szCs w:val="16"/>
              </w:rPr>
              <w:t xml:space="preserve"> doesn’t take any action, the application is cancelled</w:t>
            </w:r>
            <w:r>
              <w:t xml:space="preserve">. </w:t>
            </w:r>
          </w:p>
          <w:bookmarkEnd w:id="160"/>
          <w:p w14:paraId="3707F984" w14:textId="77777777" w:rsidR="00BB360C" w:rsidRPr="00BB360C" w:rsidRDefault="00BB360C" w:rsidP="00BB360C">
            <w:pPr>
              <w:spacing w:before="120" w:after="120" w:line="240" w:lineRule="auto"/>
              <w:rPr>
                <w:rFonts w:cs="Arial"/>
                <w:sz w:val="16"/>
                <w:szCs w:val="16"/>
                <w:lang w:val="en-US"/>
              </w:rPr>
            </w:pPr>
          </w:p>
        </w:tc>
      </w:tr>
    </w:tbl>
    <w:p w14:paraId="6CE41811" w14:textId="77777777" w:rsidR="00FB2106" w:rsidRDefault="00FB2106" w:rsidP="0085188E">
      <w:pPr>
        <w:rPr>
          <w:sz w:val="24"/>
          <w:szCs w:val="24"/>
          <w:lang w:eastAsia="en-IN"/>
        </w:rPr>
      </w:pPr>
    </w:p>
    <w:tbl>
      <w:tblPr>
        <w:tblStyle w:val="TableGrid"/>
        <w:tblW w:w="0" w:type="auto"/>
        <w:tblInd w:w="965" w:type="dxa"/>
        <w:tblLook w:val="04A0" w:firstRow="1" w:lastRow="0" w:firstColumn="1" w:lastColumn="0" w:noHBand="0" w:noVBand="1"/>
      </w:tblPr>
      <w:tblGrid>
        <w:gridCol w:w="872"/>
        <w:gridCol w:w="1837"/>
        <w:gridCol w:w="1836"/>
        <w:gridCol w:w="1836"/>
      </w:tblGrid>
      <w:tr w:rsidR="00BB360C" w14:paraId="5BB6FE8A" w14:textId="77777777" w:rsidTr="003754C7">
        <w:tc>
          <w:tcPr>
            <w:tcW w:w="872" w:type="dxa"/>
          </w:tcPr>
          <w:p w14:paraId="235328BA" w14:textId="77777777" w:rsidR="00BB360C" w:rsidRDefault="00BB360C" w:rsidP="003754C7">
            <w:bookmarkStart w:id="163" w:name="OLE_LINK58"/>
            <w:r>
              <w:t>SN</w:t>
            </w:r>
          </w:p>
        </w:tc>
        <w:tc>
          <w:tcPr>
            <w:tcW w:w="1837" w:type="dxa"/>
          </w:tcPr>
          <w:p w14:paraId="484E1F51" w14:textId="77777777" w:rsidR="00BB360C" w:rsidRDefault="00BB360C" w:rsidP="003754C7">
            <w:r>
              <w:t>IVR Call action</w:t>
            </w:r>
          </w:p>
        </w:tc>
        <w:tc>
          <w:tcPr>
            <w:tcW w:w="1836" w:type="dxa"/>
          </w:tcPr>
          <w:p w14:paraId="781445A8" w14:textId="77777777" w:rsidR="00BB360C" w:rsidRDefault="00BB360C" w:rsidP="003754C7">
            <w:r>
              <w:t>IVR status</w:t>
            </w:r>
          </w:p>
        </w:tc>
        <w:tc>
          <w:tcPr>
            <w:tcW w:w="1836" w:type="dxa"/>
          </w:tcPr>
          <w:p w14:paraId="3CC13910" w14:textId="77777777" w:rsidR="00BB360C" w:rsidRDefault="00BB360C" w:rsidP="003754C7">
            <w:r>
              <w:t>IVR stage status</w:t>
            </w:r>
          </w:p>
        </w:tc>
      </w:tr>
      <w:tr w:rsidR="00BB360C" w14:paraId="26A39743" w14:textId="77777777" w:rsidTr="003754C7">
        <w:tc>
          <w:tcPr>
            <w:tcW w:w="872" w:type="dxa"/>
          </w:tcPr>
          <w:p w14:paraId="164FEB46" w14:textId="77777777" w:rsidR="00BB360C" w:rsidRDefault="00BB360C" w:rsidP="003754C7">
            <w:bookmarkStart w:id="164" w:name="_Hlk167625962"/>
            <w:r>
              <w:t>1</w:t>
            </w:r>
          </w:p>
        </w:tc>
        <w:tc>
          <w:tcPr>
            <w:tcW w:w="1837" w:type="dxa"/>
          </w:tcPr>
          <w:p w14:paraId="13018891" w14:textId="77777777" w:rsidR="00BB360C" w:rsidRDefault="00BB360C" w:rsidP="003754C7">
            <w:r>
              <w:t xml:space="preserve">Call initiated </w:t>
            </w:r>
          </w:p>
        </w:tc>
        <w:tc>
          <w:tcPr>
            <w:tcW w:w="1836" w:type="dxa"/>
          </w:tcPr>
          <w:p w14:paraId="3CE0D5A1" w14:textId="77777777" w:rsidR="00BB360C" w:rsidRDefault="00BB360C" w:rsidP="003754C7">
            <w:r>
              <w:t>Pending</w:t>
            </w:r>
          </w:p>
        </w:tc>
        <w:tc>
          <w:tcPr>
            <w:tcW w:w="1836" w:type="dxa"/>
          </w:tcPr>
          <w:p w14:paraId="187048BF" w14:textId="77777777" w:rsidR="00BB360C" w:rsidRDefault="00BB360C" w:rsidP="003754C7">
            <w:r>
              <w:t>Pending</w:t>
            </w:r>
          </w:p>
        </w:tc>
      </w:tr>
      <w:bookmarkEnd w:id="164"/>
      <w:tr w:rsidR="00BB360C" w14:paraId="7F8A0D24" w14:textId="77777777" w:rsidTr="003754C7">
        <w:tc>
          <w:tcPr>
            <w:tcW w:w="872" w:type="dxa"/>
          </w:tcPr>
          <w:p w14:paraId="6CEEB0F1" w14:textId="77777777" w:rsidR="00BB360C" w:rsidRDefault="00BB360C" w:rsidP="003754C7">
            <w:r>
              <w:t>2</w:t>
            </w:r>
          </w:p>
        </w:tc>
        <w:tc>
          <w:tcPr>
            <w:tcW w:w="1837" w:type="dxa"/>
          </w:tcPr>
          <w:p w14:paraId="1C06F1F5" w14:textId="77777777" w:rsidR="00BB360C" w:rsidRDefault="00BB360C" w:rsidP="003754C7">
            <w:r>
              <w:t>Accepted by customer</w:t>
            </w:r>
          </w:p>
        </w:tc>
        <w:tc>
          <w:tcPr>
            <w:tcW w:w="1836" w:type="dxa"/>
          </w:tcPr>
          <w:p w14:paraId="517D06C4" w14:textId="77777777" w:rsidR="00BB360C" w:rsidRDefault="00BB360C" w:rsidP="003754C7">
            <w:r>
              <w:t>Accept</w:t>
            </w:r>
          </w:p>
        </w:tc>
        <w:tc>
          <w:tcPr>
            <w:tcW w:w="1836" w:type="dxa"/>
          </w:tcPr>
          <w:p w14:paraId="447960F9" w14:textId="77777777" w:rsidR="00BB360C" w:rsidRDefault="00BB360C" w:rsidP="003754C7">
            <w:r>
              <w:t>Complete</w:t>
            </w:r>
          </w:p>
        </w:tc>
      </w:tr>
      <w:tr w:rsidR="00BB360C" w14:paraId="48D68592" w14:textId="77777777" w:rsidTr="003754C7">
        <w:tc>
          <w:tcPr>
            <w:tcW w:w="872" w:type="dxa"/>
          </w:tcPr>
          <w:p w14:paraId="6E27125D" w14:textId="77777777" w:rsidR="00BB360C" w:rsidRDefault="00BB360C" w:rsidP="003754C7">
            <w:r>
              <w:t>3</w:t>
            </w:r>
          </w:p>
        </w:tc>
        <w:tc>
          <w:tcPr>
            <w:tcW w:w="1837" w:type="dxa"/>
          </w:tcPr>
          <w:p w14:paraId="6BF87663" w14:textId="77777777" w:rsidR="00BB360C" w:rsidRDefault="00BB360C" w:rsidP="003754C7">
            <w:r>
              <w:t>Declined by customer Separate button shown to customer asking whether he wants to accept (reconsider)</w:t>
            </w:r>
          </w:p>
        </w:tc>
        <w:tc>
          <w:tcPr>
            <w:tcW w:w="1836" w:type="dxa"/>
          </w:tcPr>
          <w:p w14:paraId="35E2B6DE" w14:textId="77777777" w:rsidR="00BB360C" w:rsidRDefault="00BB360C" w:rsidP="003754C7">
            <w:r>
              <w:t>Reject</w:t>
            </w:r>
          </w:p>
        </w:tc>
        <w:tc>
          <w:tcPr>
            <w:tcW w:w="1836" w:type="dxa"/>
          </w:tcPr>
          <w:p w14:paraId="558E22B6" w14:textId="77777777" w:rsidR="00BB360C" w:rsidRDefault="00BB360C" w:rsidP="003754C7">
            <w:r>
              <w:t>Hold</w:t>
            </w:r>
          </w:p>
        </w:tc>
      </w:tr>
      <w:tr w:rsidR="00BB360C" w14:paraId="3CEB4B52" w14:textId="77777777" w:rsidTr="003754C7">
        <w:tc>
          <w:tcPr>
            <w:tcW w:w="872" w:type="dxa"/>
          </w:tcPr>
          <w:p w14:paraId="68CF09A1" w14:textId="77777777" w:rsidR="00BB360C" w:rsidRDefault="00BB360C" w:rsidP="003754C7">
            <w:r>
              <w:t>4</w:t>
            </w:r>
          </w:p>
        </w:tc>
        <w:tc>
          <w:tcPr>
            <w:tcW w:w="1837" w:type="dxa"/>
          </w:tcPr>
          <w:p w14:paraId="69B14C4A" w14:textId="77777777" w:rsidR="00BB360C" w:rsidRDefault="00BB360C" w:rsidP="003754C7">
            <w:r>
              <w:t xml:space="preserve">Not Answered </w:t>
            </w:r>
          </w:p>
        </w:tc>
        <w:tc>
          <w:tcPr>
            <w:tcW w:w="1836" w:type="dxa"/>
          </w:tcPr>
          <w:p w14:paraId="51C894D0" w14:textId="77777777" w:rsidR="00BB360C" w:rsidRDefault="00BB360C" w:rsidP="003754C7">
            <w:r>
              <w:t>Pending</w:t>
            </w:r>
          </w:p>
        </w:tc>
        <w:tc>
          <w:tcPr>
            <w:tcW w:w="1836" w:type="dxa"/>
          </w:tcPr>
          <w:p w14:paraId="1701D8EA" w14:textId="77777777" w:rsidR="00BB360C" w:rsidRDefault="00BB360C" w:rsidP="003754C7">
            <w:r>
              <w:t>Pending</w:t>
            </w:r>
          </w:p>
        </w:tc>
      </w:tr>
      <w:bookmarkEnd w:id="163"/>
    </w:tbl>
    <w:p w14:paraId="0536D341" w14:textId="77777777" w:rsidR="00BB360C" w:rsidRPr="009B0DC6" w:rsidRDefault="00BB360C" w:rsidP="0085188E">
      <w:pPr>
        <w:rPr>
          <w:sz w:val="24"/>
          <w:szCs w:val="24"/>
          <w:lang w:eastAsia="en-IN"/>
        </w:rPr>
      </w:pPr>
    </w:p>
    <w:p w14:paraId="3E8B8099" w14:textId="4083120E" w:rsidR="00BA3925" w:rsidRDefault="00E33AD3" w:rsidP="00BA3925">
      <w:pPr>
        <w:pStyle w:val="Heading3"/>
        <w:rPr>
          <w:rFonts w:ascii="Calibri" w:hAnsi="Calibri" w:cs="Calibri"/>
          <w:color w:val="000000"/>
          <w:szCs w:val="24"/>
          <w:lang w:eastAsia="en-IN"/>
        </w:rPr>
      </w:pPr>
      <w:bookmarkStart w:id="165" w:name="_Toc174309705"/>
      <w:r>
        <w:rPr>
          <w:rFonts w:ascii="Calibri" w:hAnsi="Calibri" w:cs="Calibri"/>
          <w:color w:val="000000"/>
          <w:szCs w:val="24"/>
          <w:lang w:eastAsia="en-IN"/>
        </w:rPr>
        <w:t>Loan Execution Stage</w:t>
      </w:r>
      <w:bookmarkEnd w:id="165"/>
    </w:p>
    <w:p w14:paraId="2C5526E3" w14:textId="18CFFE73" w:rsidR="00C01919" w:rsidRDefault="00C01919" w:rsidP="00C01919">
      <w:pPr>
        <w:rPr>
          <w:rFonts w:ascii="Calibri" w:hAnsi="Calibri" w:cs="Calibri"/>
          <w:b/>
          <w:bCs/>
          <w:color w:val="ED7D31" w:themeColor="accent2"/>
          <w:sz w:val="20"/>
          <w:u w:val="single"/>
          <w:lang w:eastAsia="en-IN"/>
        </w:rPr>
      </w:pPr>
      <w:bookmarkStart w:id="166" w:name="OLE_LINK138"/>
      <w:r w:rsidRPr="00EA3CEC">
        <w:rPr>
          <w:rFonts w:ascii="Calibri" w:hAnsi="Calibri" w:cs="Calibri"/>
          <w:b/>
          <w:bCs/>
          <w:color w:val="ED7D31" w:themeColor="accent2"/>
          <w:sz w:val="20"/>
          <w:u w:val="single"/>
          <w:lang w:eastAsia="en-IN"/>
        </w:rPr>
        <w:t>BRD (</w:t>
      </w:r>
      <w:r w:rsidRPr="00C01919">
        <w:rPr>
          <w:rFonts w:ascii="Calibri" w:hAnsi="Calibri" w:cs="Calibri"/>
          <w:b/>
          <w:bCs/>
          <w:color w:val="ED7D31" w:themeColor="accent2"/>
          <w:sz w:val="20"/>
          <w:u w:val="single"/>
          <w:lang w:eastAsia="en-IN"/>
        </w:rPr>
        <w:t>BRD04-14, BRD04-16, BRD04-17, BRD04-18, BRD04-19, BRD04-21, BRD04-23, BRD04-24, BRD04-25. BRD04-26, BRD04-28, BRD04-30, BRD04-32, BRD04-33, BRD04-34, BRD04-35, BRD04-36, BRD04-37, BRD04-38, BRD04-40, BRD04-42, BRD04-43, BRD04-44, BRD04-45</w:t>
      </w:r>
      <w:r w:rsidRPr="00EA3CEC">
        <w:rPr>
          <w:rFonts w:ascii="Calibri" w:hAnsi="Calibri" w:cs="Calibri"/>
          <w:b/>
          <w:bCs/>
          <w:color w:val="ED7D31" w:themeColor="accent2"/>
          <w:sz w:val="20"/>
          <w:u w:val="single"/>
          <w:lang w:eastAsia="en-IN"/>
        </w:rPr>
        <w:t>)</w:t>
      </w:r>
    </w:p>
    <w:p w14:paraId="01FFB77A" w14:textId="59C1A509" w:rsidR="00C01919" w:rsidRDefault="00C01919" w:rsidP="00C01919">
      <w:r w:rsidRPr="00A4791B">
        <w:rPr>
          <w:i/>
          <w:iCs/>
          <w:u w:val="single"/>
          <w:lang w:val="en-US" w:eastAsia="en-IN"/>
        </w:rPr>
        <w:t>Above mentioned BRD links will cover the Data Entry stage on both Mobile and Branch Journey.</w:t>
      </w:r>
    </w:p>
    <w:p w14:paraId="7CC27539" w14:textId="0832053D" w:rsidR="00E33AD3" w:rsidRDefault="00E33AD3" w:rsidP="00E33AD3">
      <w:r>
        <w:t xml:space="preserve">At this stage customer’s consent should be obtained in Newgen and workflow should proceed to commodity purchase stage where Newgen should trigger the middleware to call the DDCAP service to </w:t>
      </w:r>
      <w:bookmarkStart w:id="167" w:name="OLE_LINK48"/>
      <w:r>
        <w:t>purchase the commodity</w:t>
      </w:r>
      <w:bookmarkEnd w:id="167"/>
      <w:r>
        <w:t>.</w:t>
      </w:r>
      <w:bookmarkEnd w:id="166"/>
    </w:p>
    <w:p w14:paraId="1F249500" w14:textId="402DDA85" w:rsidR="00E33AD3" w:rsidRDefault="00E33AD3" w:rsidP="00E33AD3">
      <w:r>
        <w:t xml:space="preserve">Commodity purchase process happens through DDCAP outside LOS and commodity is purchased. </w:t>
      </w:r>
      <w:commentRangeStart w:id="168"/>
      <w:r>
        <w:t xml:space="preserve">DDCAP should return the values to middleware / LOS which should trigger LMS to pass accounting entries for the commodity </w:t>
      </w:r>
      <w:commentRangeEnd w:id="168"/>
      <w:r>
        <w:rPr>
          <w:rStyle w:val="CommentReference"/>
        </w:rPr>
        <w:commentReference w:id="168"/>
      </w:r>
      <w:r>
        <w:t>purchase transaction.</w:t>
      </w:r>
    </w:p>
    <w:p w14:paraId="1BA58F1C" w14:textId="138251B3" w:rsidR="00E33AD3" w:rsidRDefault="00E33AD3" w:rsidP="00E33AD3">
      <w:pPr>
        <w:rPr>
          <w:lang w:eastAsia="en-IN"/>
        </w:rPr>
      </w:pPr>
      <w:r>
        <w:rPr>
          <w:lang w:eastAsia="en-IN"/>
        </w:rPr>
        <w:t>Other Below mentioned activity will take place at the same stage</w:t>
      </w:r>
    </w:p>
    <w:p w14:paraId="523D131F" w14:textId="0BB89E3E" w:rsidR="00E33AD3" w:rsidRDefault="00E33AD3" w:rsidP="0093307E">
      <w:pPr>
        <w:pStyle w:val="ListParagraph"/>
        <w:numPr>
          <w:ilvl w:val="0"/>
          <w:numId w:val="20"/>
        </w:numPr>
        <w:rPr>
          <w:lang w:eastAsia="en-IN"/>
        </w:rPr>
      </w:pPr>
      <w:r>
        <w:rPr>
          <w:lang w:eastAsia="en-IN"/>
        </w:rPr>
        <w:t>Commodity Purchase</w:t>
      </w:r>
    </w:p>
    <w:p w14:paraId="0ACDA544" w14:textId="3BE63823" w:rsidR="0056200B" w:rsidRDefault="0056200B" w:rsidP="0093307E">
      <w:pPr>
        <w:pStyle w:val="ListParagraph"/>
        <w:numPr>
          <w:ilvl w:val="0"/>
          <w:numId w:val="20"/>
        </w:numPr>
        <w:rPr>
          <w:lang w:eastAsia="en-IN"/>
        </w:rPr>
      </w:pPr>
      <w:r>
        <w:rPr>
          <w:lang w:eastAsia="en-IN"/>
        </w:rPr>
        <w:t>Repayment fetch from T24 with Simulation</w:t>
      </w:r>
    </w:p>
    <w:p w14:paraId="4BB256B8" w14:textId="4E168D71" w:rsidR="00E33AD3" w:rsidRDefault="00E33AD3" w:rsidP="0093307E">
      <w:pPr>
        <w:pStyle w:val="ListParagraph"/>
        <w:numPr>
          <w:ilvl w:val="0"/>
          <w:numId w:val="20"/>
        </w:numPr>
        <w:rPr>
          <w:lang w:eastAsia="en-IN"/>
        </w:rPr>
      </w:pPr>
      <w:r>
        <w:rPr>
          <w:lang w:eastAsia="en-IN"/>
        </w:rPr>
        <w:t>Contract generation</w:t>
      </w:r>
    </w:p>
    <w:p w14:paraId="66431184" w14:textId="6E0EEFE8" w:rsidR="00E33AD3" w:rsidRDefault="00E33AD3" w:rsidP="0093307E">
      <w:pPr>
        <w:pStyle w:val="ListParagraph"/>
        <w:numPr>
          <w:ilvl w:val="0"/>
          <w:numId w:val="20"/>
        </w:numPr>
        <w:rPr>
          <w:lang w:eastAsia="en-IN"/>
        </w:rPr>
      </w:pPr>
      <w:r>
        <w:rPr>
          <w:lang w:eastAsia="en-IN"/>
        </w:rPr>
        <w:t xml:space="preserve">Contract Signing </w:t>
      </w:r>
    </w:p>
    <w:p w14:paraId="7711872F" w14:textId="0AFC26BA" w:rsidR="00E33AD3" w:rsidRDefault="00E33AD3" w:rsidP="0093307E">
      <w:pPr>
        <w:pStyle w:val="ListParagraph"/>
        <w:numPr>
          <w:ilvl w:val="0"/>
          <w:numId w:val="20"/>
        </w:numPr>
        <w:rPr>
          <w:lang w:eastAsia="en-IN"/>
        </w:rPr>
      </w:pPr>
      <w:r>
        <w:rPr>
          <w:lang w:eastAsia="en-IN"/>
        </w:rPr>
        <w:t xml:space="preserve">Promissory Note signing </w:t>
      </w:r>
    </w:p>
    <w:p w14:paraId="2104B6C4" w14:textId="6B024A2C" w:rsidR="00E33AD3" w:rsidRDefault="00E33AD3" w:rsidP="0093307E">
      <w:pPr>
        <w:pStyle w:val="ListParagraph"/>
        <w:numPr>
          <w:ilvl w:val="0"/>
          <w:numId w:val="20"/>
        </w:numPr>
        <w:rPr>
          <w:lang w:eastAsia="en-IN"/>
        </w:rPr>
      </w:pPr>
      <w:r>
        <w:rPr>
          <w:lang w:eastAsia="en-IN"/>
        </w:rPr>
        <w:t>Loan Creation</w:t>
      </w:r>
    </w:p>
    <w:p w14:paraId="4521F5E8" w14:textId="5ACC84A4" w:rsidR="00E33AD3" w:rsidRDefault="00E33AD3" w:rsidP="0093307E">
      <w:pPr>
        <w:pStyle w:val="ListParagraph"/>
        <w:numPr>
          <w:ilvl w:val="0"/>
          <w:numId w:val="20"/>
        </w:numPr>
        <w:rPr>
          <w:lang w:eastAsia="en-IN"/>
        </w:rPr>
      </w:pPr>
      <w:r>
        <w:rPr>
          <w:lang w:eastAsia="en-IN"/>
        </w:rPr>
        <w:t xml:space="preserve">Sell Consent </w:t>
      </w:r>
    </w:p>
    <w:p w14:paraId="4E57A497" w14:textId="2849A78C" w:rsidR="00E33AD3" w:rsidRDefault="00E33AD3" w:rsidP="0093307E">
      <w:pPr>
        <w:pStyle w:val="ListParagraph"/>
        <w:numPr>
          <w:ilvl w:val="0"/>
          <w:numId w:val="20"/>
        </w:numPr>
        <w:rPr>
          <w:lang w:eastAsia="en-IN"/>
        </w:rPr>
      </w:pPr>
      <w:r>
        <w:rPr>
          <w:lang w:eastAsia="en-IN"/>
        </w:rPr>
        <w:t>Sell Commodity</w:t>
      </w:r>
    </w:p>
    <w:p w14:paraId="3AFA6E91" w14:textId="77777777" w:rsidR="00AE002C" w:rsidRDefault="00AE002C" w:rsidP="00AE002C">
      <w:pPr>
        <w:rPr>
          <w:lang w:eastAsia="en-IN"/>
        </w:rPr>
      </w:pPr>
    </w:p>
    <w:p w14:paraId="6123FB29" w14:textId="536544AB" w:rsidR="00AE002C" w:rsidRDefault="0045328A" w:rsidP="00AE002C">
      <w:pPr>
        <w:rPr>
          <w:lang w:eastAsia="en-IN"/>
        </w:rPr>
      </w:pPr>
      <w:r>
        <w:rPr>
          <w:rFonts w:ascii="Calibri" w:hAnsi="Calibri"/>
          <w:noProof/>
          <w:lang w:val="en-US"/>
        </w:rPr>
        <w:lastRenderedPageBreak/>
        <w:drawing>
          <wp:inline distT="0" distB="0" distL="0" distR="0" wp14:anchorId="6F08281D" wp14:editId="2AC8B5BB">
            <wp:extent cx="5731510" cy="1496129"/>
            <wp:effectExtent l="0" t="0" r="2540" b="8890"/>
            <wp:docPr id="58" name="Picture 58" descr="A black background with white and pink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black background with white and pink squares&#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1496129"/>
                    </a:xfrm>
                    <a:prstGeom prst="rect">
                      <a:avLst/>
                    </a:prstGeom>
                    <a:noFill/>
                    <a:ln>
                      <a:noFill/>
                    </a:ln>
                  </pic:spPr>
                </pic:pic>
              </a:graphicData>
            </a:graphic>
          </wp:inline>
        </w:drawing>
      </w:r>
    </w:p>
    <w:p w14:paraId="52F899AD" w14:textId="77777777" w:rsidR="00D22B43" w:rsidRDefault="00D22B43" w:rsidP="00AE002C">
      <w:pPr>
        <w:rPr>
          <w:lang w:eastAsia="en-IN"/>
        </w:rPr>
      </w:pPr>
    </w:p>
    <w:p w14:paraId="11782193" w14:textId="73123120" w:rsidR="00D22B43" w:rsidRDefault="00D22B43" w:rsidP="00AE002C">
      <w:pPr>
        <w:rPr>
          <w:lang w:eastAsia="en-IN"/>
        </w:rPr>
      </w:pPr>
    </w:p>
    <w:p w14:paraId="609EA1C2" w14:textId="1BF37C35" w:rsidR="00D22B43" w:rsidRDefault="00D22B43" w:rsidP="00AE002C">
      <w:pPr>
        <w:rPr>
          <w:lang w:eastAsia="en-IN"/>
        </w:rPr>
      </w:pPr>
    </w:p>
    <w:p w14:paraId="705D643E" w14:textId="77777777" w:rsidR="0056200B" w:rsidRDefault="0056200B" w:rsidP="0056200B">
      <w:pPr>
        <w:pStyle w:val="ListParagraph"/>
        <w:rPr>
          <w:lang w:eastAsia="en-IN"/>
        </w:rPr>
      </w:pPr>
    </w:p>
    <w:p w14:paraId="07BBAA76" w14:textId="77777777" w:rsidR="0056200B" w:rsidRDefault="0056200B" w:rsidP="0056200B">
      <w:pPr>
        <w:pStyle w:val="ListParagraph"/>
        <w:rPr>
          <w:lang w:eastAsia="en-IN"/>
        </w:rPr>
      </w:pPr>
    </w:p>
    <w:tbl>
      <w:tblPr>
        <w:tblW w:w="10632"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214"/>
        <w:gridCol w:w="1214"/>
        <w:gridCol w:w="1874"/>
        <w:gridCol w:w="1664"/>
        <w:gridCol w:w="1027"/>
        <w:gridCol w:w="3639"/>
      </w:tblGrid>
      <w:tr w:rsidR="0056200B" w14:paraId="2EC8B19B" w14:textId="77777777" w:rsidTr="003754C7">
        <w:trPr>
          <w:trHeight w:val="735"/>
        </w:trPr>
        <w:tc>
          <w:tcPr>
            <w:tcW w:w="1214" w:type="dxa"/>
            <w:shd w:val="clear" w:color="auto" w:fill="E7E6E6" w:themeFill="background2"/>
            <w:vAlign w:val="center"/>
            <w:hideMark/>
          </w:tcPr>
          <w:p w14:paraId="6CC487F4" w14:textId="77777777" w:rsidR="0056200B" w:rsidRPr="00D470E2" w:rsidRDefault="0056200B" w:rsidP="003754C7">
            <w:pPr>
              <w:jc w:val="center"/>
              <w:rPr>
                <w:rFonts w:ascii="Calibri" w:hAnsi="Calibri"/>
                <w:b/>
                <w:bCs/>
                <w:color w:val="000000" w:themeColor="text1"/>
                <w:sz w:val="20"/>
                <w:lang w:val="de-DE"/>
              </w:rPr>
            </w:pPr>
            <w:r>
              <w:rPr>
                <w:rFonts w:ascii="Calibri" w:hAnsi="Calibri"/>
                <w:b/>
                <w:bCs/>
                <w:color w:val="000000" w:themeColor="text1"/>
                <w:sz w:val="20"/>
                <w:lang w:val="de-DE"/>
              </w:rPr>
              <w:t>Action</w:t>
            </w:r>
          </w:p>
        </w:tc>
        <w:tc>
          <w:tcPr>
            <w:tcW w:w="1214" w:type="dxa"/>
            <w:shd w:val="clear" w:color="auto" w:fill="E7E6E6" w:themeFill="background2"/>
            <w:vAlign w:val="center"/>
            <w:hideMark/>
          </w:tcPr>
          <w:p w14:paraId="4AA07D7F" w14:textId="77777777" w:rsidR="0056200B" w:rsidRPr="00D470E2" w:rsidRDefault="0056200B" w:rsidP="003754C7">
            <w:pPr>
              <w:jc w:val="center"/>
              <w:rPr>
                <w:b/>
                <w:bCs/>
                <w:color w:val="000000" w:themeColor="text1"/>
                <w:sz w:val="20"/>
                <w:lang w:val="de-DE"/>
              </w:rPr>
            </w:pPr>
            <w:r w:rsidRPr="00D470E2">
              <w:rPr>
                <w:b/>
                <w:bCs/>
                <w:color w:val="000000" w:themeColor="text1"/>
                <w:sz w:val="20"/>
                <w:lang w:val="de-DE"/>
              </w:rPr>
              <w:t>System</w:t>
            </w:r>
            <w:r>
              <w:rPr>
                <w:b/>
                <w:bCs/>
                <w:color w:val="000000" w:themeColor="text1"/>
                <w:sz w:val="20"/>
                <w:lang w:val="de-DE"/>
              </w:rPr>
              <w:t xml:space="preserve"> Provider</w:t>
            </w:r>
          </w:p>
        </w:tc>
        <w:tc>
          <w:tcPr>
            <w:tcW w:w="1874" w:type="dxa"/>
            <w:shd w:val="clear" w:color="auto" w:fill="E7E6E6" w:themeFill="background2"/>
            <w:vAlign w:val="center"/>
            <w:hideMark/>
          </w:tcPr>
          <w:p w14:paraId="09FB53AC" w14:textId="77777777" w:rsidR="0056200B" w:rsidRPr="00D470E2" w:rsidRDefault="0056200B" w:rsidP="003754C7">
            <w:pPr>
              <w:jc w:val="center"/>
              <w:rPr>
                <w:b/>
                <w:bCs/>
                <w:color w:val="000000" w:themeColor="text1"/>
                <w:sz w:val="20"/>
                <w:lang w:val="de-DE"/>
              </w:rPr>
            </w:pPr>
            <w:r w:rsidRPr="00D470E2">
              <w:rPr>
                <w:b/>
                <w:bCs/>
                <w:color w:val="000000" w:themeColor="text1"/>
                <w:sz w:val="20"/>
                <w:lang w:val="de-DE"/>
              </w:rPr>
              <w:t>Request</w:t>
            </w:r>
          </w:p>
        </w:tc>
        <w:tc>
          <w:tcPr>
            <w:tcW w:w="1664" w:type="dxa"/>
            <w:shd w:val="clear" w:color="auto" w:fill="E7E6E6" w:themeFill="background2"/>
            <w:vAlign w:val="center"/>
            <w:hideMark/>
          </w:tcPr>
          <w:p w14:paraId="09C59B7E" w14:textId="77777777" w:rsidR="0056200B" w:rsidRPr="00D470E2" w:rsidRDefault="0056200B" w:rsidP="003754C7">
            <w:pPr>
              <w:jc w:val="center"/>
              <w:rPr>
                <w:b/>
                <w:bCs/>
                <w:color w:val="000000" w:themeColor="text1"/>
                <w:sz w:val="20"/>
                <w:lang w:val="de-DE"/>
              </w:rPr>
            </w:pPr>
            <w:r w:rsidRPr="00D470E2">
              <w:rPr>
                <w:b/>
                <w:bCs/>
                <w:color w:val="000000" w:themeColor="text1"/>
                <w:sz w:val="20"/>
                <w:lang w:val="de-DE"/>
              </w:rPr>
              <w:t>Response</w:t>
            </w:r>
          </w:p>
        </w:tc>
        <w:tc>
          <w:tcPr>
            <w:tcW w:w="1027" w:type="dxa"/>
            <w:shd w:val="clear" w:color="auto" w:fill="E7E6E6" w:themeFill="background2"/>
            <w:vAlign w:val="center"/>
          </w:tcPr>
          <w:p w14:paraId="7CEAF87A" w14:textId="77777777" w:rsidR="0056200B" w:rsidRPr="00D470E2" w:rsidRDefault="0056200B" w:rsidP="003754C7">
            <w:pPr>
              <w:jc w:val="center"/>
              <w:rPr>
                <w:b/>
                <w:bCs/>
                <w:color w:val="000000" w:themeColor="text1"/>
                <w:sz w:val="20"/>
                <w:lang w:val="de-DE"/>
              </w:rPr>
            </w:pPr>
            <w:r w:rsidRPr="00D470E2">
              <w:rPr>
                <w:b/>
                <w:bCs/>
                <w:color w:val="000000" w:themeColor="text1"/>
                <w:sz w:val="20"/>
                <w:lang w:val="de-DE"/>
              </w:rPr>
              <w:t>Type</w:t>
            </w:r>
          </w:p>
        </w:tc>
        <w:tc>
          <w:tcPr>
            <w:tcW w:w="3639" w:type="dxa"/>
            <w:shd w:val="clear" w:color="auto" w:fill="E7E6E6" w:themeFill="background2"/>
            <w:vAlign w:val="center"/>
            <w:hideMark/>
          </w:tcPr>
          <w:p w14:paraId="5D4B5A01" w14:textId="77777777" w:rsidR="0056200B" w:rsidRPr="00D470E2" w:rsidRDefault="0056200B" w:rsidP="003754C7">
            <w:pPr>
              <w:jc w:val="center"/>
              <w:rPr>
                <w:b/>
                <w:bCs/>
                <w:color w:val="000000" w:themeColor="text1"/>
                <w:sz w:val="20"/>
                <w:lang w:val="de-DE"/>
              </w:rPr>
            </w:pPr>
            <w:r>
              <w:rPr>
                <w:b/>
                <w:bCs/>
                <w:color w:val="000000" w:themeColor="text1"/>
                <w:sz w:val="20"/>
                <w:lang w:val="de-DE"/>
              </w:rPr>
              <w:t>Description</w:t>
            </w:r>
          </w:p>
        </w:tc>
      </w:tr>
      <w:tr w:rsidR="0056200B" w14:paraId="14983E23" w14:textId="77777777" w:rsidTr="003754C7">
        <w:trPr>
          <w:trHeight w:val="61"/>
        </w:trPr>
        <w:tc>
          <w:tcPr>
            <w:tcW w:w="1214" w:type="dxa"/>
            <w:shd w:val="clear" w:color="auto" w:fill="FFFFFF" w:themeFill="background1"/>
          </w:tcPr>
          <w:p w14:paraId="64524798" w14:textId="179B3D0A" w:rsidR="0056200B" w:rsidRPr="003B3034" w:rsidRDefault="005746D8" w:rsidP="003754C7">
            <w:pPr>
              <w:pStyle w:val="wordsection1"/>
              <w:spacing w:before="0" w:beforeAutospacing="0" w:after="0" w:afterAutospacing="0"/>
              <w:rPr>
                <w:rFonts w:ascii="Calibri" w:hAnsi="Calibri" w:cs="Tahoma"/>
                <w:b/>
                <w:color w:val="1F497D"/>
                <w:sz w:val="16"/>
                <w:szCs w:val="16"/>
              </w:rPr>
            </w:pPr>
            <w:r>
              <w:rPr>
                <w:rFonts w:ascii="Calibri" w:hAnsi="Calibri" w:cs="Tahoma"/>
                <w:b/>
                <w:color w:val="1F497D"/>
                <w:sz w:val="16"/>
                <w:szCs w:val="16"/>
              </w:rPr>
              <w:t>Commodity Purchase Consent</w:t>
            </w:r>
          </w:p>
        </w:tc>
        <w:tc>
          <w:tcPr>
            <w:tcW w:w="1214" w:type="dxa"/>
            <w:shd w:val="clear" w:color="auto" w:fill="FFFFFF" w:themeFill="background1"/>
          </w:tcPr>
          <w:p w14:paraId="26C227AD" w14:textId="77777777" w:rsidR="0056200B" w:rsidRDefault="005746D8" w:rsidP="003754C7">
            <w:pPr>
              <w:pStyle w:val="wordsection1"/>
              <w:spacing w:before="0" w:beforeAutospacing="0" w:after="0" w:afterAutospacing="0"/>
              <w:rPr>
                <w:rFonts w:ascii="Calibri" w:hAnsi="Calibri" w:cs="Tahoma"/>
                <w:bCs/>
                <w:color w:val="1F497D"/>
                <w:sz w:val="16"/>
                <w:szCs w:val="16"/>
              </w:rPr>
            </w:pPr>
            <w:r>
              <w:rPr>
                <w:rFonts w:ascii="Calibri" w:hAnsi="Calibri" w:cs="Tahoma"/>
                <w:bCs/>
                <w:color w:val="1F497D"/>
                <w:sz w:val="16"/>
                <w:szCs w:val="16"/>
              </w:rPr>
              <w:t>DDCAP</w:t>
            </w:r>
          </w:p>
          <w:p w14:paraId="41CAD4FE" w14:textId="0178EF4B" w:rsidR="005746D8" w:rsidRPr="00AE78D5" w:rsidRDefault="005746D8" w:rsidP="003754C7">
            <w:pPr>
              <w:pStyle w:val="wordsection1"/>
              <w:spacing w:before="0" w:beforeAutospacing="0" w:after="0" w:afterAutospacing="0"/>
              <w:rPr>
                <w:rFonts w:ascii="Calibri" w:hAnsi="Calibri" w:cs="Tahoma"/>
                <w:bCs/>
                <w:color w:val="1F497D"/>
                <w:sz w:val="16"/>
                <w:szCs w:val="16"/>
              </w:rPr>
            </w:pPr>
            <w:r>
              <w:rPr>
                <w:rFonts w:ascii="Calibri" w:hAnsi="Calibri" w:cs="Tahoma"/>
                <w:bCs/>
                <w:color w:val="1F497D"/>
                <w:sz w:val="16"/>
                <w:szCs w:val="16"/>
              </w:rPr>
              <w:t>Emkan Mobile Application</w:t>
            </w:r>
          </w:p>
        </w:tc>
        <w:tc>
          <w:tcPr>
            <w:tcW w:w="1874" w:type="dxa"/>
            <w:shd w:val="clear" w:color="auto" w:fill="FFFFFF" w:themeFill="background1"/>
          </w:tcPr>
          <w:p w14:paraId="202D07E5" w14:textId="77777777" w:rsidR="0056200B" w:rsidRDefault="0056200B" w:rsidP="003754C7">
            <w:pPr>
              <w:spacing w:before="120" w:after="120" w:line="240" w:lineRule="auto"/>
              <w:rPr>
                <w:rFonts w:ascii="Calibri" w:eastAsia="Calibri" w:hAnsi="Calibri" w:cs="Tahoma"/>
                <w:bCs/>
                <w:color w:val="1F497D"/>
                <w:sz w:val="16"/>
                <w:szCs w:val="16"/>
                <w:lang w:val="en-US"/>
              </w:rPr>
            </w:pPr>
            <w:r>
              <w:rPr>
                <w:rFonts w:ascii="Calibri" w:eastAsia="Calibri" w:hAnsi="Calibri" w:cs="Tahoma"/>
                <w:bCs/>
                <w:color w:val="1F497D"/>
                <w:sz w:val="16"/>
                <w:szCs w:val="16"/>
                <w:lang w:val="en-US"/>
              </w:rPr>
              <w:t>NID/Iqama</w:t>
            </w:r>
          </w:p>
          <w:p w14:paraId="7A94AE16" w14:textId="77777777" w:rsidR="0056200B" w:rsidRPr="00BB6338" w:rsidRDefault="0056200B" w:rsidP="003754C7">
            <w:pPr>
              <w:spacing w:before="120" w:after="120" w:line="240" w:lineRule="auto"/>
              <w:rPr>
                <w:rFonts w:ascii="Calibri" w:eastAsia="Calibri" w:hAnsi="Calibri" w:cs="Tahoma"/>
                <w:bCs/>
                <w:color w:val="1F497D"/>
                <w:sz w:val="16"/>
                <w:szCs w:val="16"/>
                <w:lang w:val="en-US"/>
              </w:rPr>
            </w:pPr>
            <w:r>
              <w:rPr>
                <w:rFonts w:ascii="Calibri" w:eastAsia="Calibri" w:hAnsi="Calibri" w:cs="Tahoma"/>
                <w:bCs/>
                <w:color w:val="1F497D"/>
                <w:sz w:val="16"/>
                <w:szCs w:val="16"/>
                <w:lang w:val="en-US"/>
              </w:rPr>
              <w:t>Application Unique ID</w:t>
            </w:r>
          </w:p>
        </w:tc>
        <w:tc>
          <w:tcPr>
            <w:tcW w:w="1664" w:type="dxa"/>
            <w:shd w:val="clear" w:color="auto" w:fill="FFFFFF" w:themeFill="background1"/>
          </w:tcPr>
          <w:p w14:paraId="2DCB88BF" w14:textId="1468CA85" w:rsidR="0056200B" w:rsidRDefault="005746D8" w:rsidP="003754C7">
            <w:pPr>
              <w:spacing w:before="120" w:after="120" w:line="240" w:lineRule="auto"/>
              <w:rPr>
                <w:rFonts w:cs="Arial"/>
                <w:sz w:val="16"/>
                <w:szCs w:val="16"/>
              </w:rPr>
            </w:pPr>
            <w:r>
              <w:rPr>
                <w:rFonts w:cs="Arial"/>
                <w:sz w:val="16"/>
                <w:szCs w:val="16"/>
              </w:rPr>
              <w:t>Consent – Proceed</w:t>
            </w:r>
          </w:p>
          <w:p w14:paraId="097D7197" w14:textId="48F22986" w:rsidR="005746D8" w:rsidRPr="008832DB" w:rsidRDefault="005746D8" w:rsidP="003754C7">
            <w:pPr>
              <w:spacing w:before="120" w:after="120" w:line="240" w:lineRule="auto"/>
              <w:rPr>
                <w:rFonts w:cs="Arial"/>
                <w:sz w:val="16"/>
                <w:szCs w:val="16"/>
              </w:rPr>
            </w:pPr>
            <w:r>
              <w:rPr>
                <w:rFonts w:cs="Arial"/>
                <w:sz w:val="16"/>
                <w:szCs w:val="16"/>
              </w:rPr>
              <w:t>Consent - Reject</w:t>
            </w:r>
          </w:p>
          <w:p w14:paraId="7449D443" w14:textId="77777777" w:rsidR="0056200B" w:rsidRPr="00BB6338" w:rsidRDefault="0056200B" w:rsidP="003754C7">
            <w:pPr>
              <w:spacing w:after="60" w:line="240" w:lineRule="auto"/>
              <w:rPr>
                <w:rFonts w:cs="Arial"/>
                <w:sz w:val="16"/>
                <w:szCs w:val="16"/>
              </w:rPr>
            </w:pPr>
          </w:p>
        </w:tc>
        <w:tc>
          <w:tcPr>
            <w:tcW w:w="1027" w:type="dxa"/>
            <w:shd w:val="clear" w:color="auto" w:fill="FFFFFF" w:themeFill="background1"/>
          </w:tcPr>
          <w:p w14:paraId="4F60F61D" w14:textId="77777777" w:rsidR="0056200B" w:rsidRPr="00AE78D5" w:rsidRDefault="0056200B" w:rsidP="003754C7">
            <w:pPr>
              <w:spacing w:after="60" w:line="256" w:lineRule="auto"/>
              <w:rPr>
                <w:rFonts w:cs="Calibri"/>
                <w:sz w:val="16"/>
                <w:szCs w:val="16"/>
                <w:lang w:val="de-DE"/>
              </w:rPr>
            </w:pPr>
          </w:p>
        </w:tc>
        <w:tc>
          <w:tcPr>
            <w:tcW w:w="3639" w:type="dxa"/>
            <w:shd w:val="clear" w:color="auto" w:fill="FFFFFF" w:themeFill="background1"/>
          </w:tcPr>
          <w:p w14:paraId="22C90381" w14:textId="545F376C" w:rsidR="0056200B" w:rsidRPr="005746D8" w:rsidRDefault="005746D8" w:rsidP="005746D8">
            <w:bookmarkStart w:id="169" w:name="_Hlk168572321"/>
            <w:r w:rsidRPr="005746D8">
              <w:rPr>
                <w:rFonts w:cs="Arial"/>
                <w:sz w:val="16"/>
                <w:szCs w:val="16"/>
              </w:rPr>
              <w:t>At this stage customer’s consent should be obtained in Newgen and workflow should proceed to commodity purchase stage where Newgen should trigger the middleware to call the DDCAP service to purchase the commodity.</w:t>
            </w:r>
            <w:bookmarkEnd w:id="169"/>
          </w:p>
        </w:tc>
      </w:tr>
      <w:tr w:rsidR="00E62830" w14:paraId="2C4A47FE" w14:textId="77777777" w:rsidTr="003754C7">
        <w:trPr>
          <w:trHeight w:val="61"/>
        </w:trPr>
        <w:tc>
          <w:tcPr>
            <w:tcW w:w="1214" w:type="dxa"/>
            <w:shd w:val="clear" w:color="auto" w:fill="FFFFFF" w:themeFill="background1"/>
          </w:tcPr>
          <w:p w14:paraId="15A56D0D" w14:textId="398CF954" w:rsidR="00E62830" w:rsidRDefault="00E62830" w:rsidP="003754C7">
            <w:pPr>
              <w:pStyle w:val="wordsection1"/>
              <w:spacing w:before="0" w:beforeAutospacing="0" w:after="0" w:afterAutospacing="0"/>
              <w:rPr>
                <w:rFonts w:ascii="Calibri" w:hAnsi="Calibri" w:cs="Tahoma"/>
                <w:b/>
                <w:color w:val="1F497D"/>
                <w:sz w:val="16"/>
                <w:szCs w:val="16"/>
              </w:rPr>
            </w:pPr>
            <w:commentRangeStart w:id="170"/>
            <w:commentRangeStart w:id="171"/>
            <w:r w:rsidRPr="00915D99">
              <w:rPr>
                <w:rFonts w:ascii="Calibri" w:hAnsi="Calibri" w:cs="Tahoma"/>
                <w:b/>
                <w:color w:val="1F497D"/>
                <w:sz w:val="16"/>
                <w:szCs w:val="16"/>
              </w:rPr>
              <w:t>Commodity Purchase</w:t>
            </w:r>
            <w:commentRangeEnd w:id="170"/>
            <w:r w:rsidR="00AF53AE">
              <w:rPr>
                <w:rStyle w:val="CommentReference"/>
                <w:rFonts w:asciiTheme="minorHAnsi" w:eastAsiaTheme="minorHAnsi" w:hAnsiTheme="minorHAnsi" w:cstheme="minorBidi"/>
                <w:lang w:val="en-IN"/>
              </w:rPr>
              <w:commentReference w:id="170"/>
            </w:r>
            <w:commentRangeEnd w:id="171"/>
            <w:r w:rsidR="00A55FEA">
              <w:rPr>
                <w:rStyle w:val="CommentReference"/>
                <w:rFonts w:asciiTheme="minorHAnsi" w:eastAsiaTheme="minorHAnsi" w:hAnsiTheme="minorHAnsi" w:cstheme="minorBidi"/>
                <w:lang w:val="en-IN"/>
              </w:rPr>
              <w:commentReference w:id="171"/>
            </w:r>
          </w:p>
        </w:tc>
        <w:tc>
          <w:tcPr>
            <w:tcW w:w="1214" w:type="dxa"/>
            <w:shd w:val="clear" w:color="auto" w:fill="FFFFFF" w:themeFill="background1"/>
          </w:tcPr>
          <w:p w14:paraId="06554832" w14:textId="09D273B1" w:rsidR="00E62830" w:rsidRDefault="00E62830" w:rsidP="003754C7">
            <w:pPr>
              <w:pStyle w:val="wordsection1"/>
              <w:spacing w:before="0" w:beforeAutospacing="0" w:after="0" w:afterAutospacing="0"/>
              <w:rPr>
                <w:rFonts w:ascii="Calibri" w:hAnsi="Calibri" w:cs="Tahoma"/>
                <w:bCs/>
                <w:color w:val="1F497D"/>
                <w:sz w:val="16"/>
                <w:szCs w:val="16"/>
              </w:rPr>
            </w:pPr>
            <w:r>
              <w:rPr>
                <w:rFonts w:ascii="Calibri" w:hAnsi="Calibri" w:cs="Tahoma"/>
                <w:bCs/>
                <w:color w:val="1F497D"/>
                <w:sz w:val="16"/>
                <w:szCs w:val="16"/>
              </w:rPr>
              <w:t>DDCAP</w:t>
            </w:r>
          </w:p>
        </w:tc>
        <w:tc>
          <w:tcPr>
            <w:tcW w:w="1874" w:type="dxa"/>
            <w:shd w:val="clear" w:color="auto" w:fill="FFFFFF" w:themeFill="background1"/>
          </w:tcPr>
          <w:p w14:paraId="10BF49AF" w14:textId="390A5458" w:rsidR="00E62830" w:rsidRDefault="00C548CA" w:rsidP="003754C7">
            <w:pPr>
              <w:spacing w:before="120" w:after="120" w:line="240" w:lineRule="auto"/>
              <w:rPr>
                <w:rFonts w:ascii="Calibri" w:eastAsia="Calibri" w:hAnsi="Calibri" w:cs="Tahoma"/>
                <w:bCs/>
                <w:color w:val="1F497D"/>
                <w:sz w:val="16"/>
                <w:szCs w:val="16"/>
                <w:lang w:val="en-US"/>
              </w:rPr>
            </w:pPr>
            <w:r>
              <w:rPr>
                <w:rFonts w:ascii="Calibri" w:eastAsia="Calibri" w:hAnsi="Calibri" w:cs="Tahoma"/>
                <w:bCs/>
                <w:color w:val="1F497D"/>
                <w:sz w:val="16"/>
                <w:szCs w:val="16"/>
                <w:lang w:val="en-US"/>
              </w:rPr>
              <w:t>Application Unique ID</w:t>
            </w:r>
          </w:p>
        </w:tc>
        <w:tc>
          <w:tcPr>
            <w:tcW w:w="1664" w:type="dxa"/>
            <w:shd w:val="clear" w:color="auto" w:fill="FFFFFF" w:themeFill="background1"/>
          </w:tcPr>
          <w:p w14:paraId="55DE52C9" w14:textId="77777777" w:rsidR="00C548CA" w:rsidRDefault="00C548CA" w:rsidP="00C548CA">
            <w:pPr>
              <w:spacing w:before="120" w:after="120" w:line="240" w:lineRule="auto"/>
              <w:rPr>
                <w:rFonts w:cs="Arial"/>
                <w:sz w:val="16"/>
                <w:szCs w:val="16"/>
              </w:rPr>
            </w:pPr>
            <w:r>
              <w:rPr>
                <w:rFonts w:cs="Arial"/>
                <w:sz w:val="16"/>
                <w:szCs w:val="16"/>
              </w:rPr>
              <w:t>Commodity Detail</w:t>
            </w:r>
          </w:p>
          <w:p w14:paraId="157A75CD" w14:textId="2A3F6D81" w:rsidR="00C548CA" w:rsidRDefault="00C548CA" w:rsidP="00C548CA">
            <w:pPr>
              <w:spacing w:before="120" w:after="120" w:line="240" w:lineRule="auto"/>
              <w:rPr>
                <w:rFonts w:cs="Arial"/>
                <w:sz w:val="16"/>
                <w:szCs w:val="16"/>
              </w:rPr>
            </w:pPr>
            <w:r>
              <w:rPr>
                <w:rFonts w:cs="Arial"/>
                <w:sz w:val="16"/>
                <w:szCs w:val="16"/>
              </w:rPr>
              <w:t>Certificate of Ownership</w:t>
            </w:r>
          </w:p>
        </w:tc>
        <w:tc>
          <w:tcPr>
            <w:tcW w:w="1027" w:type="dxa"/>
            <w:shd w:val="clear" w:color="auto" w:fill="FFFFFF" w:themeFill="background1"/>
          </w:tcPr>
          <w:p w14:paraId="1605E7EE" w14:textId="77777777" w:rsidR="00E62830" w:rsidRPr="00AE78D5" w:rsidRDefault="00E62830" w:rsidP="003754C7">
            <w:pPr>
              <w:spacing w:after="60" w:line="256" w:lineRule="auto"/>
              <w:rPr>
                <w:rFonts w:cs="Calibri"/>
                <w:sz w:val="16"/>
                <w:szCs w:val="16"/>
                <w:lang w:val="de-DE"/>
              </w:rPr>
            </w:pPr>
          </w:p>
        </w:tc>
        <w:tc>
          <w:tcPr>
            <w:tcW w:w="3639" w:type="dxa"/>
            <w:shd w:val="clear" w:color="auto" w:fill="FFFFFF" w:themeFill="background1"/>
          </w:tcPr>
          <w:p w14:paraId="7B9F609C" w14:textId="4E3A2B18" w:rsidR="00E62830" w:rsidRPr="005746D8" w:rsidRDefault="00661EF1" w:rsidP="005746D8">
            <w:pPr>
              <w:rPr>
                <w:rFonts w:cs="Arial"/>
                <w:sz w:val="16"/>
                <w:szCs w:val="16"/>
              </w:rPr>
            </w:pPr>
            <w:bookmarkStart w:id="172" w:name="_Hlk168572343"/>
            <w:r w:rsidRPr="00661EF1">
              <w:rPr>
                <w:rFonts w:cs="Arial"/>
                <w:sz w:val="16"/>
                <w:szCs w:val="16"/>
              </w:rPr>
              <w:t>Commodity purchase process happens through DDCAP outside LOS and commodity is purchased. DDCAP should return the values to middlewar / LOS which should trigger LMS to pass accounting entries for the commodity purchase transaction.</w:t>
            </w:r>
            <w:bookmarkEnd w:id="172"/>
          </w:p>
        </w:tc>
      </w:tr>
      <w:tr w:rsidR="00E62830" w14:paraId="1E6E706B" w14:textId="77777777" w:rsidTr="003754C7">
        <w:trPr>
          <w:trHeight w:val="61"/>
        </w:trPr>
        <w:tc>
          <w:tcPr>
            <w:tcW w:w="1214" w:type="dxa"/>
            <w:shd w:val="clear" w:color="auto" w:fill="FFFFFF" w:themeFill="background1"/>
          </w:tcPr>
          <w:p w14:paraId="286C7AA0" w14:textId="4FD79021" w:rsidR="00E62830" w:rsidRDefault="0076523A" w:rsidP="003754C7">
            <w:pPr>
              <w:pStyle w:val="wordsection1"/>
              <w:spacing w:before="0" w:beforeAutospacing="0" w:after="0" w:afterAutospacing="0"/>
              <w:rPr>
                <w:rFonts w:ascii="Calibri" w:hAnsi="Calibri" w:cs="Tahoma"/>
                <w:b/>
                <w:color w:val="1F497D"/>
                <w:sz w:val="16"/>
                <w:szCs w:val="16"/>
              </w:rPr>
            </w:pPr>
            <w:r w:rsidRPr="0076523A">
              <w:rPr>
                <w:rFonts w:ascii="Calibri" w:hAnsi="Calibri" w:cs="Tahoma"/>
                <w:b/>
                <w:color w:val="1F497D"/>
                <w:sz w:val="16"/>
                <w:szCs w:val="16"/>
              </w:rPr>
              <w:t>Repayment fetch from T24 with Simulation</w:t>
            </w:r>
          </w:p>
        </w:tc>
        <w:tc>
          <w:tcPr>
            <w:tcW w:w="1214" w:type="dxa"/>
            <w:shd w:val="clear" w:color="auto" w:fill="FFFFFF" w:themeFill="background1"/>
          </w:tcPr>
          <w:p w14:paraId="64A91627" w14:textId="1C33F170" w:rsidR="00E62830" w:rsidRDefault="00C92D9A" w:rsidP="003754C7">
            <w:pPr>
              <w:pStyle w:val="wordsection1"/>
              <w:spacing w:before="0" w:beforeAutospacing="0" w:after="0" w:afterAutospacing="0"/>
              <w:rPr>
                <w:rFonts w:ascii="Calibri" w:hAnsi="Calibri" w:cs="Tahoma"/>
                <w:bCs/>
                <w:color w:val="1F497D"/>
                <w:sz w:val="16"/>
                <w:szCs w:val="16"/>
              </w:rPr>
            </w:pPr>
            <w:r>
              <w:rPr>
                <w:rFonts w:ascii="Calibri" w:hAnsi="Calibri" w:cs="Tahoma"/>
                <w:bCs/>
                <w:color w:val="1F497D"/>
                <w:sz w:val="16"/>
                <w:szCs w:val="16"/>
              </w:rPr>
              <w:t>T24</w:t>
            </w:r>
          </w:p>
        </w:tc>
        <w:tc>
          <w:tcPr>
            <w:tcW w:w="1874" w:type="dxa"/>
            <w:shd w:val="clear" w:color="auto" w:fill="FFFFFF" w:themeFill="background1"/>
          </w:tcPr>
          <w:p w14:paraId="4421B8F4" w14:textId="77777777" w:rsidR="00E62830" w:rsidRDefault="00C92D9A" w:rsidP="003754C7">
            <w:pPr>
              <w:spacing w:before="120" w:after="120" w:line="240" w:lineRule="auto"/>
              <w:rPr>
                <w:rFonts w:ascii="Calibri" w:eastAsia="Calibri" w:hAnsi="Calibri" w:cs="Tahoma"/>
                <w:bCs/>
                <w:color w:val="1F497D"/>
                <w:sz w:val="16"/>
                <w:szCs w:val="16"/>
                <w:lang w:val="en-US"/>
              </w:rPr>
            </w:pPr>
            <w:r>
              <w:rPr>
                <w:rFonts w:ascii="Calibri" w:eastAsia="Calibri" w:hAnsi="Calibri" w:cs="Tahoma"/>
                <w:bCs/>
                <w:color w:val="1F497D"/>
                <w:sz w:val="16"/>
                <w:szCs w:val="16"/>
                <w:lang w:val="en-US"/>
              </w:rPr>
              <w:t>Application Unique ID</w:t>
            </w:r>
          </w:p>
          <w:p w14:paraId="128592D3" w14:textId="77777777" w:rsidR="00C92D9A" w:rsidRDefault="00C92D9A" w:rsidP="003754C7">
            <w:pPr>
              <w:spacing w:before="120" w:after="120" w:line="240" w:lineRule="auto"/>
              <w:rPr>
                <w:rFonts w:ascii="Calibri" w:eastAsia="Calibri" w:hAnsi="Calibri" w:cs="Tahoma"/>
                <w:bCs/>
                <w:color w:val="1F497D"/>
                <w:sz w:val="16"/>
                <w:szCs w:val="16"/>
                <w:lang w:val="en-US"/>
              </w:rPr>
            </w:pPr>
            <w:r>
              <w:rPr>
                <w:rFonts w:ascii="Calibri" w:eastAsia="Calibri" w:hAnsi="Calibri" w:cs="Tahoma"/>
                <w:bCs/>
                <w:color w:val="1F497D"/>
                <w:sz w:val="16"/>
                <w:szCs w:val="16"/>
                <w:lang w:val="en-US"/>
              </w:rPr>
              <w:t>NID/Iqama ID</w:t>
            </w:r>
          </w:p>
          <w:p w14:paraId="4603B9FA" w14:textId="77777777" w:rsidR="00C92D9A" w:rsidRDefault="00C92D9A" w:rsidP="003754C7">
            <w:pPr>
              <w:spacing w:before="120" w:after="120" w:line="240" w:lineRule="auto"/>
              <w:rPr>
                <w:rFonts w:ascii="Calibri" w:eastAsia="Calibri" w:hAnsi="Calibri" w:cs="Tahoma"/>
                <w:bCs/>
                <w:color w:val="1F497D"/>
                <w:sz w:val="16"/>
                <w:szCs w:val="16"/>
                <w:lang w:val="en-US"/>
              </w:rPr>
            </w:pPr>
            <w:r>
              <w:rPr>
                <w:rFonts w:ascii="Calibri" w:eastAsia="Calibri" w:hAnsi="Calibri" w:cs="Tahoma"/>
                <w:bCs/>
                <w:color w:val="1F497D"/>
                <w:sz w:val="16"/>
                <w:szCs w:val="16"/>
                <w:lang w:val="en-US"/>
              </w:rPr>
              <w:t xml:space="preserve">Approved / Accepted Facility amount </w:t>
            </w:r>
          </w:p>
          <w:p w14:paraId="54D99DC7" w14:textId="77777777" w:rsidR="00C92D9A" w:rsidRDefault="00C92D9A" w:rsidP="003754C7">
            <w:pPr>
              <w:spacing w:before="120" w:after="120" w:line="240" w:lineRule="auto"/>
              <w:rPr>
                <w:rFonts w:ascii="Calibri" w:eastAsia="Calibri" w:hAnsi="Calibri" w:cs="Tahoma"/>
                <w:bCs/>
                <w:color w:val="1F497D"/>
                <w:sz w:val="16"/>
                <w:szCs w:val="16"/>
                <w:lang w:val="en-US"/>
              </w:rPr>
            </w:pPr>
            <w:r>
              <w:rPr>
                <w:rFonts w:ascii="Calibri" w:eastAsia="Calibri" w:hAnsi="Calibri" w:cs="Tahoma"/>
                <w:bCs/>
                <w:color w:val="1F497D"/>
                <w:sz w:val="16"/>
                <w:szCs w:val="16"/>
                <w:lang w:val="en-US"/>
              </w:rPr>
              <w:t>Tenure</w:t>
            </w:r>
          </w:p>
          <w:p w14:paraId="2E67F5FC" w14:textId="77777777" w:rsidR="00C92D9A" w:rsidRDefault="00C92D9A" w:rsidP="003754C7">
            <w:pPr>
              <w:spacing w:before="120" w:after="120" w:line="240" w:lineRule="auto"/>
              <w:rPr>
                <w:rFonts w:ascii="Calibri" w:eastAsia="Calibri" w:hAnsi="Calibri" w:cs="Tahoma"/>
                <w:bCs/>
                <w:color w:val="1F497D"/>
                <w:sz w:val="16"/>
                <w:szCs w:val="16"/>
                <w:lang w:val="en-US"/>
              </w:rPr>
            </w:pPr>
            <w:r>
              <w:rPr>
                <w:rFonts w:ascii="Calibri" w:eastAsia="Calibri" w:hAnsi="Calibri" w:cs="Tahoma"/>
                <w:bCs/>
                <w:color w:val="1F497D"/>
                <w:sz w:val="16"/>
                <w:szCs w:val="16"/>
                <w:lang w:val="en-US"/>
              </w:rPr>
              <w:t xml:space="preserve">Pricing </w:t>
            </w:r>
          </w:p>
          <w:p w14:paraId="0F57604A" w14:textId="77777777" w:rsidR="00C92D9A" w:rsidRDefault="00C92D9A" w:rsidP="003754C7">
            <w:pPr>
              <w:spacing w:before="120" w:after="120" w:line="240" w:lineRule="auto"/>
              <w:rPr>
                <w:rFonts w:ascii="Calibri" w:eastAsia="Calibri" w:hAnsi="Calibri" w:cs="Tahoma"/>
                <w:bCs/>
                <w:color w:val="1F497D"/>
                <w:sz w:val="16"/>
                <w:szCs w:val="16"/>
                <w:lang w:val="en-US"/>
              </w:rPr>
            </w:pPr>
            <w:r>
              <w:rPr>
                <w:rFonts w:ascii="Calibri" w:eastAsia="Calibri" w:hAnsi="Calibri" w:cs="Tahoma"/>
                <w:bCs/>
                <w:color w:val="1F497D"/>
                <w:sz w:val="16"/>
                <w:szCs w:val="16"/>
                <w:lang w:val="en-US"/>
              </w:rPr>
              <w:t>APR</w:t>
            </w:r>
          </w:p>
          <w:p w14:paraId="45C3C1B1" w14:textId="7E65BB0B" w:rsidR="00C92D9A" w:rsidRDefault="00C92D9A" w:rsidP="003754C7">
            <w:pPr>
              <w:spacing w:before="120" w:after="120" w:line="240" w:lineRule="auto"/>
              <w:rPr>
                <w:rFonts w:ascii="Calibri" w:eastAsia="Calibri" w:hAnsi="Calibri" w:cs="Tahoma"/>
                <w:bCs/>
                <w:color w:val="1F497D"/>
                <w:sz w:val="16"/>
                <w:szCs w:val="16"/>
                <w:lang w:val="en-US"/>
              </w:rPr>
            </w:pPr>
            <w:r>
              <w:rPr>
                <w:rFonts w:ascii="Calibri" w:eastAsia="Calibri" w:hAnsi="Calibri" w:cs="Tahoma"/>
                <w:bCs/>
                <w:color w:val="1F497D"/>
                <w:sz w:val="16"/>
                <w:szCs w:val="16"/>
                <w:lang w:val="en-US"/>
              </w:rPr>
              <w:t>Other customer and offer related attributes (defined in IRD)</w:t>
            </w:r>
          </w:p>
        </w:tc>
        <w:tc>
          <w:tcPr>
            <w:tcW w:w="1664" w:type="dxa"/>
            <w:shd w:val="clear" w:color="auto" w:fill="FFFFFF" w:themeFill="background1"/>
          </w:tcPr>
          <w:p w14:paraId="01EA6FE2" w14:textId="410F341C" w:rsidR="00E62830" w:rsidRDefault="00C92D9A" w:rsidP="003754C7">
            <w:pPr>
              <w:spacing w:before="120" w:after="120" w:line="240" w:lineRule="auto"/>
              <w:rPr>
                <w:rFonts w:cs="Arial"/>
                <w:sz w:val="16"/>
                <w:szCs w:val="16"/>
              </w:rPr>
            </w:pPr>
            <w:r>
              <w:rPr>
                <w:rFonts w:cs="Arial"/>
                <w:sz w:val="16"/>
                <w:szCs w:val="16"/>
              </w:rPr>
              <w:t>Repayment schedule</w:t>
            </w:r>
          </w:p>
        </w:tc>
        <w:tc>
          <w:tcPr>
            <w:tcW w:w="1027" w:type="dxa"/>
            <w:shd w:val="clear" w:color="auto" w:fill="FFFFFF" w:themeFill="background1"/>
          </w:tcPr>
          <w:p w14:paraId="19D2D6A5" w14:textId="77777777" w:rsidR="00E62830" w:rsidRPr="00AE78D5" w:rsidRDefault="00E62830" w:rsidP="003754C7">
            <w:pPr>
              <w:spacing w:after="60" w:line="256" w:lineRule="auto"/>
              <w:rPr>
                <w:rFonts w:cs="Calibri"/>
                <w:sz w:val="16"/>
                <w:szCs w:val="16"/>
                <w:lang w:val="de-DE"/>
              </w:rPr>
            </w:pPr>
          </w:p>
        </w:tc>
        <w:tc>
          <w:tcPr>
            <w:tcW w:w="3639" w:type="dxa"/>
            <w:shd w:val="clear" w:color="auto" w:fill="FFFFFF" w:themeFill="background1"/>
          </w:tcPr>
          <w:p w14:paraId="2B6D7C05" w14:textId="64404BE7" w:rsidR="00E62830" w:rsidRDefault="00792189" w:rsidP="005746D8">
            <w:pPr>
              <w:rPr>
                <w:rFonts w:cs="Arial"/>
                <w:sz w:val="16"/>
                <w:szCs w:val="16"/>
              </w:rPr>
            </w:pPr>
            <w:commentRangeStart w:id="173"/>
            <w:commentRangeStart w:id="174"/>
            <w:r>
              <w:rPr>
                <w:rFonts w:cs="Arial"/>
                <w:sz w:val="16"/>
                <w:szCs w:val="16"/>
              </w:rPr>
              <w:t xml:space="preserve">LOS will trigger the Simulation API to fetch the repayment schedule from core system </w:t>
            </w:r>
            <w:commentRangeEnd w:id="173"/>
            <w:r w:rsidR="00452233">
              <w:rPr>
                <w:rStyle w:val="CommentReference"/>
              </w:rPr>
              <w:commentReference w:id="173"/>
            </w:r>
            <w:commentRangeEnd w:id="174"/>
            <w:r w:rsidR="00A55FEA">
              <w:rPr>
                <w:rStyle w:val="CommentReference"/>
              </w:rPr>
              <w:commentReference w:id="174"/>
            </w:r>
          </w:p>
          <w:p w14:paraId="48812B7F" w14:textId="66BD7D4D" w:rsidR="00792189" w:rsidRPr="005746D8" w:rsidRDefault="00792189" w:rsidP="005746D8">
            <w:pPr>
              <w:rPr>
                <w:rFonts w:cs="Arial"/>
                <w:sz w:val="16"/>
                <w:szCs w:val="16"/>
              </w:rPr>
            </w:pPr>
            <w:r>
              <w:rPr>
                <w:rFonts w:cs="Arial"/>
                <w:sz w:val="16"/>
                <w:szCs w:val="16"/>
              </w:rPr>
              <w:t>This repayment schedule will provide in contract document for customer reference and agreement on payment of Instalment.</w:t>
            </w:r>
          </w:p>
        </w:tc>
      </w:tr>
      <w:tr w:rsidR="0076523A" w14:paraId="02C68B5C" w14:textId="77777777" w:rsidTr="003754C7">
        <w:trPr>
          <w:trHeight w:val="61"/>
        </w:trPr>
        <w:tc>
          <w:tcPr>
            <w:tcW w:w="1214" w:type="dxa"/>
            <w:shd w:val="clear" w:color="auto" w:fill="FFFFFF" w:themeFill="background1"/>
          </w:tcPr>
          <w:p w14:paraId="5924026D" w14:textId="5B9BA072" w:rsidR="0076523A" w:rsidRPr="0076523A" w:rsidRDefault="0076523A" w:rsidP="003754C7">
            <w:pPr>
              <w:pStyle w:val="wordsection1"/>
              <w:spacing w:before="0" w:beforeAutospacing="0" w:after="0" w:afterAutospacing="0"/>
              <w:rPr>
                <w:rFonts w:ascii="Calibri" w:hAnsi="Calibri" w:cs="Tahoma"/>
                <w:b/>
                <w:color w:val="1F497D"/>
                <w:sz w:val="16"/>
                <w:szCs w:val="16"/>
              </w:rPr>
            </w:pPr>
            <w:commentRangeStart w:id="175"/>
            <w:commentRangeStart w:id="176"/>
            <w:r w:rsidRPr="0076523A">
              <w:rPr>
                <w:rFonts w:ascii="Calibri" w:hAnsi="Calibri" w:cs="Tahoma"/>
                <w:b/>
                <w:color w:val="1F497D"/>
                <w:sz w:val="16"/>
                <w:szCs w:val="16"/>
              </w:rPr>
              <w:t>Contract generation</w:t>
            </w:r>
            <w:commentRangeEnd w:id="175"/>
            <w:r w:rsidR="00CB2D9E">
              <w:rPr>
                <w:rStyle w:val="CommentReference"/>
                <w:rFonts w:asciiTheme="minorHAnsi" w:eastAsiaTheme="minorHAnsi" w:hAnsiTheme="minorHAnsi" w:cstheme="minorBidi"/>
                <w:lang w:val="en-IN"/>
              </w:rPr>
              <w:commentReference w:id="175"/>
            </w:r>
            <w:commentRangeEnd w:id="176"/>
            <w:r w:rsidR="00A55FEA">
              <w:rPr>
                <w:rStyle w:val="CommentReference"/>
                <w:rFonts w:asciiTheme="minorHAnsi" w:eastAsiaTheme="minorHAnsi" w:hAnsiTheme="minorHAnsi" w:cstheme="minorBidi"/>
                <w:lang w:val="en-IN"/>
              </w:rPr>
              <w:commentReference w:id="176"/>
            </w:r>
          </w:p>
        </w:tc>
        <w:tc>
          <w:tcPr>
            <w:tcW w:w="1214" w:type="dxa"/>
            <w:shd w:val="clear" w:color="auto" w:fill="FFFFFF" w:themeFill="background1"/>
          </w:tcPr>
          <w:p w14:paraId="557DF81F" w14:textId="6BBFA4E7" w:rsidR="0076523A" w:rsidRDefault="00F920F2" w:rsidP="003754C7">
            <w:pPr>
              <w:pStyle w:val="wordsection1"/>
              <w:spacing w:before="0" w:beforeAutospacing="0" w:after="0" w:afterAutospacing="0"/>
              <w:rPr>
                <w:rFonts w:ascii="Calibri" w:hAnsi="Calibri" w:cs="Tahoma"/>
                <w:bCs/>
                <w:color w:val="1F497D"/>
                <w:sz w:val="16"/>
                <w:szCs w:val="16"/>
              </w:rPr>
            </w:pPr>
            <w:r>
              <w:rPr>
                <w:rFonts w:ascii="Calibri" w:hAnsi="Calibri" w:cs="Tahoma"/>
                <w:bCs/>
                <w:color w:val="1F497D"/>
                <w:sz w:val="16"/>
                <w:szCs w:val="16"/>
              </w:rPr>
              <w:t>Newgen LOS</w:t>
            </w:r>
          </w:p>
        </w:tc>
        <w:tc>
          <w:tcPr>
            <w:tcW w:w="1874" w:type="dxa"/>
            <w:shd w:val="clear" w:color="auto" w:fill="FFFFFF" w:themeFill="background1"/>
          </w:tcPr>
          <w:p w14:paraId="5CA4A603" w14:textId="6943498D" w:rsidR="0076523A" w:rsidRDefault="00EF2C45" w:rsidP="003754C7">
            <w:pPr>
              <w:spacing w:before="120" w:after="120" w:line="240" w:lineRule="auto"/>
              <w:rPr>
                <w:rFonts w:ascii="Calibri" w:eastAsia="Calibri" w:hAnsi="Calibri" w:cs="Tahoma"/>
                <w:bCs/>
                <w:color w:val="1F497D"/>
                <w:sz w:val="16"/>
                <w:szCs w:val="16"/>
                <w:lang w:val="en-US"/>
              </w:rPr>
            </w:pPr>
            <w:r>
              <w:rPr>
                <w:rFonts w:ascii="Calibri" w:eastAsia="Calibri" w:hAnsi="Calibri" w:cs="Tahoma"/>
                <w:bCs/>
                <w:color w:val="1F497D"/>
                <w:sz w:val="16"/>
                <w:szCs w:val="16"/>
                <w:lang w:val="en-US"/>
              </w:rPr>
              <w:t>Document in HTML</w:t>
            </w:r>
          </w:p>
        </w:tc>
        <w:tc>
          <w:tcPr>
            <w:tcW w:w="1664" w:type="dxa"/>
            <w:shd w:val="clear" w:color="auto" w:fill="FFFFFF" w:themeFill="background1"/>
          </w:tcPr>
          <w:p w14:paraId="33819862" w14:textId="371375D8" w:rsidR="0076523A" w:rsidRDefault="00EF2C45" w:rsidP="003754C7">
            <w:pPr>
              <w:spacing w:before="120" w:after="120" w:line="240" w:lineRule="auto"/>
              <w:rPr>
                <w:rFonts w:cs="Arial"/>
                <w:sz w:val="16"/>
                <w:szCs w:val="16"/>
              </w:rPr>
            </w:pPr>
            <w:r>
              <w:rPr>
                <w:rFonts w:cs="Arial"/>
                <w:sz w:val="16"/>
                <w:szCs w:val="16"/>
              </w:rPr>
              <w:t>Generated contract in PDF</w:t>
            </w:r>
          </w:p>
        </w:tc>
        <w:tc>
          <w:tcPr>
            <w:tcW w:w="1027" w:type="dxa"/>
            <w:shd w:val="clear" w:color="auto" w:fill="FFFFFF" w:themeFill="background1"/>
          </w:tcPr>
          <w:p w14:paraId="0DBFB289" w14:textId="77777777" w:rsidR="0076523A" w:rsidRPr="00AE78D5" w:rsidRDefault="0076523A" w:rsidP="003754C7">
            <w:pPr>
              <w:spacing w:after="60" w:line="256" w:lineRule="auto"/>
              <w:rPr>
                <w:rFonts w:cs="Calibri"/>
                <w:sz w:val="16"/>
                <w:szCs w:val="16"/>
                <w:lang w:val="de-DE"/>
              </w:rPr>
            </w:pPr>
          </w:p>
        </w:tc>
        <w:tc>
          <w:tcPr>
            <w:tcW w:w="3639" w:type="dxa"/>
            <w:shd w:val="clear" w:color="auto" w:fill="FFFFFF" w:themeFill="background1"/>
          </w:tcPr>
          <w:p w14:paraId="1A80EEE2" w14:textId="77777777" w:rsidR="0076523A" w:rsidRDefault="00EF2C45" w:rsidP="005746D8">
            <w:pPr>
              <w:rPr>
                <w:rFonts w:cs="Arial"/>
                <w:sz w:val="16"/>
                <w:szCs w:val="16"/>
              </w:rPr>
            </w:pPr>
            <w:r>
              <w:rPr>
                <w:rFonts w:cs="Arial"/>
                <w:sz w:val="16"/>
                <w:szCs w:val="16"/>
              </w:rPr>
              <w:t>LOS will trigger the document in HTML file to internal module to generate the facility contract for the customer signing</w:t>
            </w:r>
          </w:p>
          <w:p w14:paraId="750EAFBD" w14:textId="5C826385" w:rsidR="00A55FEA" w:rsidRDefault="00A55FEA" w:rsidP="005746D8">
            <w:pPr>
              <w:rPr>
                <w:rFonts w:cs="Arial"/>
                <w:sz w:val="16"/>
                <w:szCs w:val="16"/>
              </w:rPr>
            </w:pPr>
            <w:r>
              <w:rPr>
                <w:rFonts w:cs="Arial"/>
                <w:sz w:val="16"/>
                <w:szCs w:val="16"/>
              </w:rPr>
              <w:t>Document to generated from LOS</w:t>
            </w:r>
          </w:p>
          <w:p w14:paraId="0DC7639F" w14:textId="77777777" w:rsidR="00A55FEA" w:rsidRPr="00A55FEA" w:rsidRDefault="00A55FEA" w:rsidP="00A55FEA">
            <w:pPr>
              <w:pStyle w:val="ListParagraph"/>
              <w:numPr>
                <w:ilvl w:val="0"/>
                <w:numId w:val="29"/>
              </w:numPr>
              <w:suppressAutoHyphens w:val="0"/>
              <w:spacing w:before="120" w:after="120" w:line="240" w:lineRule="auto"/>
              <w:rPr>
                <w:rFonts w:eastAsiaTheme="minorHAnsi" w:cs="Arial"/>
                <w:sz w:val="16"/>
                <w:szCs w:val="16"/>
                <w:lang w:val="en-IN" w:eastAsia="en-US"/>
              </w:rPr>
            </w:pPr>
            <w:r w:rsidRPr="00A55FEA">
              <w:rPr>
                <w:rFonts w:eastAsiaTheme="minorHAnsi" w:cs="Arial"/>
                <w:sz w:val="16"/>
                <w:szCs w:val="16"/>
                <w:lang w:val="en-IN" w:eastAsia="en-US"/>
              </w:rPr>
              <w:t>Consumer Financing Contract</w:t>
            </w:r>
          </w:p>
          <w:p w14:paraId="6A18A10C" w14:textId="77777777" w:rsidR="00A55FEA" w:rsidRPr="00A55FEA" w:rsidRDefault="00A55FEA" w:rsidP="00A55FEA">
            <w:pPr>
              <w:pStyle w:val="ListParagraph"/>
              <w:numPr>
                <w:ilvl w:val="0"/>
                <w:numId w:val="29"/>
              </w:numPr>
              <w:suppressAutoHyphens w:val="0"/>
              <w:spacing w:before="120" w:after="120" w:line="240" w:lineRule="auto"/>
              <w:rPr>
                <w:rFonts w:cs="Arial"/>
                <w:sz w:val="16"/>
                <w:szCs w:val="16"/>
              </w:rPr>
            </w:pPr>
            <w:r w:rsidRPr="00A55FEA">
              <w:rPr>
                <w:rFonts w:eastAsiaTheme="minorHAnsi" w:cs="Arial"/>
                <w:sz w:val="16"/>
                <w:szCs w:val="16"/>
                <w:lang w:val="en-IN" w:eastAsia="en-US"/>
              </w:rPr>
              <w:t>Certificate of Ownership</w:t>
            </w:r>
          </w:p>
          <w:p w14:paraId="0E30D776" w14:textId="40F09F36" w:rsidR="00A55FEA" w:rsidRPr="005746D8" w:rsidRDefault="00A55FEA" w:rsidP="00A55FEA">
            <w:pPr>
              <w:pStyle w:val="ListParagraph"/>
              <w:numPr>
                <w:ilvl w:val="0"/>
                <w:numId w:val="29"/>
              </w:numPr>
              <w:suppressAutoHyphens w:val="0"/>
              <w:spacing w:before="120" w:after="120" w:line="240" w:lineRule="auto"/>
              <w:rPr>
                <w:rFonts w:cs="Arial"/>
                <w:sz w:val="16"/>
                <w:szCs w:val="16"/>
              </w:rPr>
            </w:pPr>
            <w:r w:rsidRPr="00A55FEA">
              <w:rPr>
                <w:rFonts w:cs="Arial"/>
                <w:sz w:val="16"/>
                <w:szCs w:val="16"/>
              </w:rPr>
              <w:t>Direct Deduction</w:t>
            </w:r>
          </w:p>
        </w:tc>
      </w:tr>
      <w:tr w:rsidR="0076523A" w14:paraId="4249293F" w14:textId="77777777" w:rsidTr="003754C7">
        <w:trPr>
          <w:trHeight w:val="61"/>
        </w:trPr>
        <w:tc>
          <w:tcPr>
            <w:tcW w:w="1214" w:type="dxa"/>
            <w:shd w:val="clear" w:color="auto" w:fill="FFFFFF" w:themeFill="background1"/>
          </w:tcPr>
          <w:p w14:paraId="7A3A4D2F" w14:textId="527150F9" w:rsidR="0076523A" w:rsidRPr="0076523A" w:rsidRDefault="0076523A" w:rsidP="003754C7">
            <w:pPr>
              <w:pStyle w:val="wordsection1"/>
              <w:spacing w:before="0" w:beforeAutospacing="0" w:after="0" w:afterAutospacing="0"/>
              <w:rPr>
                <w:rFonts w:ascii="Calibri" w:hAnsi="Calibri" w:cs="Tahoma"/>
                <w:b/>
                <w:color w:val="1F497D"/>
                <w:sz w:val="16"/>
                <w:szCs w:val="16"/>
              </w:rPr>
            </w:pPr>
            <w:commentRangeStart w:id="177"/>
            <w:commentRangeStart w:id="178"/>
            <w:r w:rsidRPr="0076523A">
              <w:rPr>
                <w:rFonts w:ascii="Calibri" w:hAnsi="Calibri" w:cs="Tahoma"/>
                <w:b/>
                <w:color w:val="1F497D"/>
                <w:sz w:val="16"/>
                <w:szCs w:val="16"/>
              </w:rPr>
              <w:t>Promissory Note signing</w:t>
            </w:r>
            <w:commentRangeEnd w:id="177"/>
            <w:r w:rsidR="00597C2F">
              <w:rPr>
                <w:rStyle w:val="CommentReference"/>
                <w:rFonts w:asciiTheme="minorHAnsi" w:eastAsiaTheme="minorHAnsi" w:hAnsiTheme="minorHAnsi" w:cstheme="minorBidi"/>
                <w:lang w:val="en-IN"/>
              </w:rPr>
              <w:commentReference w:id="177"/>
            </w:r>
            <w:commentRangeEnd w:id="178"/>
            <w:r w:rsidR="00A55FEA">
              <w:rPr>
                <w:rStyle w:val="CommentReference"/>
                <w:rFonts w:asciiTheme="minorHAnsi" w:eastAsiaTheme="minorHAnsi" w:hAnsiTheme="minorHAnsi" w:cstheme="minorBidi"/>
                <w:lang w:val="en-IN"/>
              </w:rPr>
              <w:commentReference w:id="178"/>
            </w:r>
          </w:p>
        </w:tc>
        <w:tc>
          <w:tcPr>
            <w:tcW w:w="1214" w:type="dxa"/>
            <w:shd w:val="clear" w:color="auto" w:fill="FFFFFF" w:themeFill="background1"/>
          </w:tcPr>
          <w:p w14:paraId="41C5866F" w14:textId="77777777" w:rsidR="0076523A" w:rsidRDefault="005152B2" w:rsidP="003754C7">
            <w:pPr>
              <w:pStyle w:val="wordsection1"/>
              <w:spacing w:before="0" w:beforeAutospacing="0" w:after="0" w:afterAutospacing="0"/>
              <w:rPr>
                <w:rFonts w:ascii="Calibri" w:hAnsi="Calibri" w:cs="Tahoma"/>
                <w:bCs/>
                <w:color w:val="1F497D"/>
                <w:sz w:val="16"/>
                <w:szCs w:val="16"/>
              </w:rPr>
            </w:pPr>
            <w:r>
              <w:rPr>
                <w:rFonts w:ascii="Calibri" w:hAnsi="Calibri" w:cs="Tahoma"/>
                <w:bCs/>
                <w:color w:val="1F497D"/>
                <w:sz w:val="16"/>
                <w:szCs w:val="16"/>
              </w:rPr>
              <w:t>Nafith</w:t>
            </w:r>
          </w:p>
          <w:p w14:paraId="29B005A1" w14:textId="590306FE" w:rsidR="005152B2" w:rsidRDefault="005152B2" w:rsidP="003754C7">
            <w:pPr>
              <w:pStyle w:val="wordsection1"/>
              <w:spacing w:before="0" w:beforeAutospacing="0" w:after="0" w:afterAutospacing="0"/>
              <w:rPr>
                <w:rFonts w:ascii="Calibri" w:hAnsi="Calibri" w:cs="Tahoma"/>
                <w:bCs/>
                <w:color w:val="1F497D"/>
                <w:sz w:val="16"/>
                <w:szCs w:val="16"/>
              </w:rPr>
            </w:pPr>
            <w:r>
              <w:rPr>
                <w:rFonts w:ascii="Calibri" w:hAnsi="Calibri" w:cs="Tahoma"/>
                <w:bCs/>
                <w:color w:val="1F497D"/>
                <w:sz w:val="16"/>
                <w:szCs w:val="16"/>
              </w:rPr>
              <w:t xml:space="preserve">Newgen LOS </w:t>
            </w:r>
          </w:p>
        </w:tc>
        <w:tc>
          <w:tcPr>
            <w:tcW w:w="1874" w:type="dxa"/>
            <w:shd w:val="clear" w:color="auto" w:fill="FFFFFF" w:themeFill="background1"/>
          </w:tcPr>
          <w:p w14:paraId="195B2255" w14:textId="77777777" w:rsidR="0076523A" w:rsidRDefault="005152B2" w:rsidP="003754C7">
            <w:pPr>
              <w:spacing w:before="120" w:after="120" w:line="240" w:lineRule="auto"/>
              <w:rPr>
                <w:rFonts w:ascii="Calibri" w:eastAsia="Calibri" w:hAnsi="Calibri" w:cs="Tahoma"/>
                <w:bCs/>
                <w:color w:val="1F497D"/>
                <w:sz w:val="16"/>
                <w:szCs w:val="16"/>
                <w:lang w:val="en-US"/>
              </w:rPr>
            </w:pPr>
            <w:r>
              <w:rPr>
                <w:rFonts w:ascii="Calibri" w:eastAsia="Calibri" w:hAnsi="Calibri" w:cs="Tahoma"/>
                <w:bCs/>
                <w:color w:val="1F497D"/>
                <w:sz w:val="16"/>
                <w:szCs w:val="16"/>
                <w:lang w:val="en-US"/>
              </w:rPr>
              <w:t xml:space="preserve">Application unique ID </w:t>
            </w:r>
          </w:p>
          <w:p w14:paraId="5840DA03" w14:textId="77777777" w:rsidR="005152B2" w:rsidRDefault="005152B2" w:rsidP="005152B2">
            <w:pPr>
              <w:spacing w:before="120" w:after="120" w:line="240" w:lineRule="auto"/>
              <w:rPr>
                <w:rFonts w:ascii="Calibri" w:eastAsia="Calibri" w:hAnsi="Calibri" w:cs="Tahoma"/>
                <w:bCs/>
                <w:color w:val="1F497D"/>
                <w:sz w:val="16"/>
                <w:szCs w:val="16"/>
                <w:lang w:val="en-US"/>
              </w:rPr>
            </w:pPr>
            <w:r>
              <w:rPr>
                <w:rFonts w:ascii="Calibri" w:eastAsia="Calibri" w:hAnsi="Calibri" w:cs="Tahoma"/>
                <w:bCs/>
                <w:color w:val="1F497D"/>
                <w:sz w:val="16"/>
                <w:szCs w:val="16"/>
                <w:lang w:val="en-US"/>
              </w:rPr>
              <w:t xml:space="preserve">Approved / Accepted Facility amount </w:t>
            </w:r>
          </w:p>
          <w:p w14:paraId="4AF89BB3" w14:textId="77777777" w:rsidR="005152B2" w:rsidRDefault="005152B2" w:rsidP="005152B2">
            <w:pPr>
              <w:spacing w:before="120" w:after="120" w:line="240" w:lineRule="auto"/>
              <w:rPr>
                <w:rFonts w:ascii="Calibri" w:eastAsia="Calibri" w:hAnsi="Calibri" w:cs="Tahoma"/>
                <w:bCs/>
                <w:color w:val="1F497D"/>
                <w:sz w:val="16"/>
                <w:szCs w:val="16"/>
                <w:lang w:val="en-US"/>
              </w:rPr>
            </w:pPr>
            <w:r>
              <w:rPr>
                <w:rFonts w:ascii="Calibri" w:eastAsia="Calibri" w:hAnsi="Calibri" w:cs="Tahoma"/>
                <w:bCs/>
                <w:color w:val="1F497D"/>
                <w:sz w:val="16"/>
                <w:szCs w:val="16"/>
                <w:lang w:val="en-US"/>
              </w:rPr>
              <w:t>Tenure</w:t>
            </w:r>
          </w:p>
          <w:p w14:paraId="60D4B2C0" w14:textId="0FC89B6B" w:rsidR="005152B2" w:rsidRDefault="005152B2" w:rsidP="003754C7">
            <w:pPr>
              <w:spacing w:before="120" w:after="120" w:line="240" w:lineRule="auto"/>
              <w:rPr>
                <w:rFonts w:ascii="Calibri" w:eastAsia="Calibri" w:hAnsi="Calibri" w:cs="Tahoma"/>
                <w:bCs/>
                <w:color w:val="1F497D"/>
                <w:sz w:val="16"/>
                <w:szCs w:val="16"/>
                <w:lang w:val="en-US"/>
              </w:rPr>
            </w:pPr>
            <w:r>
              <w:rPr>
                <w:rFonts w:ascii="Calibri" w:eastAsia="Calibri" w:hAnsi="Calibri" w:cs="Tahoma"/>
                <w:bCs/>
                <w:color w:val="1F497D"/>
                <w:sz w:val="16"/>
                <w:szCs w:val="16"/>
                <w:lang w:val="en-US"/>
              </w:rPr>
              <w:lastRenderedPageBreak/>
              <w:t>Other attributes (defined in IRD)</w:t>
            </w:r>
          </w:p>
        </w:tc>
        <w:tc>
          <w:tcPr>
            <w:tcW w:w="1664" w:type="dxa"/>
            <w:shd w:val="clear" w:color="auto" w:fill="FFFFFF" w:themeFill="background1"/>
          </w:tcPr>
          <w:p w14:paraId="5ADA519B" w14:textId="0518DABF" w:rsidR="0076523A" w:rsidRPr="005152B2" w:rsidRDefault="005152B2" w:rsidP="003754C7">
            <w:pPr>
              <w:spacing w:before="120" w:after="120" w:line="240" w:lineRule="auto"/>
              <w:rPr>
                <w:rFonts w:cs="Arial"/>
                <w:sz w:val="16"/>
                <w:szCs w:val="16"/>
                <w:lang w:val="en-US"/>
              </w:rPr>
            </w:pPr>
            <w:r>
              <w:rPr>
                <w:rFonts w:cs="Arial"/>
                <w:sz w:val="16"/>
                <w:szCs w:val="16"/>
                <w:lang w:val="en-US"/>
              </w:rPr>
              <w:lastRenderedPageBreak/>
              <w:t>Promissory Note ID</w:t>
            </w:r>
          </w:p>
        </w:tc>
        <w:tc>
          <w:tcPr>
            <w:tcW w:w="1027" w:type="dxa"/>
            <w:shd w:val="clear" w:color="auto" w:fill="FFFFFF" w:themeFill="background1"/>
          </w:tcPr>
          <w:p w14:paraId="047989B2" w14:textId="77777777" w:rsidR="0076523A" w:rsidRPr="00AE78D5" w:rsidRDefault="0076523A" w:rsidP="003754C7">
            <w:pPr>
              <w:spacing w:after="60" w:line="256" w:lineRule="auto"/>
              <w:rPr>
                <w:rFonts w:cs="Calibri"/>
                <w:sz w:val="16"/>
                <w:szCs w:val="16"/>
                <w:lang w:val="de-DE"/>
              </w:rPr>
            </w:pPr>
          </w:p>
        </w:tc>
        <w:tc>
          <w:tcPr>
            <w:tcW w:w="3639" w:type="dxa"/>
            <w:shd w:val="clear" w:color="auto" w:fill="FFFFFF" w:themeFill="background1"/>
          </w:tcPr>
          <w:p w14:paraId="63877F2B" w14:textId="77777777" w:rsidR="0076523A" w:rsidRDefault="005152B2" w:rsidP="005746D8">
            <w:pPr>
              <w:rPr>
                <w:rFonts w:cs="Arial"/>
                <w:sz w:val="16"/>
                <w:szCs w:val="16"/>
              </w:rPr>
            </w:pPr>
            <w:r>
              <w:rPr>
                <w:rFonts w:cs="Arial"/>
                <w:sz w:val="16"/>
                <w:szCs w:val="16"/>
              </w:rPr>
              <w:t>LOS will trigger the Mobile application via notification service so that customer will get an alert for promissory note signing</w:t>
            </w:r>
          </w:p>
          <w:p w14:paraId="7534F81E" w14:textId="77777777" w:rsidR="005152B2" w:rsidRDefault="005152B2" w:rsidP="005746D8">
            <w:pPr>
              <w:rPr>
                <w:rFonts w:cs="Arial"/>
                <w:sz w:val="16"/>
                <w:szCs w:val="16"/>
              </w:rPr>
            </w:pPr>
            <w:r>
              <w:rPr>
                <w:rFonts w:cs="Arial"/>
                <w:sz w:val="16"/>
                <w:szCs w:val="16"/>
              </w:rPr>
              <w:t xml:space="preserve">Once customer click for promissory note signing LOS will get trigger from web portal to trigger Nafith API </w:t>
            </w:r>
          </w:p>
          <w:p w14:paraId="45A411BC" w14:textId="5D73E3FF" w:rsidR="005152B2" w:rsidRPr="005746D8" w:rsidRDefault="005152B2" w:rsidP="005746D8">
            <w:pPr>
              <w:rPr>
                <w:rFonts w:cs="Arial"/>
                <w:sz w:val="16"/>
                <w:szCs w:val="16"/>
              </w:rPr>
            </w:pPr>
            <w:r>
              <w:rPr>
                <w:rFonts w:cs="Arial"/>
                <w:sz w:val="16"/>
                <w:szCs w:val="16"/>
              </w:rPr>
              <w:lastRenderedPageBreak/>
              <w:t>Once customer accept the promissory note LOS will get the Promissory Note ID in response</w:t>
            </w:r>
          </w:p>
        </w:tc>
      </w:tr>
      <w:tr w:rsidR="00DF1C90" w14:paraId="37271F3C" w14:textId="77777777" w:rsidTr="001507C3">
        <w:trPr>
          <w:trHeight w:val="2314"/>
        </w:trPr>
        <w:tc>
          <w:tcPr>
            <w:tcW w:w="1214" w:type="dxa"/>
            <w:shd w:val="clear" w:color="auto" w:fill="FFFFFF" w:themeFill="background1"/>
          </w:tcPr>
          <w:p w14:paraId="7D3625A2" w14:textId="2BAE94F7" w:rsidR="00DF1C90" w:rsidRPr="0076523A" w:rsidRDefault="00DF1C90" w:rsidP="00DF1C90">
            <w:pPr>
              <w:pStyle w:val="wordsection1"/>
              <w:spacing w:before="0" w:beforeAutospacing="0" w:after="0" w:afterAutospacing="0"/>
              <w:rPr>
                <w:rFonts w:ascii="Calibri" w:hAnsi="Calibri" w:cs="Tahoma"/>
                <w:b/>
                <w:color w:val="1F497D"/>
                <w:sz w:val="16"/>
                <w:szCs w:val="16"/>
              </w:rPr>
            </w:pPr>
            <w:r w:rsidRPr="0076523A">
              <w:rPr>
                <w:rFonts w:ascii="Calibri" w:hAnsi="Calibri" w:cs="Tahoma"/>
                <w:b/>
                <w:color w:val="1F497D"/>
                <w:sz w:val="16"/>
                <w:szCs w:val="16"/>
              </w:rPr>
              <w:lastRenderedPageBreak/>
              <w:t>Loan Creation</w:t>
            </w:r>
          </w:p>
        </w:tc>
        <w:tc>
          <w:tcPr>
            <w:tcW w:w="1214" w:type="dxa"/>
            <w:shd w:val="clear" w:color="auto" w:fill="FFFFFF" w:themeFill="background1"/>
          </w:tcPr>
          <w:p w14:paraId="214EB309" w14:textId="30751976" w:rsidR="00DF1C90" w:rsidRDefault="00DF1C90" w:rsidP="00DF1C90">
            <w:pPr>
              <w:pStyle w:val="wordsection1"/>
              <w:spacing w:before="0" w:beforeAutospacing="0" w:after="0" w:afterAutospacing="0"/>
              <w:rPr>
                <w:rFonts w:ascii="Calibri" w:hAnsi="Calibri" w:cs="Tahoma"/>
                <w:bCs/>
                <w:color w:val="1F497D"/>
                <w:sz w:val="16"/>
                <w:szCs w:val="16"/>
              </w:rPr>
            </w:pPr>
            <w:r>
              <w:rPr>
                <w:rFonts w:ascii="Calibri" w:hAnsi="Calibri" w:cs="Tahoma"/>
                <w:bCs/>
                <w:color w:val="1F497D"/>
                <w:sz w:val="16"/>
                <w:szCs w:val="16"/>
              </w:rPr>
              <w:t>T24</w:t>
            </w:r>
          </w:p>
        </w:tc>
        <w:tc>
          <w:tcPr>
            <w:tcW w:w="1874" w:type="dxa"/>
            <w:shd w:val="clear" w:color="auto" w:fill="FFFFFF" w:themeFill="background1"/>
          </w:tcPr>
          <w:p w14:paraId="2C34368B" w14:textId="77777777" w:rsidR="00DF1C90" w:rsidRDefault="00DF1C90" w:rsidP="00DF1C90">
            <w:pPr>
              <w:spacing w:before="120" w:after="120" w:line="240" w:lineRule="auto"/>
              <w:rPr>
                <w:rFonts w:ascii="Calibri" w:eastAsia="Calibri" w:hAnsi="Calibri" w:cs="Tahoma"/>
                <w:bCs/>
                <w:color w:val="1F497D"/>
                <w:sz w:val="16"/>
                <w:szCs w:val="16"/>
                <w:lang w:val="en-US"/>
              </w:rPr>
            </w:pPr>
            <w:r>
              <w:rPr>
                <w:rFonts w:ascii="Calibri" w:eastAsia="Calibri" w:hAnsi="Calibri" w:cs="Tahoma"/>
                <w:bCs/>
                <w:color w:val="1F497D"/>
                <w:sz w:val="16"/>
                <w:szCs w:val="16"/>
                <w:lang w:val="en-US"/>
              </w:rPr>
              <w:t>Application Unique ID</w:t>
            </w:r>
          </w:p>
          <w:p w14:paraId="6A1D4717" w14:textId="77777777" w:rsidR="00DF1C90" w:rsidRDefault="00DF1C90" w:rsidP="00DF1C90">
            <w:pPr>
              <w:spacing w:before="120" w:after="120" w:line="240" w:lineRule="auto"/>
              <w:rPr>
                <w:rFonts w:ascii="Calibri" w:eastAsia="Calibri" w:hAnsi="Calibri" w:cs="Tahoma"/>
                <w:bCs/>
                <w:color w:val="1F497D"/>
                <w:sz w:val="16"/>
                <w:szCs w:val="16"/>
                <w:lang w:val="en-US"/>
              </w:rPr>
            </w:pPr>
            <w:r>
              <w:rPr>
                <w:rFonts w:ascii="Calibri" w:eastAsia="Calibri" w:hAnsi="Calibri" w:cs="Tahoma"/>
                <w:bCs/>
                <w:color w:val="1F497D"/>
                <w:sz w:val="16"/>
                <w:szCs w:val="16"/>
                <w:lang w:val="en-US"/>
              </w:rPr>
              <w:t>NID/Iqama ID</w:t>
            </w:r>
          </w:p>
          <w:p w14:paraId="003D19F9" w14:textId="77777777" w:rsidR="00DF1C90" w:rsidRDefault="00DF1C90" w:rsidP="00DF1C90">
            <w:pPr>
              <w:spacing w:before="120" w:after="120" w:line="240" w:lineRule="auto"/>
              <w:rPr>
                <w:rFonts w:ascii="Calibri" w:eastAsia="Calibri" w:hAnsi="Calibri" w:cs="Tahoma"/>
                <w:bCs/>
                <w:color w:val="1F497D"/>
                <w:sz w:val="16"/>
                <w:szCs w:val="16"/>
                <w:lang w:val="en-US"/>
              </w:rPr>
            </w:pPr>
            <w:r>
              <w:rPr>
                <w:rFonts w:ascii="Calibri" w:eastAsia="Calibri" w:hAnsi="Calibri" w:cs="Tahoma"/>
                <w:bCs/>
                <w:color w:val="1F497D"/>
                <w:sz w:val="16"/>
                <w:szCs w:val="16"/>
                <w:lang w:val="en-US"/>
              </w:rPr>
              <w:t xml:space="preserve">Approved / Accepted Facility amount </w:t>
            </w:r>
          </w:p>
          <w:p w14:paraId="431A060D" w14:textId="77777777" w:rsidR="00DF1C90" w:rsidRDefault="00DF1C90" w:rsidP="00DF1C90">
            <w:pPr>
              <w:spacing w:before="120" w:after="120" w:line="240" w:lineRule="auto"/>
              <w:rPr>
                <w:rFonts w:ascii="Calibri" w:eastAsia="Calibri" w:hAnsi="Calibri" w:cs="Tahoma"/>
                <w:bCs/>
                <w:color w:val="1F497D"/>
                <w:sz w:val="16"/>
                <w:szCs w:val="16"/>
                <w:lang w:val="en-US"/>
              </w:rPr>
            </w:pPr>
            <w:r>
              <w:rPr>
                <w:rFonts w:ascii="Calibri" w:eastAsia="Calibri" w:hAnsi="Calibri" w:cs="Tahoma"/>
                <w:bCs/>
                <w:color w:val="1F497D"/>
                <w:sz w:val="16"/>
                <w:szCs w:val="16"/>
                <w:lang w:val="en-US"/>
              </w:rPr>
              <w:t>Tenure</w:t>
            </w:r>
          </w:p>
          <w:p w14:paraId="5866FB16" w14:textId="77777777" w:rsidR="00DF1C90" w:rsidRDefault="00DF1C90" w:rsidP="00DF1C90">
            <w:pPr>
              <w:spacing w:before="120" w:after="120" w:line="240" w:lineRule="auto"/>
              <w:rPr>
                <w:rFonts w:ascii="Calibri" w:eastAsia="Calibri" w:hAnsi="Calibri" w:cs="Tahoma"/>
                <w:bCs/>
                <w:color w:val="1F497D"/>
                <w:sz w:val="16"/>
                <w:szCs w:val="16"/>
                <w:lang w:val="en-US"/>
              </w:rPr>
            </w:pPr>
            <w:r>
              <w:rPr>
                <w:rFonts w:ascii="Calibri" w:eastAsia="Calibri" w:hAnsi="Calibri" w:cs="Tahoma"/>
                <w:bCs/>
                <w:color w:val="1F497D"/>
                <w:sz w:val="16"/>
                <w:szCs w:val="16"/>
                <w:lang w:val="en-US"/>
              </w:rPr>
              <w:t xml:space="preserve">Pricing </w:t>
            </w:r>
          </w:p>
          <w:p w14:paraId="01BB6578" w14:textId="77777777" w:rsidR="00DF1C90" w:rsidRDefault="00DF1C90" w:rsidP="00DF1C90">
            <w:pPr>
              <w:spacing w:before="120" w:after="120" w:line="240" w:lineRule="auto"/>
              <w:rPr>
                <w:rFonts w:ascii="Calibri" w:eastAsia="Calibri" w:hAnsi="Calibri" w:cs="Tahoma"/>
                <w:bCs/>
                <w:color w:val="1F497D"/>
                <w:sz w:val="16"/>
                <w:szCs w:val="16"/>
                <w:lang w:val="en-US"/>
              </w:rPr>
            </w:pPr>
            <w:r>
              <w:rPr>
                <w:rFonts w:ascii="Calibri" w:eastAsia="Calibri" w:hAnsi="Calibri" w:cs="Tahoma"/>
                <w:bCs/>
                <w:color w:val="1F497D"/>
                <w:sz w:val="16"/>
                <w:szCs w:val="16"/>
                <w:lang w:val="en-US"/>
              </w:rPr>
              <w:t>APR</w:t>
            </w:r>
          </w:p>
          <w:p w14:paraId="63372B6C" w14:textId="0D306458" w:rsidR="00DF1C90" w:rsidRDefault="00DF1C90" w:rsidP="00DF1C90">
            <w:pPr>
              <w:spacing w:before="120" w:after="120" w:line="240" w:lineRule="auto"/>
              <w:rPr>
                <w:rFonts w:ascii="Calibri" w:eastAsia="Calibri" w:hAnsi="Calibri" w:cs="Tahoma"/>
                <w:bCs/>
                <w:color w:val="1F497D"/>
                <w:sz w:val="16"/>
                <w:szCs w:val="16"/>
                <w:lang w:val="en-US"/>
              </w:rPr>
            </w:pPr>
            <w:r>
              <w:rPr>
                <w:rFonts w:ascii="Calibri" w:eastAsia="Calibri" w:hAnsi="Calibri" w:cs="Tahoma"/>
                <w:bCs/>
                <w:color w:val="1F497D"/>
                <w:sz w:val="16"/>
                <w:szCs w:val="16"/>
                <w:lang w:val="en-US"/>
              </w:rPr>
              <w:t>Other customer and offer related attributes (defined in IRD)</w:t>
            </w:r>
          </w:p>
        </w:tc>
        <w:tc>
          <w:tcPr>
            <w:tcW w:w="1664" w:type="dxa"/>
            <w:shd w:val="clear" w:color="auto" w:fill="FFFFFF" w:themeFill="background1"/>
          </w:tcPr>
          <w:p w14:paraId="5689AF31" w14:textId="4EAE6836" w:rsidR="00DF1C90" w:rsidRDefault="00DF1C90" w:rsidP="00DF1C90">
            <w:pPr>
              <w:spacing w:before="120" w:after="120" w:line="240" w:lineRule="auto"/>
              <w:rPr>
                <w:rFonts w:cs="Arial"/>
                <w:sz w:val="16"/>
                <w:szCs w:val="16"/>
              </w:rPr>
            </w:pPr>
            <w:r>
              <w:rPr>
                <w:rFonts w:cs="Arial"/>
                <w:sz w:val="16"/>
                <w:szCs w:val="16"/>
              </w:rPr>
              <w:t>LAN / Contract Number / AA1234567890 (ID)</w:t>
            </w:r>
          </w:p>
        </w:tc>
        <w:tc>
          <w:tcPr>
            <w:tcW w:w="1027" w:type="dxa"/>
            <w:shd w:val="clear" w:color="auto" w:fill="FFFFFF" w:themeFill="background1"/>
          </w:tcPr>
          <w:p w14:paraId="7B12C649" w14:textId="77777777" w:rsidR="00DF1C90" w:rsidRPr="00AE78D5" w:rsidRDefault="00DF1C90" w:rsidP="00DF1C90">
            <w:pPr>
              <w:spacing w:after="60" w:line="256" w:lineRule="auto"/>
              <w:rPr>
                <w:rFonts w:cs="Calibri"/>
                <w:sz w:val="16"/>
                <w:szCs w:val="16"/>
                <w:lang w:val="de-DE"/>
              </w:rPr>
            </w:pPr>
          </w:p>
        </w:tc>
        <w:tc>
          <w:tcPr>
            <w:tcW w:w="3639" w:type="dxa"/>
            <w:shd w:val="clear" w:color="auto" w:fill="FFFFFF" w:themeFill="background1"/>
          </w:tcPr>
          <w:p w14:paraId="1A4DD668" w14:textId="349F35E9" w:rsidR="00DF1C90" w:rsidRPr="005746D8" w:rsidRDefault="00DF1C90" w:rsidP="00DF1C90">
            <w:pPr>
              <w:rPr>
                <w:rFonts w:cs="Arial"/>
                <w:sz w:val="16"/>
                <w:szCs w:val="16"/>
              </w:rPr>
            </w:pPr>
            <w:bookmarkStart w:id="179" w:name="OLE_LINK160"/>
            <w:r w:rsidRPr="00DF1C90">
              <w:rPr>
                <w:rFonts w:cs="Arial"/>
                <w:sz w:val="16"/>
                <w:szCs w:val="16"/>
              </w:rPr>
              <w:t>LOS should make call to LMS to initiate loan creation in LMS at this stage.</w:t>
            </w:r>
            <w:bookmarkEnd w:id="179"/>
            <w:r w:rsidRPr="00DF1C90">
              <w:rPr>
                <w:rFonts w:cs="Arial"/>
                <w:sz w:val="16"/>
                <w:szCs w:val="16"/>
              </w:rPr>
              <w:t xml:space="preserve"> Once the loan is created in LMS (transact),</w:t>
            </w:r>
          </w:p>
        </w:tc>
      </w:tr>
      <w:tr w:rsidR="00C80D58" w14:paraId="5150DF8E" w14:textId="77777777" w:rsidTr="003754C7">
        <w:trPr>
          <w:trHeight w:val="61"/>
        </w:trPr>
        <w:tc>
          <w:tcPr>
            <w:tcW w:w="1214" w:type="dxa"/>
            <w:shd w:val="clear" w:color="auto" w:fill="FFFFFF" w:themeFill="background1"/>
          </w:tcPr>
          <w:p w14:paraId="59AABA87" w14:textId="568CD9AE" w:rsidR="00C80D58" w:rsidRDefault="00C80D58" w:rsidP="00C80D58">
            <w:pPr>
              <w:pStyle w:val="wordsection1"/>
              <w:spacing w:before="0" w:beforeAutospacing="0" w:after="0" w:afterAutospacing="0"/>
              <w:rPr>
                <w:rFonts w:ascii="Calibri" w:hAnsi="Calibri" w:cs="Tahoma"/>
                <w:b/>
                <w:color w:val="1F497D"/>
                <w:sz w:val="16"/>
                <w:szCs w:val="16"/>
              </w:rPr>
            </w:pPr>
            <w:r w:rsidRPr="0076523A">
              <w:rPr>
                <w:rFonts w:ascii="Calibri" w:hAnsi="Calibri" w:cs="Tahoma"/>
                <w:b/>
                <w:color w:val="1F497D"/>
                <w:sz w:val="16"/>
                <w:szCs w:val="16"/>
              </w:rPr>
              <w:t>Sell Consent</w:t>
            </w:r>
          </w:p>
        </w:tc>
        <w:tc>
          <w:tcPr>
            <w:tcW w:w="1214" w:type="dxa"/>
            <w:shd w:val="clear" w:color="auto" w:fill="FFFFFF" w:themeFill="background1"/>
          </w:tcPr>
          <w:p w14:paraId="05C2C442" w14:textId="2EF43492" w:rsidR="00C80D58" w:rsidRDefault="00C80D58" w:rsidP="00C80D58">
            <w:pPr>
              <w:pStyle w:val="wordsection1"/>
              <w:spacing w:before="0" w:beforeAutospacing="0" w:after="0" w:afterAutospacing="0"/>
              <w:rPr>
                <w:rFonts w:ascii="Calibri" w:hAnsi="Calibri" w:cs="Tahoma"/>
                <w:bCs/>
                <w:color w:val="1F497D"/>
                <w:sz w:val="16"/>
                <w:szCs w:val="16"/>
              </w:rPr>
            </w:pPr>
            <w:r>
              <w:rPr>
                <w:rFonts w:ascii="Calibri" w:hAnsi="Calibri" w:cs="Tahoma"/>
                <w:bCs/>
                <w:color w:val="1F497D"/>
                <w:sz w:val="16"/>
                <w:szCs w:val="16"/>
              </w:rPr>
              <w:t>Emkan Mobile Application</w:t>
            </w:r>
          </w:p>
        </w:tc>
        <w:tc>
          <w:tcPr>
            <w:tcW w:w="1874" w:type="dxa"/>
            <w:shd w:val="clear" w:color="auto" w:fill="FFFFFF" w:themeFill="background1"/>
          </w:tcPr>
          <w:p w14:paraId="1BEFCB15" w14:textId="058588A9" w:rsidR="00C80D58" w:rsidRDefault="00C80D58" w:rsidP="00C80D58">
            <w:pPr>
              <w:spacing w:before="120" w:after="120" w:line="240" w:lineRule="auto"/>
              <w:rPr>
                <w:rFonts w:ascii="Calibri" w:eastAsia="Calibri" w:hAnsi="Calibri" w:cs="Tahoma"/>
                <w:bCs/>
                <w:color w:val="1F497D"/>
                <w:sz w:val="16"/>
                <w:szCs w:val="16"/>
                <w:lang w:val="en-US"/>
              </w:rPr>
            </w:pPr>
            <w:r>
              <w:rPr>
                <w:rFonts w:ascii="Calibri" w:eastAsia="Calibri" w:hAnsi="Calibri" w:cs="Tahoma"/>
                <w:bCs/>
                <w:color w:val="1F497D"/>
                <w:sz w:val="16"/>
                <w:szCs w:val="16"/>
                <w:lang w:val="en-US"/>
              </w:rPr>
              <w:t>Application Unique ID</w:t>
            </w:r>
          </w:p>
        </w:tc>
        <w:tc>
          <w:tcPr>
            <w:tcW w:w="1664" w:type="dxa"/>
            <w:shd w:val="clear" w:color="auto" w:fill="FFFFFF" w:themeFill="background1"/>
          </w:tcPr>
          <w:p w14:paraId="18FB2049" w14:textId="77777777" w:rsidR="00C80D58" w:rsidRDefault="00C80D58" w:rsidP="00C80D58">
            <w:pPr>
              <w:spacing w:before="120" w:after="120" w:line="240" w:lineRule="auto"/>
              <w:rPr>
                <w:rFonts w:cs="Arial"/>
                <w:sz w:val="16"/>
                <w:szCs w:val="16"/>
              </w:rPr>
            </w:pPr>
            <w:r>
              <w:rPr>
                <w:rFonts w:cs="Arial"/>
                <w:sz w:val="16"/>
                <w:szCs w:val="16"/>
              </w:rPr>
              <w:t>Consent – Proceed</w:t>
            </w:r>
          </w:p>
          <w:p w14:paraId="594E9375" w14:textId="5A0C30B2" w:rsidR="00C80D58" w:rsidRDefault="00C80D58" w:rsidP="00C80D58">
            <w:pPr>
              <w:spacing w:before="120" w:after="120" w:line="240" w:lineRule="auto"/>
              <w:rPr>
                <w:rFonts w:cs="Arial"/>
                <w:sz w:val="16"/>
                <w:szCs w:val="16"/>
              </w:rPr>
            </w:pPr>
            <w:r>
              <w:rPr>
                <w:rFonts w:cs="Arial"/>
                <w:sz w:val="16"/>
                <w:szCs w:val="16"/>
              </w:rPr>
              <w:t>Consent - Reject</w:t>
            </w:r>
          </w:p>
        </w:tc>
        <w:tc>
          <w:tcPr>
            <w:tcW w:w="1027" w:type="dxa"/>
            <w:shd w:val="clear" w:color="auto" w:fill="FFFFFF" w:themeFill="background1"/>
          </w:tcPr>
          <w:p w14:paraId="367BDD80" w14:textId="77777777" w:rsidR="00C80D58" w:rsidRPr="00AE78D5" w:rsidRDefault="00C80D58" w:rsidP="00C80D58">
            <w:pPr>
              <w:spacing w:after="60" w:line="256" w:lineRule="auto"/>
              <w:rPr>
                <w:rFonts w:cs="Calibri"/>
                <w:sz w:val="16"/>
                <w:szCs w:val="16"/>
                <w:lang w:val="de-DE"/>
              </w:rPr>
            </w:pPr>
          </w:p>
        </w:tc>
        <w:tc>
          <w:tcPr>
            <w:tcW w:w="3639" w:type="dxa"/>
            <w:shd w:val="clear" w:color="auto" w:fill="FFFFFF" w:themeFill="background1"/>
          </w:tcPr>
          <w:p w14:paraId="48ED43DA" w14:textId="583D098A" w:rsidR="00C80D58" w:rsidRPr="005746D8" w:rsidRDefault="00C80D58" w:rsidP="00C80D58">
            <w:pPr>
              <w:rPr>
                <w:rFonts w:cs="Arial"/>
                <w:sz w:val="16"/>
                <w:szCs w:val="16"/>
              </w:rPr>
            </w:pPr>
            <w:r w:rsidRPr="005746D8">
              <w:rPr>
                <w:rFonts w:cs="Arial"/>
                <w:sz w:val="16"/>
                <w:szCs w:val="16"/>
              </w:rPr>
              <w:t>At this stage customer’s consent should be obtained in Newgen and workflow should proceed</w:t>
            </w:r>
          </w:p>
        </w:tc>
      </w:tr>
      <w:tr w:rsidR="00C80D58" w14:paraId="508875F0" w14:textId="77777777" w:rsidTr="003754C7">
        <w:trPr>
          <w:trHeight w:val="61"/>
        </w:trPr>
        <w:tc>
          <w:tcPr>
            <w:tcW w:w="1214" w:type="dxa"/>
            <w:shd w:val="clear" w:color="auto" w:fill="FFFFFF" w:themeFill="background1"/>
          </w:tcPr>
          <w:p w14:paraId="07074BCA" w14:textId="556E7008" w:rsidR="00C80D58" w:rsidRDefault="00C80D58" w:rsidP="00C80D58">
            <w:pPr>
              <w:pStyle w:val="wordsection1"/>
              <w:spacing w:before="0" w:beforeAutospacing="0" w:after="0" w:afterAutospacing="0"/>
              <w:rPr>
                <w:rFonts w:ascii="Calibri" w:hAnsi="Calibri" w:cs="Tahoma"/>
                <w:b/>
                <w:color w:val="1F497D"/>
                <w:sz w:val="16"/>
                <w:szCs w:val="16"/>
              </w:rPr>
            </w:pPr>
            <w:commentRangeStart w:id="180"/>
            <w:commentRangeStart w:id="181"/>
            <w:r w:rsidRPr="0076523A">
              <w:rPr>
                <w:rFonts w:ascii="Calibri" w:hAnsi="Calibri" w:cs="Tahoma"/>
                <w:b/>
                <w:color w:val="1F497D"/>
                <w:sz w:val="16"/>
                <w:szCs w:val="16"/>
              </w:rPr>
              <w:t>Sell Commodity</w:t>
            </w:r>
            <w:commentRangeEnd w:id="180"/>
            <w:r w:rsidR="009F2193">
              <w:rPr>
                <w:rStyle w:val="CommentReference"/>
                <w:rFonts w:asciiTheme="minorHAnsi" w:eastAsiaTheme="minorHAnsi" w:hAnsiTheme="minorHAnsi" w:cstheme="minorBidi"/>
                <w:lang w:val="en-IN"/>
              </w:rPr>
              <w:commentReference w:id="180"/>
            </w:r>
            <w:commentRangeEnd w:id="181"/>
            <w:r w:rsidR="00A55FEA">
              <w:rPr>
                <w:rStyle w:val="CommentReference"/>
                <w:rFonts w:asciiTheme="minorHAnsi" w:eastAsiaTheme="minorHAnsi" w:hAnsiTheme="minorHAnsi" w:cstheme="minorBidi"/>
                <w:lang w:val="en-IN"/>
              </w:rPr>
              <w:commentReference w:id="181"/>
            </w:r>
          </w:p>
        </w:tc>
        <w:tc>
          <w:tcPr>
            <w:tcW w:w="1214" w:type="dxa"/>
            <w:shd w:val="clear" w:color="auto" w:fill="FFFFFF" w:themeFill="background1"/>
          </w:tcPr>
          <w:p w14:paraId="03E720E9" w14:textId="77777777" w:rsidR="00C80D58" w:rsidRDefault="00C80D58" w:rsidP="00C80D58">
            <w:pPr>
              <w:spacing w:before="120" w:after="120" w:line="240" w:lineRule="auto"/>
              <w:rPr>
                <w:rFonts w:ascii="Calibri" w:eastAsia="Calibri" w:hAnsi="Calibri" w:cs="Tahoma"/>
                <w:bCs/>
                <w:color w:val="1F497D"/>
                <w:sz w:val="16"/>
                <w:szCs w:val="16"/>
                <w:lang w:val="en-US"/>
              </w:rPr>
            </w:pPr>
            <w:r>
              <w:rPr>
                <w:rFonts w:ascii="Calibri" w:eastAsia="Calibri" w:hAnsi="Calibri" w:cs="Tahoma"/>
                <w:bCs/>
                <w:color w:val="1F497D"/>
                <w:sz w:val="16"/>
                <w:szCs w:val="16"/>
                <w:lang w:val="en-US"/>
              </w:rPr>
              <w:t>NID/Iqama</w:t>
            </w:r>
          </w:p>
          <w:p w14:paraId="3DF331F1" w14:textId="54E64264" w:rsidR="00C80D58" w:rsidRDefault="00C80D58" w:rsidP="00C80D58">
            <w:pPr>
              <w:pStyle w:val="wordsection1"/>
              <w:spacing w:before="0" w:beforeAutospacing="0" w:after="0" w:afterAutospacing="0"/>
              <w:rPr>
                <w:rFonts w:ascii="Calibri" w:hAnsi="Calibri" w:cs="Tahoma"/>
                <w:bCs/>
                <w:color w:val="1F497D"/>
                <w:sz w:val="16"/>
                <w:szCs w:val="16"/>
              </w:rPr>
            </w:pPr>
            <w:r>
              <w:rPr>
                <w:rFonts w:ascii="Calibri" w:hAnsi="Calibri" w:cs="Tahoma"/>
                <w:bCs/>
                <w:color w:val="1F497D"/>
                <w:sz w:val="16"/>
                <w:szCs w:val="16"/>
              </w:rPr>
              <w:t>Application Unique ID</w:t>
            </w:r>
          </w:p>
        </w:tc>
        <w:tc>
          <w:tcPr>
            <w:tcW w:w="1874" w:type="dxa"/>
            <w:shd w:val="clear" w:color="auto" w:fill="FFFFFF" w:themeFill="background1"/>
          </w:tcPr>
          <w:p w14:paraId="208DD590" w14:textId="77777777" w:rsidR="00C80D58" w:rsidRDefault="00C80D58" w:rsidP="00C80D58">
            <w:pPr>
              <w:spacing w:before="120" w:after="120" w:line="240" w:lineRule="auto"/>
              <w:rPr>
                <w:rFonts w:ascii="Calibri" w:eastAsia="Calibri" w:hAnsi="Calibri" w:cs="Tahoma"/>
                <w:bCs/>
                <w:color w:val="1F497D"/>
                <w:sz w:val="16"/>
                <w:szCs w:val="16"/>
                <w:lang w:val="en-US"/>
              </w:rPr>
            </w:pPr>
            <w:r>
              <w:rPr>
                <w:rFonts w:ascii="Calibri" w:eastAsia="Calibri" w:hAnsi="Calibri" w:cs="Tahoma"/>
                <w:bCs/>
                <w:color w:val="1F497D"/>
                <w:sz w:val="16"/>
                <w:szCs w:val="16"/>
                <w:lang w:val="en-US"/>
              </w:rPr>
              <w:t>NID/Iqama</w:t>
            </w:r>
          </w:p>
          <w:p w14:paraId="35CFAED0" w14:textId="7C46C9FA" w:rsidR="00C80D58" w:rsidRDefault="00C80D58" w:rsidP="00C80D58">
            <w:pPr>
              <w:spacing w:before="120" w:after="120" w:line="240" w:lineRule="auto"/>
              <w:rPr>
                <w:rFonts w:ascii="Calibri" w:eastAsia="Calibri" w:hAnsi="Calibri" w:cs="Tahoma"/>
                <w:bCs/>
                <w:color w:val="1F497D"/>
                <w:sz w:val="16"/>
                <w:szCs w:val="16"/>
                <w:lang w:val="en-US"/>
              </w:rPr>
            </w:pPr>
            <w:r>
              <w:rPr>
                <w:rFonts w:ascii="Calibri" w:eastAsia="Calibri" w:hAnsi="Calibri" w:cs="Tahoma"/>
                <w:bCs/>
                <w:color w:val="1F497D"/>
                <w:sz w:val="16"/>
                <w:szCs w:val="16"/>
                <w:lang w:val="en-US"/>
              </w:rPr>
              <w:t>Application Unique ID</w:t>
            </w:r>
          </w:p>
        </w:tc>
        <w:tc>
          <w:tcPr>
            <w:tcW w:w="1664" w:type="dxa"/>
            <w:shd w:val="clear" w:color="auto" w:fill="FFFFFF" w:themeFill="background1"/>
          </w:tcPr>
          <w:p w14:paraId="7B72273E" w14:textId="77777777" w:rsidR="00C80D58" w:rsidRDefault="00C80D58" w:rsidP="00C80D58">
            <w:pPr>
              <w:spacing w:before="120" w:after="120" w:line="240" w:lineRule="auto"/>
              <w:rPr>
                <w:rFonts w:cs="Arial"/>
                <w:sz w:val="16"/>
                <w:szCs w:val="16"/>
              </w:rPr>
            </w:pPr>
          </w:p>
        </w:tc>
        <w:tc>
          <w:tcPr>
            <w:tcW w:w="1027" w:type="dxa"/>
            <w:shd w:val="clear" w:color="auto" w:fill="FFFFFF" w:themeFill="background1"/>
          </w:tcPr>
          <w:p w14:paraId="655872E0" w14:textId="77777777" w:rsidR="00C80D58" w:rsidRPr="00AE78D5" w:rsidRDefault="00C80D58" w:rsidP="00C80D58">
            <w:pPr>
              <w:spacing w:after="60" w:line="256" w:lineRule="auto"/>
              <w:rPr>
                <w:rFonts w:cs="Calibri"/>
                <w:sz w:val="16"/>
                <w:szCs w:val="16"/>
                <w:lang w:val="de-DE"/>
              </w:rPr>
            </w:pPr>
          </w:p>
        </w:tc>
        <w:tc>
          <w:tcPr>
            <w:tcW w:w="3639" w:type="dxa"/>
            <w:shd w:val="clear" w:color="auto" w:fill="FFFFFF" w:themeFill="background1"/>
          </w:tcPr>
          <w:p w14:paraId="300EAA32" w14:textId="77777777" w:rsidR="00C80D58" w:rsidRPr="00A77235" w:rsidRDefault="00C80D58" w:rsidP="00C80D58">
            <w:pPr>
              <w:rPr>
                <w:rFonts w:cs="Arial"/>
                <w:sz w:val="16"/>
                <w:szCs w:val="16"/>
              </w:rPr>
            </w:pPr>
            <w:r w:rsidRPr="00A77235">
              <w:rPr>
                <w:rFonts w:cs="Arial"/>
                <w:sz w:val="16"/>
                <w:szCs w:val="16"/>
              </w:rPr>
              <w:t xml:space="preserve">Customer should be able to press ‘sign digitally’ to accept selling of their commodity by EMKAN on their behalf as per Digital selling contract. </w:t>
            </w:r>
          </w:p>
          <w:p w14:paraId="0D3BF73C" w14:textId="2DE3013D" w:rsidR="00C80D58" w:rsidRPr="00A77235" w:rsidRDefault="00C80D58" w:rsidP="00C80D58">
            <w:pPr>
              <w:rPr>
                <w:rFonts w:cs="Arial"/>
                <w:sz w:val="16"/>
                <w:szCs w:val="16"/>
              </w:rPr>
            </w:pPr>
            <w:bookmarkStart w:id="182" w:name="OLE_LINK188"/>
            <w:r w:rsidRPr="00A77235">
              <w:rPr>
                <w:rFonts w:cs="Arial"/>
                <w:sz w:val="16"/>
                <w:szCs w:val="16"/>
              </w:rPr>
              <w:t>Commodity sell process happens through DDCAP outside LOS and commodity is sold. DDCAP should return the values to middleware / LOS which should trigger LMS to pass accounting entries for the commodity sell transaction.</w:t>
            </w:r>
            <w:bookmarkEnd w:id="182"/>
          </w:p>
        </w:tc>
      </w:tr>
    </w:tbl>
    <w:p w14:paraId="7B167710" w14:textId="77777777" w:rsidR="0056200B" w:rsidRDefault="0056200B" w:rsidP="0056200B">
      <w:pPr>
        <w:rPr>
          <w:lang w:eastAsia="en-IN"/>
        </w:rPr>
      </w:pPr>
    </w:p>
    <w:p w14:paraId="5A637E86" w14:textId="77777777" w:rsidR="00A55FEA" w:rsidRPr="00CA56D0" w:rsidRDefault="00A55FEA" w:rsidP="00A55FEA">
      <w:pPr>
        <w:ind w:left="360"/>
      </w:pPr>
      <w:r w:rsidRPr="00CA56D0">
        <w:t>The system should be able to trigger the generation of promissory note from the external system (SANAD) and a unique reference number is generated for the promissory note. The promissory notes must be unique and must not have duplicate active promissory notes.</w:t>
      </w:r>
    </w:p>
    <w:p w14:paraId="35F9CB99" w14:textId="77777777" w:rsidR="00A55FEA" w:rsidRPr="00CA56D0" w:rsidRDefault="00A55FEA" w:rsidP="00A55FEA">
      <w:pPr>
        <w:ind w:left="360"/>
      </w:pPr>
      <w:r w:rsidRPr="00CA56D0">
        <w:t xml:space="preserve">Each promissory note can be created for a maximum of 36 months only. Hence, for tenure greater than 36 months, multiple promissory notes will be created where each promissory note cannot be more than 36 months. </w:t>
      </w:r>
    </w:p>
    <w:p w14:paraId="4B047C28" w14:textId="77777777" w:rsidR="00A55FEA" w:rsidRPr="00CA56D0" w:rsidRDefault="00A55FEA" w:rsidP="00A55FEA">
      <w:pPr>
        <w:ind w:left="360"/>
      </w:pPr>
      <w:r w:rsidRPr="00CA56D0">
        <w:t>Refer to use case 6.11 for example.</w:t>
      </w:r>
    </w:p>
    <w:p w14:paraId="418FBD15" w14:textId="6CF12138" w:rsidR="00E33AD3" w:rsidRPr="00E33AD3" w:rsidRDefault="00A55FEA" w:rsidP="00186602">
      <w:pPr>
        <w:ind w:left="360"/>
        <w:rPr>
          <w:lang w:eastAsia="en-IN"/>
        </w:rPr>
      </w:pPr>
      <w:r>
        <w:t xml:space="preserve">For the promissory note of the customers identified as the related party of EMKAN (refer BRD02-79), as per the EMKAN policy, </w:t>
      </w:r>
      <w:bookmarkStart w:id="183" w:name="OLE_LINK240"/>
      <w:r>
        <w:t>the loan amount should be less than or equal to 60% of the amount on the promissory note</w:t>
      </w:r>
      <w:bookmarkEnd w:id="183"/>
      <w:r>
        <w:t>. To cater to this requirement, two</w:t>
      </w:r>
      <w:r w:rsidRPr="00CB180D">
        <w:t xml:space="preserve"> </w:t>
      </w:r>
      <w:r>
        <w:t>p</w:t>
      </w:r>
      <w:r w:rsidRPr="00CB180D">
        <w:t>romissory notes should be created, one for the loan amount; 2nd for the adjustment amount</w:t>
      </w:r>
      <w:r>
        <w:t xml:space="preserve"> which is created to ensure that </w:t>
      </w:r>
      <w:r w:rsidRPr="00307D2C">
        <w:t xml:space="preserve">the loan amount </w:t>
      </w:r>
      <w:r>
        <w:t xml:space="preserve">is </w:t>
      </w:r>
      <w:r w:rsidRPr="00307D2C">
        <w:t xml:space="preserve">less than or equal to 60% of the </w:t>
      </w:r>
      <w:r>
        <w:t xml:space="preserve">total </w:t>
      </w:r>
      <w:r w:rsidRPr="00307D2C">
        <w:t xml:space="preserve">amount </w:t>
      </w:r>
      <w:r>
        <w:t xml:space="preserve">for which promissory note is created. </w:t>
      </w:r>
    </w:p>
    <w:p w14:paraId="61CFF355" w14:textId="352C0756" w:rsidR="00BA3925" w:rsidRDefault="009701AD" w:rsidP="00BA3925">
      <w:pPr>
        <w:pStyle w:val="Heading3"/>
        <w:rPr>
          <w:rFonts w:ascii="Calibri" w:hAnsi="Calibri" w:cs="Calibri"/>
          <w:color w:val="000000"/>
          <w:szCs w:val="24"/>
          <w:lang w:eastAsia="en-IN"/>
        </w:rPr>
      </w:pPr>
      <w:bookmarkStart w:id="184" w:name="_Toc174309706"/>
      <w:commentRangeStart w:id="185"/>
      <w:commentRangeStart w:id="186"/>
      <w:r>
        <w:rPr>
          <w:rFonts w:ascii="Calibri" w:hAnsi="Calibri" w:cs="Calibri"/>
          <w:color w:val="000000"/>
          <w:szCs w:val="24"/>
          <w:lang w:eastAsia="en-IN"/>
        </w:rPr>
        <w:t>Loan Disbursement</w:t>
      </w:r>
      <w:commentRangeEnd w:id="185"/>
      <w:r w:rsidR="00971272">
        <w:rPr>
          <w:rStyle w:val="CommentReference"/>
          <w:rFonts w:eastAsiaTheme="minorHAnsi" w:cstheme="minorBidi"/>
          <w:b w:val="0"/>
          <w:lang w:val="en-IN" w:eastAsia="en-US"/>
        </w:rPr>
        <w:commentReference w:id="185"/>
      </w:r>
      <w:commentRangeEnd w:id="186"/>
      <w:r w:rsidR="00186602">
        <w:rPr>
          <w:rStyle w:val="CommentReference"/>
          <w:rFonts w:eastAsiaTheme="minorHAnsi" w:cstheme="minorBidi"/>
          <w:b w:val="0"/>
          <w:lang w:val="en-IN" w:eastAsia="en-US"/>
        </w:rPr>
        <w:commentReference w:id="186"/>
      </w:r>
      <w:bookmarkEnd w:id="184"/>
    </w:p>
    <w:p w14:paraId="4302EB68" w14:textId="72F54675" w:rsidR="00094A6B" w:rsidRDefault="00094A6B" w:rsidP="00094A6B">
      <w:pPr>
        <w:rPr>
          <w:rFonts w:ascii="Calibri" w:hAnsi="Calibri" w:cs="Calibri"/>
          <w:b/>
          <w:bCs/>
          <w:color w:val="ED7D31" w:themeColor="accent2"/>
          <w:sz w:val="20"/>
          <w:u w:val="single"/>
          <w:lang w:eastAsia="en-IN"/>
        </w:rPr>
      </w:pPr>
      <w:r w:rsidRPr="00EA3CEC">
        <w:rPr>
          <w:rFonts w:ascii="Calibri" w:hAnsi="Calibri" w:cs="Calibri"/>
          <w:b/>
          <w:bCs/>
          <w:color w:val="ED7D31" w:themeColor="accent2"/>
          <w:sz w:val="20"/>
          <w:u w:val="single"/>
          <w:lang w:eastAsia="en-IN"/>
        </w:rPr>
        <w:t>BRD (</w:t>
      </w:r>
      <w:r w:rsidR="00EF016B" w:rsidRPr="00EF016B">
        <w:rPr>
          <w:rFonts w:ascii="Calibri" w:hAnsi="Calibri" w:cs="Calibri"/>
          <w:b/>
          <w:bCs/>
          <w:color w:val="ED7D31" w:themeColor="accent2"/>
          <w:sz w:val="20"/>
          <w:u w:val="single"/>
          <w:lang w:eastAsia="en-IN"/>
        </w:rPr>
        <w:t>BRD04-47, BRD04-49, BRD04-50, BRD04-51, BRD04-52, BRD04-53, BRD04-62, BRD04-54, BRD04-57</w:t>
      </w:r>
      <w:r w:rsidRPr="00EA3CEC">
        <w:rPr>
          <w:rFonts w:ascii="Calibri" w:hAnsi="Calibri" w:cs="Calibri"/>
          <w:b/>
          <w:bCs/>
          <w:color w:val="ED7D31" w:themeColor="accent2"/>
          <w:sz w:val="20"/>
          <w:u w:val="single"/>
          <w:lang w:eastAsia="en-IN"/>
        </w:rPr>
        <w:t>)</w:t>
      </w:r>
    </w:p>
    <w:p w14:paraId="5B55F374" w14:textId="620DC8B3" w:rsidR="00094A6B" w:rsidRDefault="00094A6B" w:rsidP="00094A6B">
      <w:r w:rsidRPr="00A4791B">
        <w:rPr>
          <w:i/>
          <w:iCs/>
          <w:u w:val="single"/>
          <w:lang w:val="en-US" w:eastAsia="en-IN"/>
        </w:rPr>
        <w:t>Above mentioned BRD links will cover the Data Entry stage on both Mobile and Branch Journey.</w:t>
      </w:r>
    </w:p>
    <w:p w14:paraId="0CFCD2DA" w14:textId="352EB156" w:rsidR="00F51D0C" w:rsidRDefault="00F51D0C" w:rsidP="00F51D0C">
      <w:r>
        <w:t>At the stage where contract selling consent is given by the customer, the 24-Hour timer should start for disbursement. (this is a SAMA regulation to have 24hr cooling period to</w:t>
      </w:r>
      <w:r w:rsidRPr="00F51D0C">
        <w:t xml:space="preserve"> </w:t>
      </w:r>
      <w:r>
        <w:t>disburse the loan once offer is accepted). The application moves to disbursement stage</w:t>
      </w:r>
      <w:r w:rsidR="009017D1">
        <w:t>.</w:t>
      </w:r>
    </w:p>
    <w:p w14:paraId="25B703FF" w14:textId="1D1DE753" w:rsidR="00D22B43" w:rsidRDefault="00427174" w:rsidP="00F51D0C">
      <w:r>
        <w:rPr>
          <w:rFonts w:ascii="Calibri" w:hAnsi="Calibri" w:cs="Calibri"/>
          <w:noProof/>
          <w:lang w:val="en-US"/>
        </w:rPr>
        <w:lastRenderedPageBreak/>
        <w:drawing>
          <wp:inline distT="0" distB="0" distL="0" distR="0" wp14:anchorId="1F400FD4" wp14:editId="2CE1336F">
            <wp:extent cx="5731510" cy="1221218"/>
            <wp:effectExtent l="0" t="0" r="2540" b="0"/>
            <wp:docPr id="50" name="Picture 5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a compute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1221218"/>
                    </a:xfrm>
                    <a:prstGeom prst="rect">
                      <a:avLst/>
                    </a:prstGeom>
                    <a:noFill/>
                    <a:ln>
                      <a:noFill/>
                    </a:ln>
                  </pic:spPr>
                </pic:pic>
              </a:graphicData>
            </a:graphic>
          </wp:inline>
        </w:drawing>
      </w:r>
    </w:p>
    <w:p w14:paraId="6907A2A8" w14:textId="177D2817" w:rsidR="00D22B43" w:rsidRDefault="00D22B43" w:rsidP="00F51D0C"/>
    <w:tbl>
      <w:tblPr>
        <w:tblW w:w="10632"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214"/>
        <w:gridCol w:w="1214"/>
        <w:gridCol w:w="1874"/>
        <w:gridCol w:w="1664"/>
        <w:gridCol w:w="1027"/>
        <w:gridCol w:w="3639"/>
      </w:tblGrid>
      <w:tr w:rsidR="009017D1" w14:paraId="15190620" w14:textId="77777777" w:rsidTr="003754C7">
        <w:trPr>
          <w:trHeight w:val="735"/>
        </w:trPr>
        <w:tc>
          <w:tcPr>
            <w:tcW w:w="1214" w:type="dxa"/>
            <w:shd w:val="clear" w:color="auto" w:fill="E7E6E6" w:themeFill="background2"/>
            <w:vAlign w:val="center"/>
            <w:hideMark/>
          </w:tcPr>
          <w:p w14:paraId="7D1326EF" w14:textId="77777777" w:rsidR="009017D1" w:rsidRPr="00D470E2" w:rsidRDefault="009017D1" w:rsidP="003754C7">
            <w:pPr>
              <w:jc w:val="center"/>
              <w:rPr>
                <w:rFonts w:ascii="Calibri" w:hAnsi="Calibri"/>
                <w:b/>
                <w:bCs/>
                <w:color w:val="000000" w:themeColor="text1"/>
                <w:sz w:val="20"/>
                <w:lang w:val="de-DE"/>
              </w:rPr>
            </w:pPr>
            <w:r>
              <w:rPr>
                <w:rFonts w:ascii="Calibri" w:hAnsi="Calibri"/>
                <w:b/>
                <w:bCs/>
                <w:color w:val="000000" w:themeColor="text1"/>
                <w:sz w:val="20"/>
                <w:lang w:val="de-DE"/>
              </w:rPr>
              <w:t>Action</w:t>
            </w:r>
          </w:p>
        </w:tc>
        <w:tc>
          <w:tcPr>
            <w:tcW w:w="1214" w:type="dxa"/>
            <w:shd w:val="clear" w:color="auto" w:fill="E7E6E6" w:themeFill="background2"/>
            <w:vAlign w:val="center"/>
            <w:hideMark/>
          </w:tcPr>
          <w:p w14:paraId="62C9A88A" w14:textId="77777777" w:rsidR="009017D1" w:rsidRPr="00D470E2" w:rsidRDefault="009017D1" w:rsidP="003754C7">
            <w:pPr>
              <w:jc w:val="center"/>
              <w:rPr>
                <w:b/>
                <w:bCs/>
                <w:color w:val="000000" w:themeColor="text1"/>
                <w:sz w:val="20"/>
                <w:lang w:val="de-DE"/>
              </w:rPr>
            </w:pPr>
            <w:r w:rsidRPr="00D470E2">
              <w:rPr>
                <w:b/>
                <w:bCs/>
                <w:color w:val="000000" w:themeColor="text1"/>
                <w:sz w:val="20"/>
                <w:lang w:val="de-DE"/>
              </w:rPr>
              <w:t>System</w:t>
            </w:r>
            <w:r>
              <w:rPr>
                <w:b/>
                <w:bCs/>
                <w:color w:val="000000" w:themeColor="text1"/>
                <w:sz w:val="20"/>
                <w:lang w:val="de-DE"/>
              </w:rPr>
              <w:t xml:space="preserve"> Provider</w:t>
            </w:r>
          </w:p>
        </w:tc>
        <w:tc>
          <w:tcPr>
            <w:tcW w:w="1874" w:type="dxa"/>
            <w:shd w:val="clear" w:color="auto" w:fill="E7E6E6" w:themeFill="background2"/>
            <w:vAlign w:val="center"/>
            <w:hideMark/>
          </w:tcPr>
          <w:p w14:paraId="6D53B0F0" w14:textId="77777777" w:rsidR="009017D1" w:rsidRPr="00D470E2" w:rsidRDefault="009017D1" w:rsidP="003754C7">
            <w:pPr>
              <w:jc w:val="center"/>
              <w:rPr>
                <w:b/>
                <w:bCs/>
                <w:color w:val="000000" w:themeColor="text1"/>
                <w:sz w:val="20"/>
                <w:lang w:val="de-DE"/>
              </w:rPr>
            </w:pPr>
            <w:r w:rsidRPr="00D470E2">
              <w:rPr>
                <w:b/>
                <w:bCs/>
                <w:color w:val="000000" w:themeColor="text1"/>
                <w:sz w:val="20"/>
                <w:lang w:val="de-DE"/>
              </w:rPr>
              <w:t>Request</w:t>
            </w:r>
          </w:p>
        </w:tc>
        <w:tc>
          <w:tcPr>
            <w:tcW w:w="1664" w:type="dxa"/>
            <w:shd w:val="clear" w:color="auto" w:fill="E7E6E6" w:themeFill="background2"/>
            <w:vAlign w:val="center"/>
            <w:hideMark/>
          </w:tcPr>
          <w:p w14:paraId="3EB7DC3A" w14:textId="77777777" w:rsidR="009017D1" w:rsidRPr="00D470E2" w:rsidRDefault="009017D1" w:rsidP="003754C7">
            <w:pPr>
              <w:jc w:val="center"/>
              <w:rPr>
                <w:b/>
                <w:bCs/>
                <w:color w:val="000000" w:themeColor="text1"/>
                <w:sz w:val="20"/>
                <w:lang w:val="de-DE"/>
              </w:rPr>
            </w:pPr>
            <w:r w:rsidRPr="00D470E2">
              <w:rPr>
                <w:b/>
                <w:bCs/>
                <w:color w:val="000000" w:themeColor="text1"/>
                <w:sz w:val="20"/>
                <w:lang w:val="de-DE"/>
              </w:rPr>
              <w:t>Response</w:t>
            </w:r>
          </w:p>
        </w:tc>
        <w:tc>
          <w:tcPr>
            <w:tcW w:w="1027" w:type="dxa"/>
            <w:shd w:val="clear" w:color="auto" w:fill="E7E6E6" w:themeFill="background2"/>
            <w:vAlign w:val="center"/>
          </w:tcPr>
          <w:p w14:paraId="2E886C6C" w14:textId="77777777" w:rsidR="009017D1" w:rsidRPr="00D470E2" w:rsidRDefault="009017D1" w:rsidP="003754C7">
            <w:pPr>
              <w:jc w:val="center"/>
              <w:rPr>
                <w:b/>
                <w:bCs/>
                <w:color w:val="000000" w:themeColor="text1"/>
                <w:sz w:val="20"/>
                <w:lang w:val="de-DE"/>
              </w:rPr>
            </w:pPr>
            <w:r w:rsidRPr="00D470E2">
              <w:rPr>
                <w:b/>
                <w:bCs/>
                <w:color w:val="000000" w:themeColor="text1"/>
                <w:sz w:val="20"/>
                <w:lang w:val="de-DE"/>
              </w:rPr>
              <w:t>Type</w:t>
            </w:r>
          </w:p>
        </w:tc>
        <w:tc>
          <w:tcPr>
            <w:tcW w:w="3639" w:type="dxa"/>
            <w:shd w:val="clear" w:color="auto" w:fill="E7E6E6" w:themeFill="background2"/>
            <w:vAlign w:val="center"/>
            <w:hideMark/>
          </w:tcPr>
          <w:p w14:paraId="42B42C6C" w14:textId="77777777" w:rsidR="009017D1" w:rsidRPr="00D470E2" w:rsidRDefault="009017D1" w:rsidP="003754C7">
            <w:pPr>
              <w:jc w:val="center"/>
              <w:rPr>
                <w:b/>
                <w:bCs/>
                <w:color w:val="000000" w:themeColor="text1"/>
                <w:sz w:val="20"/>
                <w:lang w:val="de-DE"/>
              </w:rPr>
            </w:pPr>
            <w:r>
              <w:rPr>
                <w:b/>
                <w:bCs/>
                <w:color w:val="000000" w:themeColor="text1"/>
                <w:sz w:val="20"/>
                <w:lang w:val="de-DE"/>
              </w:rPr>
              <w:t>Description</w:t>
            </w:r>
          </w:p>
        </w:tc>
      </w:tr>
      <w:tr w:rsidR="009017D1" w14:paraId="1CDB8036" w14:textId="77777777" w:rsidTr="003754C7">
        <w:trPr>
          <w:trHeight w:val="61"/>
        </w:trPr>
        <w:tc>
          <w:tcPr>
            <w:tcW w:w="1214" w:type="dxa"/>
            <w:shd w:val="clear" w:color="auto" w:fill="FFFFFF" w:themeFill="background1"/>
          </w:tcPr>
          <w:p w14:paraId="7C0CB9C3" w14:textId="31B9427F" w:rsidR="009017D1" w:rsidRPr="003B3034" w:rsidRDefault="00F51FAE" w:rsidP="003754C7">
            <w:pPr>
              <w:pStyle w:val="wordsection1"/>
              <w:spacing w:before="0" w:beforeAutospacing="0" w:after="0" w:afterAutospacing="0"/>
              <w:rPr>
                <w:rFonts w:ascii="Calibri" w:hAnsi="Calibri" w:cs="Tahoma"/>
                <w:b/>
                <w:color w:val="1F497D"/>
                <w:sz w:val="16"/>
                <w:szCs w:val="16"/>
              </w:rPr>
            </w:pPr>
            <w:r>
              <w:rPr>
                <w:rFonts w:ascii="Calibri" w:hAnsi="Calibri" w:cs="Tahoma"/>
                <w:b/>
                <w:color w:val="1F497D"/>
                <w:sz w:val="16"/>
                <w:szCs w:val="16"/>
              </w:rPr>
              <w:t>Activate Contract in LMS</w:t>
            </w:r>
          </w:p>
        </w:tc>
        <w:tc>
          <w:tcPr>
            <w:tcW w:w="1214" w:type="dxa"/>
            <w:shd w:val="clear" w:color="auto" w:fill="FFFFFF" w:themeFill="background1"/>
          </w:tcPr>
          <w:p w14:paraId="0C768FE3" w14:textId="402459A4" w:rsidR="009017D1" w:rsidRPr="00AE78D5" w:rsidRDefault="00F51FAE" w:rsidP="003754C7">
            <w:pPr>
              <w:pStyle w:val="wordsection1"/>
              <w:spacing w:before="0" w:beforeAutospacing="0" w:after="0" w:afterAutospacing="0"/>
              <w:rPr>
                <w:rFonts w:ascii="Calibri" w:hAnsi="Calibri" w:cs="Tahoma"/>
                <w:bCs/>
                <w:color w:val="1F497D"/>
                <w:sz w:val="16"/>
                <w:szCs w:val="16"/>
              </w:rPr>
            </w:pPr>
            <w:r>
              <w:rPr>
                <w:rFonts w:ascii="Calibri" w:hAnsi="Calibri" w:cs="Tahoma"/>
                <w:bCs/>
                <w:color w:val="1F497D"/>
                <w:sz w:val="16"/>
                <w:szCs w:val="16"/>
              </w:rPr>
              <w:t>T24</w:t>
            </w:r>
          </w:p>
        </w:tc>
        <w:tc>
          <w:tcPr>
            <w:tcW w:w="1874" w:type="dxa"/>
            <w:shd w:val="clear" w:color="auto" w:fill="FFFFFF" w:themeFill="background1"/>
          </w:tcPr>
          <w:p w14:paraId="784136CA" w14:textId="77777777" w:rsidR="009017D1" w:rsidRDefault="00F51FAE" w:rsidP="003754C7">
            <w:pPr>
              <w:spacing w:before="120" w:after="120" w:line="240" w:lineRule="auto"/>
              <w:rPr>
                <w:rFonts w:ascii="Calibri" w:eastAsia="Calibri" w:hAnsi="Calibri" w:cs="Tahoma"/>
                <w:bCs/>
                <w:color w:val="1F497D"/>
                <w:sz w:val="16"/>
                <w:szCs w:val="16"/>
                <w:lang w:val="en-US"/>
              </w:rPr>
            </w:pPr>
            <w:r>
              <w:rPr>
                <w:rFonts w:ascii="Calibri" w:eastAsia="Calibri" w:hAnsi="Calibri" w:cs="Tahoma"/>
                <w:bCs/>
                <w:color w:val="1F497D"/>
                <w:sz w:val="16"/>
                <w:szCs w:val="16"/>
                <w:lang w:val="en-US"/>
              </w:rPr>
              <w:t>Application Unique ID</w:t>
            </w:r>
          </w:p>
          <w:p w14:paraId="0EC8AFBB" w14:textId="440A45BE" w:rsidR="00F51FAE" w:rsidRDefault="00F51FAE" w:rsidP="003754C7">
            <w:pPr>
              <w:spacing w:before="120" w:after="120" w:line="240" w:lineRule="auto"/>
              <w:rPr>
                <w:rFonts w:ascii="Calibri" w:eastAsia="Calibri" w:hAnsi="Calibri" w:cs="Tahoma"/>
                <w:bCs/>
                <w:color w:val="1F497D"/>
                <w:sz w:val="16"/>
                <w:szCs w:val="16"/>
                <w:lang w:val="en-US"/>
              </w:rPr>
            </w:pPr>
            <w:r w:rsidRPr="00F51FAE">
              <w:rPr>
                <w:rFonts w:ascii="Calibri" w:eastAsia="Calibri" w:hAnsi="Calibri" w:cs="Tahoma"/>
                <w:bCs/>
                <w:color w:val="1F497D"/>
                <w:sz w:val="16"/>
                <w:szCs w:val="16"/>
                <w:lang w:val="en-US"/>
              </w:rPr>
              <w:t>LAN / Contract Number / AA1234567890 (ID)</w:t>
            </w:r>
          </w:p>
          <w:p w14:paraId="6F07AE2C" w14:textId="45EAA25A" w:rsidR="00F51FAE" w:rsidRPr="00BB6338" w:rsidRDefault="00F51FAE" w:rsidP="003754C7">
            <w:pPr>
              <w:spacing w:before="120" w:after="120" w:line="240" w:lineRule="auto"/>
              <w:rPr>
                <w:rFonts w:ascii="Calibri" w:eastAsia="Calibri" w:hAnsi="Calibri" w:cs="Tahoma"/>
                <w:bCs/>
                <w:color w:val="1F497D"/>
                <w:sz w:val="16"/>
                <w:szCs w:val="16"/>
                <w:lang w:val="en-US"/>
              </w:rPr>
            </w:pPr>
          </w:p>
        </w:tc>
        <w:tc>
          <w:tcPr>
            <w:tcW w:w="1664" w:type="dxa"/>
            <w:shd w:val="clear" w:color="auto" w:fill="FFFFFF" w:themeFill="background1"/>
          </w:tcPr>
          <w:p w14:paraId="038AC143" w14:textId="12A5ED18" w:rsidR="009017D1" w:rsidRDefault="00F51FAE" w:rsidP="003754C7">
            <w:pPr>
              <w:spacing w:before="120" w:after="120" w:line="240" w:lineRule="auto"/>
              <w:rPr>
                <w:rFonts w:cs="Arial"/>
                <w:sz w:val="16"/>
                <w:szCs w:val="16"/>
              </w:rPr>
            </w:pPr>
            <w:r>
              <w:rPr>
                <w:rFonts w:cs="Arial"/>
                <w:sz w:val="16"/>
                <w:szCs w:val="16"/>
              </w:rPr>
              <w:t>Acceptance</w:t>
            </w:r>
          </w:p>
          <w:p w14:paraId="5299400F" w14:textId="4DB98F24" w:rsidR="00F51FAE" w:rsidRPr="008832DB" w:rsidRDefault="00F51FAE" w:rsidP="003754C7">
            <w:pPr>
              <w:spacing w:before="120" w:after="120" w:line="240" w:lineRule="auto"/>
              <w:rPr>
                <w:rFonts w:cs="Arial"/>
                <w:sz w:val="16"/>
                <w:szCs w:val="16"/>
              </w:rPr>
            </w:pPr>
            <w:r>
              <w:rPr>
                <w:rFonts w:cs="Arial"/>
                <w:sz w:val="16"/>
                <w:szCs w:val="16"/>
              </w:rPr>
              <w:t>Rejection</w:t>
            </w:r>
          </w:p>
          <w:p w14:paraId="7D24D172" w14:textId="77777777" w:rsidR="009017D1" w:rsidRPr="00BB6338" w:rsidRDefault="009017D1" w:rsidP="003754C7">
            <w:pPr>
              <w:spacing w:after="60" w:line="240" w:lineRule="auto"/>
              <w:rPr>
                <w:rFonts w:cs="Arial"/>
                <w:sz w:val="16"/>
                <w:szCs w:val="16"/>
              </w:rPr>
            </w:pPr>
          </w:p>
        </w:tc>
        <w:tc>
          <w:tcPr>
            <w:tcW w:w="1027" w:type="dxa"/>
            <w:shd w:val="clear" w:color="auto" w:fill="FFFFFF" w:themeFill="background1"/>
          </w:tcPr>
          <w:p w14:paraId="088405C4" w14:textId="77777777" w:rsidR="009017D1" w:rsidRPr="00AE78D5" w:rsidRDefault="009017D1" w:rsidP="003754C7">
            <w:pPr>
              <w:spacing w:after="60" w:line="256" w:lineRule="auto"/>
              <w:rPr>
                <w:rFonts w:cs="Calibri"/>
                <w:sz w:val="16"/>
                <w:szCs w:val="16"/>
                <w:lang w:val="de-DE"/>
              </w:rPr>
            </w:pPr>
          </w:p>
        </w:tc>
        <w:tc>
          <w:tcPr>
            <w:tcW w:w="3639" w:type="dxa"/>
            <w:shd w:val="clear" w:color="auto" w:fill="FFFFFF" w:themeFill="background1"/>
          </w:tcPr>
          <w:p w14:paraId="4BDDF3B7" w14:textId="2E93D945" w:rsidR="009017D1" w:rsidRPr="005746D8" w:rsidRDefault="00B25DFA" w:rsidP="00B25DFA">
            <w:pPr>
              <w:spacing w:before="120" w:after="120" w:line="240" w:lineRule="auto"/>
            </w:pPr>
            <w:r w:rsidRPr="00B25DFA">
              <w:rPr>
                <w:rFonts w:cs="Arial"/>
                <w:sz w:val="16"/>
                <w:szCs w:val="16"/>
              </w:rPr>
              <w:t xml:space="preserve">At the stage where contract selling consent is given by the customer, the 24-Hour timer should start for disbursement. (this is a SAMA regulation to have 24hr cooling period to disburse the loan once offer is accepted). The application moves to disbursement </w:t>
            </w:r>
            <w:commentRangeStart w:id="187"/>
            <w:commentRangeStart w:id="188"/>
            <w:r w:rsidRPr="00B25DFA">
              <w:rPr>
                <w:rFonts w:cs="Arial"/>
                <w:sz w:val="16"/>
                <w:szCs w:val="16"/>
              </w:rPr>
              <w:t>stage</w:t>
            </w:r>
            <w:commentRangeEnd w:id="187"/>
            <w:r w:rsidR="003754C7">
              <w:rPr>
                <w:rStyle w:val="CommentReference"/>
              </w:rPr>
              <w:commentReference w:id="187"/>
            </w:r>
            <w:commentRangeEnd w:id="188"/>
            <w:r w:rsidR="004B14CC">
              <w:rPr>
                <w:rStyle w:val="CommentReference"/>
              </w:rPr>
              <w:commentReference w:id="188"/>
            </w:r>
            <w:r w:rsidRPr="00B25DFA">
              <w:rPr>
                <w:rFonts w:cs="Arial"/>
                <w:sz w:val="16"/>
                <w:szCs w:val="16"/>
              </w:rPr>
              <w:t>.</w:t>
            </w:r>
          </w:p>
        </w:tc>
      </w:tr>
    </w:tbl>
    <w:p w14:paraId="5B382EFF" w14:textId="77777777" w:rsidR="009017D1" w:rsidRDefault="009017D1" w:rsidP="00F51D0C">
      <w:pPr>
        <w:rPr>
          <w:lang w:eastAsia="en-IN"/>
        </w:rPr>
      </w:pPr>
    </w:p>
    <w:p w14:paraId="4910B067" w14:textId="49FA175A" w:rsidR="00186602" w:rsidRDefault="00186602" w:rsidP="00F51D0C">
      <w:pPr>
        <w:rPr>
          <w:lang w:eastAsia="en-IN"/>
        </w:rPr>
      </w:pPr>
      <w:r>
        <w:rPr>
          <w:lang w:eastAsia="en-IN"/>
        </w:rPr>
        <w:t xml:space="preserve">Decision of operation team </w:t>
      </w:r>
    </w:p>
    <w:p w14:paraId="6E1704FC" w14:textId="77777777" w:rsidR="00186602" w:rsidRPr="00CA56D0" w:rsidRDefault="00186602" w:rsidP="00186602">
      <w:pPr>
        <w:ind w:left="360"/>
      </w:pPr>
    </w:p>
    <w:tbl>
      <w:tblPr>
        <w:tblW w:w="4820" w:type="dxa"/>
        <w:tblLook w:val="04A0" w:firstRow="1" w:lastRow="0" w:firstColumn="1" w:lastColumn="0" w:noHBand="0" w:noVBand="1"/>
      </w:tblPr>
      <w:tblGrid>
        <w:gridCol w:w="2200"/>
        <w:gridCol w:w="2620"/>
      </w:tblGrid>
      <w:tr w:rsidR="00186602" w:rsidRPr="00186602" w14:paraId="5B887E2C" w14:textId="77777777" w:rsidTr="000861CD">
        <w:trPr>
          <w:trHeight w:val="300"/>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272A44" w14:textId="77777777" w:rsidR="00186602" w:rsidRPr="00186602" w:rsidRDefault="00186602" w:rsidP="000861CD">
            <w:pPr>
              <w:spacing w:after="0" w:line="240" w:lineRule="auto"/>
              <w:rPr>
                <w:rFonts w:ascii="Calibri" w:eastAsia="Times New Roman" w:hAnsi="Calibri" w:cs="Calibri"/>
                <w:color w:val="000000"/>
                <w:lang w:eastAsia="en-IN"/>
              </w:rPr>
            </w:pPr>
            <w:r w:rsidRPr="00186602">
              <w:rPr>
                <w:rFonts w:ascii="Calibri" w:eastAsia="Times New Roman" w:hAnsi="Calibri" w:cs="Calibri"/>
                <w:color w:val="000000"/>
                <w:lang w:eastAsia="en-IN"/>
              </w:rPr>
              <w:t>Operation</w:t>
            </w:r>
          </w:p>
        </w:tc>
        <w:tc>
          <w:tcPr>
            <w:tcW w:w="2620" w:type="dxa"/>
            <w:tcBorders>
              <w:top w:val="single" w:sz="4" w:space="0" w:color="auto"/>
              <w:left w:val="nil"/>
              <w:bottom w:val="single" w:sz="4" w:space="0" w:color="auto"/>
              <w:right w:val="single" w:sz="4" w:space="0" w:color="auto"/>
            </w:tcBorders>
            <w:shd w:val="clear" w:color="auto" w:fill="auto"/>
            <w:noWrap/>
            <w:vAlign w:val="bottom"/>
            <w:hideMark/>
          </w:tcPr>
          <w:p w14:paraId="6D8D29C6" w14:textId="77777777" w:rsidR="00186602" w:rsidRPr="00186602" w:rsidRDefault="00186602" w:rsidP="000861CD">
            <w:pPr>
              <w:spacing w:after="0" w:line="240" w:lineRule="auto"/>
              <w:rPr>
                <w:rFonts w:ascii="Calibri" w:eastAsia="Times New Roman" w:hAnsi="Calibri" w:cs="Calibri"/>
                <w:color w:val="000000"/>
                <w:lang w:eastAsia="en-IN"/>
              </w:rPr>
            </w:pPr>
            <w:r w:rsidRPr="00186602">
              <w:rPr>
                <w:rFonts w:ascii="Calibri" w:eastAsia="Times New Roman" w:hAnsi="Calibri" w:cs="Calibri"/>
                <w:color w:val="000000"/>
                <w:lang w:eastAsia="en-IN"/>
              </w:rPr>
              <w:t>Submit</w:t>
            </w:r>
          </w:p>
        </w:tc>
      </w:tr>
      <w:tr w:rsidR="00186602" w:rsidRPr="00186602" w14:paraId="226231BF" w14:textId="77777777" w:rsidTr="000861CD">
        <w:trPr>
          <w:trHeight w:val="30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1E5D57E5" w14:textId="77777777" w:rsidR="00186602" w:rsidRPr="00186602" w:rsidRDefault="00186602" w:rsidP="000861CD">
            <w:pPr>
              <w:spacing w:after="0" w:line="240" w:lineRule="auto"/>
              <w:rPr>
                <w:rFonts w:ascii="Calibri" w:eastAsia="Times New Roman" w:hAnsi="Calibri" w:cs="Calibri"/>
                <w:color w:val="000000"/>
                <w:lang w:eastAsia="en-IN"/>
              </w:rPr>
            </w:pPr>
            <w:r w:rsidRPr="00186602">
              <w:rPr>
                <w:rFonts w:ascii="Calibri" w:eastAsia="Times New Roman" w:hAnsi="Calibri" w:cs="Calibri"/>
                <w:color w:val="000000"/>
                <w:lang w:eastAsia="en-IN"/>
              </w:rPr>
              <w:t> </w:t>
            </w:r>
          </w:p>
        </w:tc>
        <w:tc>
          <w:tcPr>
            <w:tcW w:w="2620" w:type="dxa"/>
            <w:tcBorders>
              <w:top w:val="nil"/>
              <w:left w:val="nil"/>
              <w:bottom w:val="single" w:sz="4" w:space="0" w:color="auto"/>
              <w:right w:val="single" w:sz="4" w:space="0" w:color="auto"/>
            </w:tcBorders>
            <w:shd w:val="clear" w:color="auto" w:fill="auto"/>
            <w:noWrap/>
            <w:vAlign w:val="bottom"/>
            <w:hideMark/>
          </w:tcPr>
          <w:p w14:paraId="7E01B3F8" w14:textId="77777777" w:rsidR="00186602" w:rsidRPr="00186602" w:rsidRDefault="00186602" w:rsidP="000861CD">
            <w:pPr>
              <w:spacing w:after="0" w:line="240" w:lineRule="auto"/>
              <w:rPr>
                <w:rFonts w:ascii="Calibri" w:eastAsia="Times New Roman" w:hAnsi="Calibri" w:cs="Calibri"/>
                <w:color w:val="000000"/>
                <w:lang w:eastAsia="en-IN"/>
              </w:rPr>
            </w:pPr>
            <w:r w:rsidRPr="00186602">
              <w:rPr>
                <w:rFonts w:ascii="Calibri" w:eastAsia="Times New Roman" w:hAnsi="Calibri" w:cs="Calibri"/>
                <w:color w:val="000000"/>
                <w:lang w:eastAsia="en-IN"/>
              </w:rPr>
              <w:t xml:space="preserve">Decline </w:t>
            </w:r>
          </w:p>
        </w:tc>
      </w:tr>
      <w:tr w:rsidR="00186602" w:rsidRPr="00186602" w14:paraId="6C4FDD30" w14:textId="77777777" w:rsidTr="000861CD">
        <w:trPr>
          <w:trHeight w:val="30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2C1B4195" w14:textId="77777777" w:rsidR="00186602" w:rsidRPr="00186602" w:rsidRDefault="00186602" w:rsidP="000861CD">
            <w:pPr>
              <w:spacing w:after="0" w:line="240" w:lineRule="auto"/>
              <w:rPr>
                <w:rFonts w:ascii="Calibri" w:eastAsia="Times New Roman" w:hAnsi="Calibri" w:cs="Calibri"/>
                <w:color w:val="000000"/>
                <w:lang w:eastAsia="en-IN"/>
              </w:rPr>
            </w:pPr>
            <w:r w:rsidRPr="00186602">
              <w:rPr>
                <w:rFonts w:ascii="Calibri" w:eastAsia="Times New Roman" w:hAnsi="Calibri" w:cs="Calibri"/>
                <w:color w:val="000000"/>
                <w:lang w:eastAsia="en-IN"/>
              </w:rPr>
              <w:t> </w:t>
            </w:r>
          </w:p>
        </w:tc>
        <w:tc>
          <w:tcPr>
            <w:tcW w:w="2620" w:type="dxa"/>
            <w:tcBorders>
              <w:top w:val="nil"/>
              <w:left w:val="nil"/>
              <w:bottom w:val="single" w:sz="4" w:space="0" w:color="auto"/>
              <w:right w:val="single" w:sz="4" w:space="0" w:color="auto"/>
            </w:tcBorders>
            <w:shd w:val="clear" w:color="auto" w:fill="auto"/>
            <w:noWrap/>
            <w:vAlign w:val="bottom"/>
            <w:hideMark/>
          </w:tcPr>
          <w:p w14:paraId="2CAFB8C3" w14:textId="77777777" w:rsidR="00186602" w:rsidRPr="00186602" w:rsidRDefault="00186602" w:rsidP="000861CD">
            <w:pPr>
              <w:spacing w:after="0" w:line="240" w:lineRule="auto"/>
              <w:rPr>
                <w:rFonts w:ascii="Calibri" w:eastAsia="Times New Roman" w:hAnsi="Calibri" w:cs="Calibri"/>
                <w:color w:val="000000"/>
                <w:lang w:eastAsia="en-IN"/>
              </w:rPr>
            </w:pPr>
            <w:r w:rsidRPr="00186602">
              <w:rPr>
                <w:rFonts w:ascii="Calibri" w:eastAsia="Times New Roman" w:hAnsi="Calibri" w:cs="Calibri"/>
                <w:color w:val="000000"/>
                <w:lang w:eastAsia="en-IN"/>
              </w:rPr>
              <w:t>Document Pending</w:t>
            </w:r>
          </w:p>
        </w:tc>
      </w:tr>
    </w:tbl>
    <w:p w14:paraId="3DBF4717" w14:textId="77777777" w:rsidR="00186602" w:rsidRDefault="00186602" w:rsidP="00F51D0C">
      <w:pPr>
        <w:rPr>
          <w:lang w:eastAsia="en-IN"/>
        </w:rPr>
      </w:pPr>
    </w:p>
    <w:p w14:paraId="50FE574D" w14:textId="77777777" w:rsidR="00F57C44" w:rsidRDefault="00F57C44" w:rsidP="00F57C44">
      <w:pPr>
        <w:pStyle w:val="Heading1"/>
        <w:rPr>
          <w:rFonts w:cstheme="minorHAnsi"/>
        </w:rPr>
      </w:pPr>
      <w:bookmarkStart w:id="189" w:name="_Toc174309707"/>
      <w:r>
        <w:rPr>
          <w:rFonts w:cstheme="minorHAnsi"/>
        </w:rPr>
        <w:t>Functional Specifications</w:t>
      </w:r>
      <w:bookmarkEnd w:id="189"/>
    </w:p>
    <w:p w14:paraId="13E9552B" w14:textId="77777777" w:rsidR="00427174" w:rsidRDefault="00427174" w:rsidP="00427174">
      <w:pPr>
        <w:pStyle w:val="Heading2"/>
      </w:pPr>
      <w:bookmarkStart w:id="190" w:name="_Toc174309708"/>
      <w:commentRangeStart w:id="191"/>
      <w:r>
        <w:t>Personal Finance - Refinance</w:t>
      </w:r>
      <w:commentRangeEnd w:id="191"/>
      <w:r w:rsidR="007C59DB">
        <w:rPr>
          <w:rStyle w:val="CommentReference"/>
          <w:rFonts w:eastAsiaTheme="minorHAnsi" w:cstheme="minorBidi"/>
          <w:b w:val="0"/>
          <w:lang w:val="en-IN" w:eastAsia="en-US"/>
        </w:rPr>
        <w:commentReference w:id="191"/>
      </w:r>
      <w:bookmarkEnd w:id="190"/>
    </w:p>
    <w:p w14:paraId="7519243A" w14:textId="77777777" w:rsidR="00427174" w:rsidRPr="006011DC" w:rsidRDefault="00427174" w:rsidP="00427174">
      <w:pPr>
        <w:pStyle w:val="Heading3"/>
        <w:rPr>
          <w:b w:val="0"/>
          <w:bCs/>
        </w:rPr>
      </w:pPr>
      <w:bookmarkStart w:id="192" w:name="_Toc170993509"/>
      <w:bookmarkStart w:id="193" w:name="_Toc174309709"/>
      <w:r w:rsidRPr="006011DC">
        <w:t>Application Initiation – Draft Application Stage</w:t>
      </w:r>
      <w:bookmarkEnd w:id="192"/>
      <w:bookmarkEnd w:id="193"/>
      <w:r w:rsidRPr="006011DC">
        <w:tab/>
      </w:r>
    </w:p>
    <w:p w14:paraId="5C5FCDAB" w14:textId="77777777" w:rsidR="005D6792" w:rsidRPr="00EA3CEC" w:rsidRDefault="005D6792" w:rsidP="005D6792">
      <w:pPr>
        <w:rPr>
          <w:rFonts w:ascii="Calibri" w:hAnsi="Calibri" w:cs="Calibri"/>
          <w:b/>
          <w:bCs/>
          <w:color w:val="000000"/>
          <w:sz w:val="20"/>
          <w:u w:val="single"/>
          <w:lang w:eastAsia="en-IN"/>
        </w:rPr>
      </w:pPr>
      <w:r w:rsidRPr="00EA3CEC">
        <w:rPr>
          <w:rFonts w:ascii="Calibri" w:hAnsi="Calibri" w:cs="Calibri"/>
          <w:b/>
          <w:bCs/>
          <w:color w:val="ED7D31" w:themeColor="accent2"/>
          <w:sz w:val="20"/>
          <w:u w:val="single"/>
          <w:lang w:eastAsia="en-IN"/>
        </w:rPr>
        <w:t xml:space="preserve">BRD (BRD01-01, BRD01-02, BRD01-03, BRD01-04, BRD01-05, BRD01-06, BRD01-07, BRD01-08, BRD01-09, BRD01-10, BRD01-11, </w:t>
      </w:r>
      <w:r w:rsidRPr="00EA3CEC">
        <w:rPr>
          <w:rFonts w:ascii="Calibri" w:hAnsi="Calibri" w:cs="Calibri"/>
          <w:b/>
          <w:bCs/>
          <w:color w:val="ED7D31" w:themeColor="accent2"/>
          <w:sz w:val="20"/>
          <w:u w:val="single"/>
          <w:lang w:val="en-GB" w:eastAsia="en-IN"/>
        </w:rPr>
        <w:t xml:space="preserve">BRD01-12, </w:t>
      </w:r>
      <w:r w:rsidRPr="00EA3CEC">
        <w:rPr>
          <w:rFonts w:ascii="Calibri" w:hAnsi="Calibri" w:cs="Calibri"/>
          <w:b/>
          <w:bCs/>
          <w:color w:val="ED7D31" w:themeColor="accent2"/>
          <w:sz w:val="20"/>
          <w:u w:val="single"/>
          <w:lang w:eastAsia="en-IN"/>
        </w:rPr>
        <w:t>BRD01-13, BRD01-14, BRD01-15)</w:t>
      </w:r>
    </w:p>
    <w:p w14:paraId="62620A90" w14:textId="77777777" w:rsidR="005D6792" w:rsidRPr="002A2E60" w:rsidRDefault="005D6792" w:rsidP="005D6792">
      <w:pPr>
        <w:rPr>
          <w:lang w:val="en-US" w:eastAsia="en-IN"/>
        </w:rPr>
      </w:pPr>
      <w:r w:rsidRPr="00A4791B">
        <w:rPr>
          <w:i/>
          <w:iCs/>
          <w:u w:val="single"/>
          <w:lang w:val="en-US" w:eastAsia="en-IN"/>
        </w:rPr>
        <w:t>Above mentioned BRD links will cover the Draft application stage on both Mobile and Branch Journey</w:t>
      </w:r>
      <w:r w:rsidRPr="002A2E60">
        <w:rPr>
          <w:lang w:val="en-US" w:eastAsia="en-IN"/>
        </w:rPr>
        <w:t>.</w:t>
      </w:r>
    </w:p>
    <w:p w14:paraId="608FAF34" w14:textId="7CC68A16" w:rsidR="00427174" w:rsidRPr="006011DC" w:rsidRDefault="00427174" w:rsidP="00427174">
      <w:pPr>
        <w:ind w:left="360"/>
        <w:rPr>
          <w:rFonts w:ascii="Calibri" w:hAnsi="Calibri" w:cs="Calibri"/>
          <w:lang w:val="en-US" w:eastAsia="en-IN"/>
        </w:rPr>
      </w:pPr>
      <w:r w:rsidRPr="006011DC">
        <w:rPr>
          <w:rFonts w:ascii="Calibri" w:hAnsi="Calibri" w:cs="Calibri"/>
          <w:lang w:val="en-US" w:eastAsia="en-IN"/>
        </w:rPr>
        <w:t xml:space="preserve">This will be the very first stage in loan origination system workflow and all the new application will be created at this stage, either the source is “Digital” or “Branch – Walkin”. </w:t>
      </w:r>
    </w:p>
    <w:p w14:paraId="0341564E" w14:textId="77777777" w:rsidR="00427174" w:rsidRDefault="00427174" w:rsidP="00427174">
      <w:pPr>
        <w:ind w:left="360"/>
        <w:rPr>
          <w:rFonts w:ascii="Calibri" w:hAnsi="Calibri" w:cs="Calibri"/>
          <w:lang w:val="en-US" w:eastAsia="en-IN"/>
        </w:rPr>
      </w:pPr>
      <w:r w:rsidRPr="006011DC">
        <w:rPr>
          <w:rFonts w:ascii="Calibri" w:hAnsi="Calibri" w:cs="Calibri"/>
          <w:lang w:val="en-US" w:eastAsia="en-IN"/>
        </w:rPr>
        <w:t xml:space="preserve">As per the BRD Document these are the only two sources to generate the application in LOS. </w:t>
      </w:r>
    </w:p>
    <w:p w14:paraId="7C989DD6" w14:textId="77777777" w:rsidR="00427174" w:rsidRPr="006011DC" w:rsidRDefault="00427174" w:rsidP="00427174">
      <w:pPr>
        <w:ind w:left="360"/>
        <w:rPr>
          <w:rFonts w:ascii="Calibri" w:hAnsi="Calibri" w:cs="Calibri"/>
          <w:lang w:val="en-US" w:eastAsia="en-IN"/>
        </w:rPr>
      </w:pPr>
    </w:p>
    <w:p w14:paraId="05EC2118" w14:textId="77777777" w:rsidR="00427174" w:rsidRDefault="00427174" w:rsidP="00427174">
      <w:pPr>
        <w:keepNext/>
        <w:jc w:val="center"/>
      </w:pPr>
      <w:r>
        <w:rPr>
          <w:rFonts w:ascii="Calibri" w:hAnsi="Calibri" w:cs="Calibri"/>
          <w:b/>
          <w:bCs/>
          <w:noProof/>
          <w:lang w:val="en-US"/>
        </w:rPr>
        <w:lastRenderedPageBreak/>
        <w:drawing>
          <wp:inline distT="0" distB="0" distL="0" distR="0" wp14:anchorId="44F7E8AE" wp14:editId="04EBCE66">
            <wp:extent cx="6645910" cy="1184910"/>
            <wp:effectExtent l="0" t="0" r="0" b="0"/>
            <wp:docPr id="51" name="Picture 51" descr="A black background with white and pink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black background with white and pink squares&#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645910" cy="1184910"/>
                    </a:xfrm>
                    <a:prstGeom prst="rect">
                      <a:avLst/>
                    </a:prstGeom>
                    <a:noFill/>
                    <a:ln>
                      <a:noFill/>
                    </a:ln>
                  </pic:spPr>
                </pic:pic>
              </a:graphicData>
            </a:graphic>
          </wp:inline>
        </w:drawing>
      </w:r>
    </w:p>
    <w:p w14:paraId="4EBE53FC" w14:textId="77777777" w:rsidR="00427174" w:rsidRDefault="00427174" w:rsidP="00427174">
      <w:pPr>
        <w:pStyle w:val="Caption"/>
        <w:jc w:val="center"/>
        <w:rPr>
          <w:sz w:val="24"/>
          <w:szCs w:val="24"/>
        </w:rPr>
      </w:pPr>
      <w:bookmarkStart w:id="194" w:name="_Toc171427849"/>
      <w:r>
        <w:t xml:space="preserve">Figure </w:t>
      </w:r>
      <w:fldSimple w:instr=" SEQ Figure \* ARABIC ">
        <w:r>
          <w:rPr>
            <w:noProof/>
          </w:rPr>
          <w:t>35</w:t>
        </w:r>
      </w:fldSimple>
      <w:r>
        <w:rPr>
          <w:lang w:val="en-US"/>
        </w:rPr>
        <w:t xml:space="preserve"> </w:t>
      </w:r>
      <w:r w:rsidRPr="00C32EDB">
        <w:rPr>
          <w:lang w:val="en-US"/>
        </w:rPr>
        <w:t>Draft Application Stage</w:t>
      </w:r>
      <w:r>
        <w:rPr>
          <w:lang w:val="en-US"/>
        </w:rPr>
        <w:t xml:space="preserve"> RF</w:t>
      </w:r>
      <w:bookmarkEnd w:id="194"/>
    </w:p>
    <w:p w14:paraId="76A8C236" w14:textId="77777777" w:rsidR="00427174" w:rsidRDefault="00427174" w:rsidP="00427174">
      <w:pPr>
        <w:rPr>
          <w:rFonts w:ascii="Calibri" w:hAnsi="Calibri" w:cs="Calibri"/>
          <w:b/>
          <w:bCs/>
          <w:lang w:val="en-US" w:eastAsia="en-IN"/>
        </w:rPr>
      </w:pPr>
    </w:p>
    <w:p w14:paraId="432F7F63" w14:textId="77777777" w:rsidR="00427174" w:rsidRPr="006011DC" w:rsidRDefault="00427174" w:rsidP="00427174">
      <w:pPr>
        <w:ind w:left="360"/>
        <w:rPr>
          <w:rFonts w:ascii="Calibri" w:hAnsi="Calibri" w:cs="Calibri"/>
          <w:b/>
          <w:bCs/>
          <w:lang w:val="en-US" w:eastAsia="en-IN"/>
        </w:rPr>
      </w:pPr>
      <w:r w:rsidRPr="006011DC">
        <w:rPr>
          <w:rFonts w:ascii="Calibri" w:hAnsi="Calibri" w:cs="Calibri"/>
          <w:b/>
          <w:bCs/>
          <w:lang w:val="en-US" w:eastAsia="en-IN"/>
        </w:rPr>
        <w:t>Digital Journey (Mobile Application):</w:t>
      </w:r>
    </w:p>
    <w:p w14:paraId="1036D6DA" w14:textId="77777777" w:rsidR="00427174" w:rsidRPr="006011DC" w:rsidRDefault="00427174" w:rsidP="0093307E">
      <w:pPr>
        <w:pStyle w:val="ListParagraph"/>
        <w:numPr>
          <w:ilvl w:val="0"/>
          <w:numId w:val="5"/>
        </w:numPr>
        <w:ind w:left="504"/>
        <w:rPr>
          <w:rFonts w:cs="Calibri"/>
        </w:rPr>
      </w:pPr>
      <w:r w:rsidRPr="006011DC">
        <w:rPr>
          <w:rFonts w:cs="Calibri"/>
        </w:rPr>
        <w:t>Applicant will access the mobile application on Emkan Finance</w:t>
      </w:r>
    </w:p>
    <w:p w14:paraId="22DD3387" w14:textId="77777777" w:rsidR="00427174" w:rsidRPr="006011DC" w:rsidRDefault="00427174" w:rsidP="0093307E">
      <w:pPr>
        <w:pStyle w:val="ListParagraph"/>
        <w:numPr>
          <w:ilvl w:val="0"/>
          <w:numId w:val="5"/>
        </w:numPr>
        <w:tabs>
          <w:tab w:val="left" w:pos="70"/>
        </w:tabs>
        <w:ind w:left="504"/>
        <w:rPr>
          <w:rFonts w:cs="Calibri"/>
        </w:rPr>
      </w:pPr>
      <w:r w:rsidRPr="006011DC">
        <w:rPr>
          <w:rFonts w:cs="Calibri"/>
        </w:rPr>
        <w:t xml:space="preserve">In case of new customer applicant will select the registration process, Once the customer    is registered, he/she will click on “Apply for personal finance” button on mobile application </w:t>
      </w:r>
    </w:p>
    <w:p w14:paraId="1B0E7CB7" w14:textId="77777777" w:rsidR="00427174" w:rsidRPr="006011DC" w:rsidRDefault="00427174" w:rsidP="0093307E">
      <w:pPr>
        <w:pStyle w:val="ListParagraph"/>
        <w:numPr>
          <w:ilvl w:val="0"/>
          <w:numId w:val="5"/>
        </w:numPr>
        <w:ind w:left="504"/>
        <w:rPr>
          <w:rFonts w:cs="Calibri"/>
        </w:rPr>
      </w:pPr>
      <w:r w:rsidRPr="006011DC">
        <w:rPr>
          <w:rFonts w:cs="Calibri"/>
        </w:rPr>
        <w:t>Based on the click LOS will get the request via MW from mobile application to initiate the application for personal finance however, sub product will define at later stage after integration with Qarar system.</w:t>
      </w:r>
    </w:p>
    <w:p w14:paraId="15D33493" w14:textId="77777777" w:rsidR="00427174" w:rsidRPr="006011DC" w:rsidRDefault="00427174" w:rsidP="0093307E">
      <w:pPr>
        <w:pStyle w:val="ListParagraph"/>
        <w:numPr>
          <w:ilvl w:val="0"/>
          <w:numId w:val="5"/>
        </w:numPr>
        <w:ind w:left="504"/>
        <w:rPr>
          <w:rFonts w:cs="Calibri"/>
        </w:rPr>
      </w:pPr>
      <w:r w:rsidRPr="006011DC">
        <w:rPr>
          <w:rFonts w:cs="Calibri"/>
        </w:rPr>
        <w:t>After creating the application, the 1st step is to check if the applicant is existing or new.</w:t>
      </w:r>
    </w:p>
    <w:p w14:paraId="6294B8CD" w14:textId="77777777" w:rsidR="00427174" w:rsidRPr="006011DC" w:rsidRDefault="00427174" w:rsidP="0093307E">
      <w:pPr>
        <w:pStyle w:val="ListParagraph"/>
        <w:numPr>
          <w:ilvl w:val="0"/>
          <w:numId w:val="5"/>
        </w:numPr>
        <w:ind w:left="504"/>
        <w:rPr>
          <w:rFonts w:cs="Calibri"/>
        </w:rPr>
      </w:pPr>
      <w:r w:rsidRPr="006011DC">
        <w:rPr>
          <w:rFonts w:cs="Calibri"/>
        </w:rPr>
        <w:t>perform the search for the customer information from CRM / ARB system based on values in ID type, ID number and date of birth fields.</w:t>
      </w:r>
    </w:p>
    <w:p w14:paraId="7E8282A9" w14:textId="77777777" w:rsidR="00427174" w:rsidRPr="006011DC" w:rsidRDefault="00427174" w:rsidP="0093307E">
      <w:pPr>
        <w:pStyle w:val="ListParagraph"/>
        <w:numPr>
          <w:ilvl w:val="0"/>
          <w:numId w:val="5"/>
        </w:numPr>
        <w:suppressAutoHyphens w:val="0"/>
        <w:spacing w:before="120" w:after="120" w:line="240" w:lineRule="auto"/>
        <w:ind w:left="504"/>
        <w:rPr>
          <w:rFonts w:cs="Calibri"/>
        </w:rPr>
      </w:pPr>
      <w:r w:rsidRPr="006011DC">
        <w:rPr>
          <w:rFonts w:cs="Calibri"/>
        </w:rPr>
        <w:t>If the customer is an existing ARB customer, then populate the “ARB Account holder” field with value “YES”, else populate “NO”.</w:t>
      </w:r>
    </w:p>
    <w:p w14:paraId="6FDB86B3" w14:textId="77777777" w:rsidR="00427174" w:rsidRPr="006011DC" w:rsidRDefault="00427174" w:rsidP="0093307E">
      <w:pPr>
        <w:pStyle w:val="ListParagraph"/>
        <w:numPr>
          <w:ilvl w:val="0"/>
          <w:numId w:val="5"/>
        </w:numPr>
        <w:ind w:left="504"/>
        <w:rPr>
          <w:rFonts w:cs="Calibri"/>
        </w:rPr>
      </w:pPr>
      <w:r w:rsidRPr="006011DC">
        <w:rPr>
          <w:rFonts w:cs="Calibri"/>
        </w:rPr>
        <w:t>If the customer is an existing EMKAN customer, then populate the “Existing customer” field with value “YES”, else populate “NO” (Note: All the customers performing the action of “Apply Now” from mobile application should already have a record in CRM to capture the customer mobile application registration details, hence the input here will always be “YES”)</w:t>
      </w:r>
    </w:p>
    <w:p w14:paraId="53CB843A" w14:textId="77777777" w:rsidR="00427174" w:rsidRPr="006011DC" w:rsidRDefault="00427174" w:rsidP="0093307E">
      <w:pPr>
        <w:pStyle w:val="ListParagraph"/>
        <w:numPr>
          <w:ilvl w:val="0"/>
          <w:numId w:val="5"/>
        </w:numPr>
        <w:ind w:left="504"/>
        <w:rPr>
          <w:rFonts w:cs="Calibri"/>
        </w:rPr>
      </w:pPr>
      <w:r w:rsidRPr="006011DC">
        <w:rPr>
          <w:rFonts w:cs="Calibri"/>
        </w:rPr>
        <w:t>In the case of new/existing customer LOS will trigger the Customer micro service for providing the required data.</w:t>
      </w:r>
    </w:p>
    <w:p w14:paraId="419C8102" w14:textId="77777777" w:rsidR="00427174" w:rsidRPr="006011DC" w:rsidRDefault="00427174" w:rsidP="0093307E">
      <w:pPr>
        <w:pStyle w:val="ListParagraph"/>
        <w:numPr>
          <w:ilvl w:val="0"/>
          <w:numId w:val="5"/>
        </w:numPr>
        <w:ind w:left="504"/>
        <w:rPr>
          <w:rFonts w:cs="Calibri"/>
        </w:rPr>
      </w:pPr>
      <w:r w:rsidRPr="006011DC">
        <w:rPr>
          <w:rFonts w:cs="Calibri"/>
        </w:rPr>
        <w:t xml:space="preserve">A draft application is created to store these details and a unique application reference number is generated by the system. All incomplete applications will be stored in LOS for 20 days (TBC with business) from the last action of the customer. In case there is no action beyond 20 days, LOS should auto-delete the application from its repository. The same customer without any action in 20 days cannot resume with this application and will have to start the process for loan application stage again. </w:t>
      </w:r>
    </w:p>
    <w:p w14:paraId="2C0DFEB2" w14:textId="77777777" w:rsidR="00427174" w:rsidRPr="006011DC" w:rsidRDefault="00427174" w:rsidP="00427174">
      <w:pPr>
        <w:ind w:left="360"/>
        <w:rPr>
          <w:rFonts w:ascii="Calibri" w:hAnsi="Calibri" w:cs="Calibri"/>
        </w:rPr>
      </w:pPr>
      <w:r w:rsidRPr="006011DC">
        <w:rPr>
          <w:rFonts w:ascii="Calibri" w:hAnsi="Calibri" w:cs="Calibri"/>
        </w:rPr>
        <w:t xml:space="preserve">At this stage there are backend checks performed using the NewGen rule engine and external integrations as follows: </w:t>
      </w:r>
    </w:p>
    <w:p w14:paraId="2FF0CBC1" w14:textId="77777777" w:rsidR="00427174" w:rsidRPr="006011DC" w:rsidRDefault="00427174" w:rsidP="0093307E">
      <w:pPr>
        <w:pStyle w:val="ListParagraph"/>
        <w:numPr>
          <w:ilvl w:val="0"/>
          <w:numId w:val="15"/>
        </w:numPr>
        <w:suppressAutoHyphens w:val="0"/>
        <w:spacing w:before="120" w:after="120" w:line="240" w:lineRule="auto"/>
        <w:ind w:left="1080"/>
        <w:rPr>
          <w:rFonts w:cs="Calibri"/>
        </w:rPr>
      </w:pPr>
      <w:r w:rsidRPr="006011DC">
        <w:rPr>
          <w:rFonts w:cs="Calibri"/>
        </w:rPr>
        <w:t xml:space="preserve">Active loan details – Active loans details are fetched from LMS to apply the cooling period boundary condition mentioned below. </w:t>
      </w:r>
    </w:p>
    <w:p w14:paraId="43C583D4" w14:textId="77777777" w:rsidR="00427174" w:rsidRPr="006011DC" w:rsidRDefault="00427174" w:rsidP="0093307E">
      <w:pPr>
        <w:pStyle w:val="ListParagraph"/>
        <w:numPr>
          <w:ilvl w:val="0"/>
          <w:numId w:val="15"/>
        </w:numPr>
        <w:suppressAutoHyphens w:val="0"/>
        <w:spacing w:before="120" w:after="120" w:line="240" w:lineRule="auto"/>
        <w:ind w:left="1080"/>
        <w:rPr>
          <w:rFonts w:cs="Calibri"/>
        </w:rPr>
      </w:pPr>
      <w:r w:rsidRPr="006011DC">
        <w:rPr>
          <w:rFonts w:cs="Calibri"/>
        </w:rPr>
        <w:t>Cooling Period – check performed to validate whether customer has an existing a loan application that</w:t>
      </w:r>
    </w:p>
    <w:p w14:paraId="0B5F3842" w14:textId="77777777" w:rsidR="00427174" w:rsidRPr="006011DC" w:rsidRDefault="00427174" w:rsidP="0093307E">
      <w:pPr>
        <w:pStyle w:val="ListParagraph"/>
        <w:numPr>
          <w:ilvl w:val="1"/>
          <w:numId w:val="15"/>
        </w:numPr>
        <w:suppressAutoHyphens w:val="0"/>
        <w:spacing w:before="120" w:after="120" w:line="240" w:lineRule="auto"/>
        <w:ind w:left="1800"/>
        <w:rPr>
          <w:rFonts w:cs="Calibri"/>
        </w:rPr>
      </w:pPr>
      <w:r w:rsidRPr="006011DC">
        <w:rPr>
          <w:rFonts w:cs="Calibri"/>
        </w:rPr>
        <w:t>Has been activated as a loan in LMS</w:t>
      </w:r>
    </w:p>
    <w:p w14:paraId="5EFDE017" w14:textId="77777777" w:rsidR="00427174" w:rsidRPr="006C0AF6" w:rsidRDefault="00427174" w:rsidP="0093307E">
      <w:pPr>
        <w:pStyle w:val="ListParagraph"/>
        <w:numPr>
          <w:ilvl w:val="1"/>
          <w:numId w:val="15"/>
        </w:numPr>
        <w:suppressAutoHyphens w:val="0"/>
        <w:spacing w:before="120" w:after="120" w:line="240" w:lineRule="auto"/>
        <w:ind w:left="1800"/>
        <w:rPr>
          <w:rFonts w:cs="Calibri"/>
          <w:color w:val="000000" w:themeColor="text1"/>
        </w:rPr>
      </w:pPr>
      <w:r w:rsidRPr="006011DC">
        <w:rPr>
          <w:rFonts w:cs="Calibri"/>
        </w:rPr>
        <w:t xml:space="preserve">Loan application in </w:t>
      </w:r>
      <w:r w:rsidRPr="006C0AF6">
        <w:rPr>
          <w:rFonts w:cs="Calibri"/>
          <w:color w:val="000000" w:themeColor="text1"/>
        </w:rPr>
        <w:t>LOS has Final Loan Offer Date:</w:t>
      </w:r>
    </w:p>
    <w:p w14:paraId="4C8AC153" w14:textId="77777777" w:rsidR="00427174" w:rsidRPr="006011DC" w:rsidRDefault="00427174" w:rsidP="0093307E">
      <w:pPr>
        <w:pStyle w:val="ListParagraph"/>
        <w:numPr>
          <w:ilvl w:val="2"/>
          <w:numId w:val="14"/>
        </w:numPr>
        <w:suppressAutoHyphens w:val="0"/>
        <w:spacing w:before="120" w:after="120" w:line="240" w:lineRule="auto"/>
        <w:ind w:left="2160"/>
        <w:rPr>
          <w:rFonts w:cs="Calibri"/>
        </w:rPr>
      </w:pPr>
      <w:r w:rsidRPr="006011DC">
        <w:rPr>
          <w:rFonts w:cs="Calibri"/>
        </w:rPr>
        <w:t>For same product type – greater than or equal to 90 calendar days from today’s date</w:t>
      </w:r>
    </w:p>
    <w:p w14:paraId="0227675F" w14:textId="77777777" w:rsidR="00427174" w:rsidRPr="006011DC" w:rsidRDefault="00427174" w:rsidP="0093307E">
      <w:pPr>
        <w:pStyle w:val="ListParagraph"/>
        <w:numPr>
          <w:ilvl w:val="2"/>
          <w:numId w:val="14"/>
        </w:numPr>
        <w:suppressAutoHyphens w:val="0"/>
        <w:spacing w:before="120" w:after="120" w:line="240" w:lineRule="auto"/>
        <w:ind w:left="2160"/>
        <w:rPr>
          <w:rFonts w:cs="Calibri"/>
        </w:rPr>
      </w:pPr>
      <w:r w:rsidRPr="006011DC">
        <w:rPr>
          <w:rFonts w:cs="Calibri"/>
        </w:rPr>
        <w:t>For other products type – greater than or equal to 30 calendar days from today’s date</w:t>
      </w:r>
    </w:p>
    <w:p w14:paraId="05405695" w14:textId="5C2D28DC" w:rsidR="00427174" w:rsidRPr="00564024" w:rsidRDefault="00427174" w:rsidP="0093307E">
      <w:pPr>
        <w:pStyle w:val="ListParagraph"/>
        <w:numPr>
          <w:ilvl w:val="0"/>
          <w:numId w:val="5"/>
        </w:numPr>
        <w:ind w:left="504"/>
        <w:rPr>
          <w:rFonts w:cs="Calibri"/>
        </w:rPr>
      </w:pPr>
      <w:r w:rsidRPr="006011DC">
        <w:rPr>
          <w:rFonts w:cs="Calibri"/>
        </w:rPr>
        <w:t xml:space="preserve"> If the check is not successful, then an application rejection message is displayed on the mobile application. The process stops at this stage. If the check is performed successfully, then the below mentioned step is performed by the LOS.</w:t>
      </w:r>
      <w:r w:rsidRPr="00564024">
        <w:rPr>
          <w:rFonts w:ascii="Calibri" w:hAnsi="Calibri" w:cs="Calibri"/>
        </w:rPr>
        <w:br w:type="page"/>
      </w:r>
    </w:p>
    <w:p w14:paraId="10464336" w14:textId="77777777" w:rsidR="00427174" w:rsidRPr="006011DC" w:rsidRDefault="00427174" w:rsidP="00427174">
      <w:pPr>
        <w:rPr>
          <w:rFonts w:ascii="Calibri" w:hAnsi="Calibri" w:cs="Calibri"/>
        </w:rPr>
      </w:pPr>
    </w:p>
    <w:tbl>
      <w:tblPr>
        <w:tblW w:w="106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214"/>
        <w:gridCol w:w="1214"/>
        <w:gridCol w:w="1874"/>
        <w:gridCol w:w="1664"/>
        <w:gridCol w:w="1027"/>
        <w:gridCol w:w="3639"/>
      </w:tblGrid>
      <w:tr w:rsidR="00427174" w:rsidRPr="006011DC" w14:paraId="2459F1F4" w14:textId="77777777" w:rsidTr="003754C7">
        <w:trPr>
          <w:trHeight w:val="735"/>
          <w:jc w:val="center"/>
        </w:trPr>
        <w:tc>
          <w:tcPr>
            <w:tcW w:w="1214" w:type="dxa"/>
            <w:shd w:val="clear" w:color="auto" w:fill="E7E6E6" w:themeFill="background2"/>
            <w:vAlign w:val="center"/>
            <w:hideMark/>
          </w:tcPr>
          <w:p w14:paraId="728D211E" w14:textId="77777777" w:rsidR="00427174" w:rsidRPr="006011DC" w:rsidRDefault="00427174" w:rsidP="003754C7">
            <w:pPr>
              <w:jc w:val="center"/>
              <w:rPr>
                <w:rFonts w:ascii="Calibri" w:hAnsi="Calibri" w:cs="Calibri"/>
                <w:b/>
                <w:bCs/>
                <w:color w:val="000000" w:themeColor="text1"/>
                <w:sz w:val="20"/>
                <w:lang w:val="de-DE"/>
              </w:rPr>
            </w:pPr>
            <w:r w:rsidRPr="006011DC">
              <w:rPr>
                <w:rFonts w:ascii="Calibri" w:hAnsi="Calibri" w:cs="Calibri"/>
                <w:b/>
                <w:bCs/>
                <w:color w:val="000000" w:themeColor="text1"/>
                <w:sz w:val="20"/>
                <w:lang w:val="de-DE"/>
              </w:rPr>
              <w:t>Action</w:t>
            </w:r>
          </w:p>
        </w:tc>
        <w:tc>
          <w:tcPr>
            <w:tcW w:w="1214" w:type="dxa"/>
            <w:shd w:val="clear" w:color="auto" w:fill="E7E6E6" w:themeFill="background2"/>
            <w:vAlign w:val="center"/>
            <w:hideMark/>
          </w:tcPr>
          <w:p w14:paraId="2B3C6613" w14:textId="77777777" w:rsidR="00427174" w:rsidRPr="006011DC" w:rsidRDefault="00427174" w:rsidP="003754C7">
            <w:pPr>
              <w:jc w:val="center"/>
              <w:rPr>
                <w:rFonts w:ascii="Calibri" w:hAnsi="Calibri" w:cs="Calibri"/>
                <w:b/>
                <w:bCs/>
                <w:color w:val="000000" w:themeColor="text1"/>
                <w:sz w:val="20"/>
                <w:lang w:val="de-DE"/>
              </w:rPr>
            </w:pPr>
            <w:r w:rsidRPr="006011DC">
              <w:rPr>
                <w:rFonts w:ascii="Calibri" w:hAnsi="Calibri" w:cs="Calibri"/>
                <w:b/>
                <w:bCs/>
                <w:color w:val="000000" w:themeColor="text1"/>
                <w:sz w:val="20"/>
                <w:lang w:val="de-DE"/>
              </w:rPr>
              <w:t>System Provider</w:t>
            </w:r>
          </w:p>
        </w:tc>
        <w:tc>
          <w:tcPr>
            <w:tcW w:w="1874" w:type="dxa"/>
            <w:shd w:val="clear" w:color="auto" w:fill="E7E6E6" w:themeFill="background2"/>
            <w:vAlign w:val="center"/>
            <w:hideMark/>
          </w:tcPr>
          <w:p w14:paraId="4724A937" w14:textId="77777777" w:rsidR="00427174" w:rsidRPr="006011DC" w:rsidRDefault="00427174" w:rsidP="003754C7">
            <w:pPr>
              <w:jc w:val="center"/>
              <w:rPr>
                <w:rFonts w:ascii="Calibri" w:hAnsi="Calibri" w:cs="Calibri"/>
                <w:b/>
                <w:bCs/>
                <w:color w:val="000000" w:themeColor="text1"/>
                <w:sz w:val="20"/>
                <w:lang w:val="de-DE"/>
              </w:rPr>
            </w:pPr>
            <w:r w:rsidRPr="006011DC">
              <w:rPr>
                <w:rFonts w:ascii="Calibri" w:hAnsi="Calibri" w:cs="Calibri"/>
                <w:b/>
                <w:bCs/>
                <w:color w:val="000000" w:themeColor="text1"/>
                <w:sz w:val="20"/>
                <w:lang w:val="de-DE"/>
              </w:rPr>
              <w:t>Request</w:t>
            </w:r>
          </w:p>
        </w:tc>
        <w:tc>
          <w:tcPr>
            <w:tcW w:w="1664" w:type="dxa"/>
            <w:shd w:val="clear" w:color="auto" w:fill="E7E6E6" w:themeFill="background2"/>
            <w:vAlign w:val="center"/>
            <w:hideMark/>
          </w:tcPr>
          <w:p w14:paraId="647C734D" w14:textId="77777777" w:rsidR="00427174" w:rsidRPr="006011DC" w:rsidRDefault="00427174" w:rsidP="003754C7">
            <w:pPr>
              <w:jc w:val="center"/>
              <w:rPr>
                <w:rFonts w:ascii="Calibri" w:hAnsi="Calibri" w:cs="Calibri"/>
                <w:b/>
                <w:bCs/>
                <w:color w:val="000000" w:themeColor="text1"/>
                <w:sz w:val="20"/>
                <w:lang w:val="de-DE"/>
              </w:rPr>
            </w:pPr>
            <w:r w:rsidRPr="006011DC">
              <w:rPr>
                <w:rFonts w:ascii="Calibri" w:hAnsi="Calibri" w:cs="Calibri"/>
                <w:b/>
                <w:bCs/>
                <w:color w:val="000000" w:themeColor="text1"/>
                <w:sz w:val="20"/>
                <w:lang w:val="de-DE"/>
              </w:rPr>
              <w:t>Response</w:t>
            </w:r>
          </w:p>
        </w:tc>
        <w:tc>
          <w:tcPr>
            <w:tcW w:w="1027" w:type="dxa"/>
            <w:shd w:val="clear" w:color="auto" w:fill="E7E6E6" w:themeFill="background2"/>
            <w:vAlign w:val="center"/>
          </w:tcPr>
          <w:p w14:paraId="15604663" w14:textId="77777777" w:rsidR="00427174" w:rsidRPr="006011DC" w:rsidRDefault="00427174" w:rsidP="003754C7">
            <w:pPr>
              <w:jc w:val="center"/>
              <w:rPr>
                <w:rFonts w:ascii="Calibri" w:hAnsi="Calibri" w:cs="Calibri"/>
                <w:b/>
                <w:bCs/>
                <w:color w:val="000000" w:themeColor="text1"/>
                <w:sz w:val="20"/>
                <w:lang w:val="de-DE"/>
              </w:rPr>
            </w:pPr>
            <w:r w:rsidRPr="006011DC">
              <w:rPr>
                <w:rFonts w:ascii="Calibri" w:hAnsi="Calibri" w:cs="Calibri"/>
                <w:b/>
                <w:bCs/>
                <w:color w:val="000000" w:themeColor="text1"/>
                <w:sz w:val="20"/>
                <w:lang w:val="de-DE"/>
              </w:rPr>
              <w:t>Type</w:t>
            </w:r>
          </w:p>
        </w:tc>
        <w:tc>
          <w:tcPr>
            <w:tcW w:w="3639" w:type="dxa"/>
            <w:shd w:val="clear" w:color="auto" w:fill="E7E6E6" w:themeFill="background2"/>
            <w:vAlign w:val="center"/>
            <w:hideMark/>
          </w:tcPr>
          <w:p w14:paraId="29790FA5" w14:textId="77777777" w:rsidR="00427174" w:rsidRPr="006011DC" w:rsidRDefault="00427174" w:rsidP="003754C7">
            <w:pPr>
              <w:jc w:val="center"/>
              <w:rPr>
                <w:rFonts w:ascii="Calibri" w:hAnsi="Calibri" w:cs="Calibri"/>
                <w:b/>
                <w:bCs/>
                <w:color w:val="000000" w:themeColor="text1"/>
                <w:sz w:val="20"/>
                <w:lang w:val="de-DE"/>
              </w:rPr>
            </w:pPr>
            <w:r w:rsidRPr="006011DC">
              <w:rPr>
                <w:rFonts w:ascii="Calibri" w:hAnsi="Calibri" w:cs="Calibri"/>
                <w:b/>
                <w:bCs/>
                <w:color w:val="000000" w:themeColor="text1"/>
                <w:sz w:val="20"/>
                <w:lang w:val="de-DE"/>
              </w:rPr>
              <w:t>Description</w:t>
            </w:r>
          </w:p>
        </w:tc>
      </w:tr>
      <w:tr w:rsidR="00427174" w:rsidRPr="006011DC" w14:paraId="5D06580E" w14:textId="77777777" w:rsidTr="003754C7">
        <w:trPr>
          <w:trHeight w:val="61"/>
          <w:jc w:val="center"/>
        </w:trPr>
        <w:tc>
          <w:tcPr>
            <w:tcW w:w="1214" w:type="dxa"/>
            <w:shd w:val="clear" w:color="auto" w:fill="FFFFFF" w:themeFill="background1"/>
          </w:tcPr>
          <w:p w14:paraId="29A3DC48" w14:textId="77777777" w:rsidR="00427174" w:rsidRPr="006011DC" w:rsidRDefault="00427174" w:rsidP="003754C7">
            <w:pPr>
              <w:pStyle w:val="wordsection1"/>
              <w:spacing w:before="0" w:beforeAutospacing="0" w:after="0" w:afterAutospacing="0"/>
              <w:rPr>
                <w:rFonts w:ascii="Calibri" w:hAnsi="Calibri" w:cs="Calibri"/>
                <w:b/>
                <w:color w:val="1F497D"/>
                <w:sz w:val="16"/>
                <w:szCs w:val="16"/>
              </w:rPr>
            </w:pPr>
            <w:r w:rsidRPr="006011DC">
              <w:rPr>
                <w:rFonts w:ascii="Calibri" w:hAnsi="Calibri" w:cs="Calibri"/>
                <w:b/>
                <w:color w:val="1F497D"/>
                <w:sz w:val="16"/>
                <w:szCs w:val="16"/>
              </w:rPr>
              <w:t>Application Creation</w:t>
            </w:r>
          </w:p>
        </w:tc>
        <w:tc>
          <w:tcPr>
            <w:tcW w:w="1214" w:type="dxa"/>
            <w:shd w:val="clear" w:color="auto" w:fill="FFFFFF" w:themeFill="background1"/>
          </w:tcPr>
          <w:p w14:paraId="0E468A4E" w14:textId="77777777" w:rsidR="00427174" w:rsidRPr="006011DC" w:rsidRDefault="00427174" w:rsidP="003754C7">
            <w:pPr>
              <w:pStyle w:val="wordsection1"/>
              <w:spacing w:before="0" w:beforeAutospacing="0" w:after="0" w:afterAutospacing="0"/>
              <w:rPr>
                <w:rFonts w:ascii="Calibri" w:hAnsi="Calibri" w:cs="Calibri"/>
                <w:bCs/>
                <w:color w:val="1F497D"/>
                <w:sz w:val="16"/>
                <w:szCs w:val="16"/>
              </w:rPr>
            </w:pPr>
            <w:r w:rsidRPr="006011DC">
              <w:rPr>
                <w:rFonts w:ascii="Calibri" w:hAnsi="Calibri" w:cs="Calibri"/>
                <w:bCs/>
                <w:color w:val="1F497D"/>
                <w:sz w:val="16"/>
                <w:szCs w:val="16"/>
              </w:rPr>
              <w:t>Newgen LOS</w:t>
            </w:r>
          </w:p>
          <w:p w14:paraId="43348523" w14:textId="77777777" w:rsidR="00427174" w:rsidRPr="006011DC" w:rsidRDefault="00427174" w:rsidP="003754C7">
            <w:pPr>
              <w:pStyle w:val="wordsection1"/>
              <w:spacing w:before="0" w:beforeAutospacing="0" w:after="0" w:afterAutospacing="0"/>
              <w:rPr>
                <w:rFonts w:ascii="Calibri" w:hAnsi="Calibri" w:cs="Calibri"/>
                <w:bCs/>
                <w:color w:val="1F497D"/>
                <w:sz w:val="16"/>
                <w:szCs w:val="16"/>
              </w:rPr>
            </w:pPr>
            <w:r w:rsidRPr="006011DC">
              <w:rPr>
                <w:rFonts w:ascii="Calibri" w:hAnsi="Calibri" w:cs="Calibri"/>
                <w:bCs/>
                <w:color w:val="1F497D"/>
                <w:sz w:val="16"/>
                <w:szCs w:val="16"/>
              </w:rPr>
              <w:t>Emkan Mobile Application</w:t>
            </w:r>
          </w:p>
        </w:tc>
        <w:tc>
          <w:tcPr>
            <w:tcW w:w="1874" w:type="dxa"/>
            <w:shd w:val="clear" w:color="auto" w:fill="FFFFFF" w:themeFill="background1"/>
          </w:tcPr>
          <w:p w14:paraId="50E46F66" w14:textId="77777777" w:rsidR="00427174" w:rsidRPr="006011DC" w:rsidRDefault="00427174" w:rsidP="003754C7">
            <w:pPr>
              <w:spacing w:before="120" w:after="120"/>
              <w:rPr>
                <w:rFonts w:ascii="Calibri" w:eastAsia="Calibri" w:hAnsi="Calibri" w:cs="Calibri"/>
                <w:bCs/>
                <w:color w:val="1F497D"/>
                <w:sz w:val="16"/>
                <w:szCs w:val="16"/>
                <w:lang w:val="en-US"/>
              </w:rPr>
            </w:pPr>
            <w:r w:rsidRPr="006011DC">
              <w:rPr>
                <w:rFonts w:ascii="Calibri" w:eastAsia="Calibri" w:hAnsi="Calibri" w:cs="Calibri"/>
                <w:bCs/>
                <w:color w:val="1F497D"/>
                <w:sz w:val="16"/>
                <w:szCs w:val="16"/>
                <w:lang w:val="en-US"/>
              </w:rPr>
              <w:t xml:space="preserve">Mobile Number </w:t>
            </w:r>
          </w:p>
          <w:p w14:paraId="6692742B" w14:textId="77777777" w:rsidR="00427174" w:rsidRPr="006011DC" w:rsidRDefault="00427174" w:rsidP="003754C7">
            <w:pPr>
              <w:spacing w:before="120" w:after="120"/>
              <w:rPr>
                <w:rFonts w:ascii="Calibri" w:eastAsia="Calibri" w:hAnsi="Calibri" w:cs="Calibri"/>
                <w:bCs/>
                <w:color w:val="1F497D"/>
                <w:sz w:val="16"/>
                <w:szCs w:val="16"/>
                <w:lang w:val="en-US"/>
              </w:rPr>
            </w:pPr>
            <w:r w:rsidRPr="006011DC">
              <w:rPr>
                <w:rFonts w:ascii="Calibri" w:eastAsia="Calibri" w:hAnsi="Calibri" w:cs="Calibri"/>
                <w:bCs/>
                <w:color w:val="1F497D"/>
                <w:sz w:val="16"/>
                <w:szCs w:val="16"/>
                <w:lang w:val="en-US"/>
              </w:rPr>
              <w:t xml:space="preserve">Email ID </w:t>
            </w:r>
          </w:p>
          <w:p w14:paraId="1B7F86D7" w14:textId="77777777" w:rsidR="00427174" w:rsidRPr="006011DC" w:rsidRDefault="00427174" w:rsidP="003754C7">
            <w:pPr>
              <w:spacing w:before="120" w:after="120"/>
              <w:rPr>
                <w:rFonts w:ascii="Calibri" w:eastAsia="Calibri" w:hAnsi="Calibri" w:cs="Calibri"/>
                <w:bCs/>
                <w:color w:val="1F497D"/>
                <w:sz w:val="16"/>
                <w:szCs w:val="16"/>
                <w:lang w:val="en-US"/>
              </w:rPr>
            </w:pPr>
            <w:r w:rsidRPr="006011DC">
              <w:rPr>
                <w:rFonts w:ascii="Calibri" w:eastAsia="Calibri" w:hAnsi="Calibri" w:cs="Calibri"/>
                <w:bCs/>
                <w:color w:val="1F497D"/>
                <w:sz w:val="16"/>
                <w:szCs w:val="16"/>
                <w:lang w:val="en-US"/>
              </w:rPr>
              <w:t>National ID / Iqama</w:t>
            </w:r>
          </w:p>
          <w:p w14:paraId="0664AB31" w14:textId="77777777" w:rsidR="00427174" w:rsidRPr="006011DC" w:rsidRDefault="00427174" w:rsidP="003754C7">
            <w:pPr>
              <w:spacing w:before="120" w:after="120"/>
              <w:rPr>
                <w:rFonts w:ascii="Calibri" w:eastAsia="Calibri" w:hAnsi="Calibri" w:cs="Calibri"/>
                <w:bCs/>
                <w:color w:val="1F497D"/>
                <w:sz w:val="16"/>
                <w:szCs w:val="16"/>
                <w:lang w:val="en-US"/>
              </w:rPr>
            </w:pPr>
            <w:r w:rsidRPr="006011DC">
              <w:rPr>
                <w:rFonts w:ascii="Calibri" w:eastAsia="Calibri" w:hAnsi="Calibri" w:cs="Calibri"/>
                <w:bCs/>
                <w:color w:val="1F497D"/>
                <w:sz w:val="16"/>
                <w:szCs w:val="16"/>
                <w:lang w:val="en-US"/>
              </w:rPr>
              <w:t>Date of Birth</w:t>
            </w:r>
          </w:p>
        </w:tc>
        <w:tc>
          <w:tcPr>
            <w:tcW w:w="1664" w:type="dxa"/>
            <w:shd w:val="clear" w:color="auto" w:fill="FFFFFF" w:themeFill="background1"/>
          </w:tcPr>
          <w:p w14:paraId="5F083C68" w14:textId="77777777" w:rsidR="00427174" w:rsidRPr="006011DC" w:rsidRDefault="00427174" w:rsidP="003754C7">
            <w:pPr>
              <w:spacing w:after="60"/>
              <w:rPr>
                <w:rFonts w:ascii="Calibri" w:hAnsi="Calibri" w:cs="Calibri"/>
                <w:sz w:val="16"/>
                <w:szCs w:val="16"/>
              </w:rPr>
            </w:pPr>
            <w:r w:rsidRPr="006011DC">
              <w:rPr>
                <w:rFonts w:ascii="Calibri" w:hAnsi="Calibri" w:cs="Calibri"/>
                <w:sz w:val="16"/>
                <w:szCs w:val="16"/>
              </w:rPr>
              <w:t>Application unique Number</w:t>
            </w:r>
          </w:p>
        </w:tc>
        <w:tc>
          <w:tcPr>
            <w:tcW w:w="1027" w:type="dxa"/>
            <w:shd w:val="clear" w:color="auto" w:fill="FFFFFF" w:themeFill="background1"/>
          </w:tcPr>
          <w:p w14:paraId="5A02582B" w14:textId="77777777" w:rsidR="00427174" w:rsidRPr="006011DC" w:rsidRDefault="00427174" w:rsidP="003754C7">
            <w:pPr>
              <w:spacing w:after="60" w:line="256" w:lineRule="auto"/>
              <w:rPr>
                <w:rFonts w:ascii="Calibri" w:hAnsi="Calibri" w:cs="Calibri"/>
                <w:sz w:val="16"/>
                <w:szCs w:val="16"/>
                <w:lang w:val="de-DE"/>
              </w:rPr>
            </w:pPr>
          </w:p>
        </w:tc>
        <w:tc>
          <w:tcPr>
            <w:tcW w:w="3639" w:type="dxa"/>
            <w:shd w:val="clear" w:color="auto" w:fill="FFFFFF" w:themeFill="background1"/>
          </w:tcPr>
          <w:p w14:paraId="26FD432A" w14:textId="77777777" w:rsidR="00427174" w:rsidRPr="006011DC" w:rsidRDefault="00427174" w:rsidP="003754C7">
            <w:pPr>
              <w:rPr>
                <w:rFonts w:ascii="Calibri" w:hAnsi="Calibri" w:cs="Calibri"/>
                <w:sz w:val="16"/>
                <w:szCs w:val="16"/>
              </w:rPr>
            </w:pPr>
            <w:r w:rsidRPr="006011DC">
              <w:rPr>
                <w:rFonts w:ascii="Calibri" w:hAnsi="Calibri" w:cs="Calibri"/>
                <w:sz w:val="16"/>
                <w:szCs w:val="16"/>
              </w:rPr>
              <w:t>System will provide the application number to Mobile application</w:t>
            </w:r>
          </w:p>
        </w:tc>
      </w:tr>
      <w:tr w:rsidR="00427174" w:rsidRPr="006011DC" w14:paraId="671A6258" w14:textId="77777777" w:rsidTr="003754C7">
        <w:trPr>
          <w:trHeight w:val="61"/>
          <w:jc w:val="center"/>
        </w:trPr>
        <w:tc>
          <w:tcPr>
            <w:tcW w:w="1214" w:type="dxa"/>
            <w:shd w:val="clear" w:color="auto" w:fill="FFFFFF" w:themeFill="background1"/>
          </w:tcPr>
          <w:p w14:paraId="576CFAF5" w14:textId="77777777" w:rsidR="00427174" w:rsidRPr="006011DC" w:rsidRDefault="00427174" w:rsidP="003754C7">
            <w:pPr>
              <w:pStyle w:val="wordsection1"/>
              <w:spacing w:before="0" w:beforeAutospacing="0" w:after="0" w:afterAutospacing="0"/>
              <w:rPr>
                <w:rFonts w:ascii="Calibri" w:hAnsi="Calibri" w:cs="Calibri"/>
                <w:b/>
                <w:color w:val="1F497D"/>
                <w:sz w:val="16"/>
                <w:szCs w:val="16"/>
              </w:rPr>
            </w:pPr>
            <w:r w:rsidRPr="006011DC">
              <w:rPr>
                <w:rFonts w:ascii="Calibri" w:hAnsi="Calibri" w:cs="Calibri"/>
                <w:b/>
                <w:color w:val="1F497D"/>
                <w:sz w:val="16"/>
                <w:szCs w:val="16"/>
              </w:rPr>
              <w:t>Capturing Customer Data</w:t>
            </w:r>
          </w:p>
        </w:tc>
        <w:tc>
          <w:tcPr>
            <w:tcW w:w="1214" w:type="dxa"/>
            <w:shd w:val="clear" w:color="auto" w:fill="FFFFFF" w:themeFill="background1"/>
          </w:tcPr>
          <w:p w14:paraId="0AE47C19" w14:textId="77777777" w:rsidR="00427174" w:rsidRPr="006011DC" w:rsidRDefault="00427174" w:rsidP="003754C7">
            <w:pPr>
              <w:pStyle w:val="wordsection1"/>
              <w:spacing w:before="0" w:beforeAutospacing="0" w:after="0" w:afterAutospacing="0"/>
              <w:rPr>
                <w:rFonts w:ascii="Calibri" w:hAnsi="Calibri" w:cs="Calibri"/>
                <w:bCs/>
                <w:color w:val="1F497D"/>
                <w:sz w:val="16"/>
                <w:szCs w:val="16"/>
              </w:rPr>
            </w:pPr>
            <w:r w:rsidRPr="006011DC">
              <w:rPr>
                <w:rFonts w:ascii="Calibri" w:hAnsi="Calibri" w:cs="Calibri"/>
                <w:bCs/>
                <w:color w:val="1F497D"/>
                <w:sz w:val="16"/>
                <w:szCs w:val="16"/>
              </w:rPr>
              <w:t>Customer Micro Service</w:t>
            </w:r>
          </w:p>
        </w:tc>
        <w:tc>
          <w:tcPr>
            <w:tcW w:w="1874" w:type="dxa"/>
            <w:shd w:val="clear" w:color="auto" w:fill="FFFFFF" w:themeFill="background1"/>
          </w:tcPr>
          <w:p w14:paraId="7A797E8E" w14:textId="77777777" w:rsidR="00427174" w:rsidRPr="006011DC" w:rsidRDefault="00427174" w:rsidP="003754C7">
            <w:pPr>
              <w:spacing w:before="120" w:after="120"/>
              <w:rPr>
                <w:rFonts w:ascii="Calibri" w:eastAsia="Calibri" w:hAnsi="Calibri" w:cs="Calibri"/>
                <w:bCs/>
                <w:color w:val="1F497D"/>
                <w:sz w:val="16"/>
                <w:szCs w:val="16"/>
                <w:lang w:val="en-US"/>
              </w:rPr>
            </w:pPr>
            <w:r w:rsidRPr="006011DC">
              <w:rPr>
                <w:rFonts w:ascii="Calibri" w:eastAsia="Calibri" w:hAnsi="Calibri" w:cs="Calibri"/>
                <w:bCs/>
                <w:color w:val="1F497D"/>
                <w:sz w:val="16"/>
                <w:szCs w:val="16"/>
                <w:lang w:val="en-US"/>
              </w:rPr>
              <w:t>National ID / Iqama</w:t>
            </w:r>
          </w:p>
          <w:p w14:paraId="21F905A0" w14:textId="77777777" w:rsidR="00427174" w:rsidRPr="006011DC" w:rsidRDefault="00427174" w:rsidP="003754C7">
            <w:pPr>
              <w:spacing w:after="60"/>
              <w:rPr>
                <w:rFonts w:ascii="Calibri" w:hAnsi="Calibri" w:cs="Calibri"/>
                <w:sz w:val="16"/>
                <w:szCs w:val="16"/>
              </w:rPr>
            </w:pPr>
            <w:r w:rsidRPr="006011DC">
              <w:rPr>
                <w:rFonts w:ascii="Calibri" w:eastAsia="Calibri" w:hAnsi="Calibri" w:cs="Calibri"/>
                <w:bCs/>
                <w:color w:val="1F497D"/>
                <w:sz w:val="16"/>
                <w:szCs w:val="16"/>
                <w:lang w:val="en-US"/>
              </w:rPr>
              <w:t>Date of Birth</w:t>
            </w:r>
          </w:p>
        </w:tc>
        <w:tc>
          <w:tcPr>
            <w:tcW w:w="1664" w:type="dxa"/>
            <w:shd w:val="clear" w:color="auto" w:fill="FFFFFF" w:themeFill="background1"/>
          </w:tcPr>
          <w:p w14:paraId="69597E4D" w14:textId="77777777" w:rsidR="00427174" w:rsidRPr="006011DC" w:rsidRDefault="00427174" w:rsidP="003754C7">
            <w:pPr>
              <w:spacing w:after="60"/>
              <w:rPr>
                <w:rFonts w:ascii="Calibri" w:hAnsi="Calibri" w:cs="Calibri"/>
                <w:sz w:val="16"/>
                <w:szCs w:val="16"/>
              </w:rPr>
            </w:pPr>
            <w:r w:rsidRPr="006011DC">
              <w:rPr>
                <w:rFonts w:ascii="Calibri" w:hAnsi="Calibri" w:cs="Calibri"/>
                <w:sz w:val="16"/>
                <w:szCs w:val="16"/>
              </w:rPr>
              <w:t xml:space="preserve">Demographic Details </w:t>
            </w:r>
          </w:p>
          <w:p w14:paraId="294F2C23" w14:textId="77777777" w:rsidR="00427174" w:rsidRPr="006011DC" w:rsidRDefault="00427174" w:rsidP="003754C7">
            <w:pPr>
              <w:spacing w:after="60"/>
              <w:rPr>
                <w:rFonts w:ascii="Calibri" w:hAnsi="Calibri" w:cs="Calibri"/>
                <w:sz w:val="16"/>
                <w:szCs w:val="16"/>
              </w:rPr>
            </w:pPr>
            <w:r w:rsidRPr="006011DC">
              <w:rPr>
                <w:rFonts w:ascii="Calibri" w:hAnsi="Calibri" w:cs="Calibri"/>
                <w:sz w:val="16"/>
                <w:szCs w:val="16"/>
              </w:rPr>
              <w:t xml:space="preserve">Employment details </w:t>
            </w:r>
          </w:p>
          <w:p w14:paraId="5D5CFE39" w14:textId="77777777" w:rsidR="00427174" w:rsidRPr="006011DC" w:rsidRDefault="00427174" w:rsidP="003754C7">
            <w:pPr>
              <w:spacing w:after="60"/>
              <w:rPr>
                <w:rFonts w:ascii="Calibri" w:hAnsi="Calibri" w:cs="Calibri"/>
                <w:sz w:val="16"/>
                <w:szCs w:val="16"/>
              </w:rPr>
            </w:pPr>
            <w:r w:rsidRPr="006011DC">
              <w:rPr>
                <w:rFonts w:ascii="Calibri" w:hAnsi="Calibri" w:cs="Calibri"/>
                <w:sz w:val="16"/>
                <w:szCs w:val="16"/>
              </w:rPr>
              <w:t xml:space="preserve">Income Details </w:t>
            </w:r>
          </w:p>
        </w:tc>
        <w:tc>
          <w:tcPr>
            <w:tcW w:w="1027" w:type="dxa"/>
            <w:shd w:val="clear" w:color="auto" w:fill="FFFFFF" w:themeFill="background1"/>
          </w:tcPr>
          <w:p w14:paraId="5391C3CC" w14:textId="77777777" w:rsidR="00427174" w:rsidRPr="006011DC" w:rsidRDefault="00427174" w:rsidP="003754C7">
            <w:pPr>
              <w:spacing w:after="60" w:line="256" w:lineRule="auto"/>
              <w:rPr>
                <w:rFonts w:ascii="Calibri" w:hAnsi="Calibri" w:cs="Calibri"/>
                <w:sz w:val="16"/>
                <w:szCs w:val="16"/>
                <w:lang w:val="de-DE"/>
              </w:rPr>
            </w:pPr>
          </w:p>
        </w:tc>
        <w:tc>
          <w:tcPr>
            <w:tcW w:w="3639" w:type="dxa"/>
            <w:shd w:val="clear" w:color="auto" w:fill="FFFFFF" w:themeFill="background1"/>
          </w:tcPr>
          <w:p w14:paraId="1A1142F3" w14:textId="77777777" w:rsidR="00427174" w:rsidRPr="006011DC" w:rsidRDefault="00427174" w:rsidP="003754C7">
            <w:pPr>
              <w:rPr>
                <w:rFonts w:ascii="Calibri" w:hAnsi="Calibri" w:cs="Calibri"/>
                <w:sz w:val="16"/>
                <w:szCs w:val="16"/>
              </w:rPr>
            </w:pPr>
            <w:r w:rsidRPr="006011DC">
              <w:rPr>
                <w:rFonts w:ascii="Calibri" w:hAnsi="Calibri" w:cs="Calibri"/>
                <w:sz w:val="16"/>
                <w:szCs w:val="16"/>
              </w:rPr>
              <w:t>System will get Customer Name, ID expiry, mobile number registered against the provided ID.</w:t>
            </w:r>
          </w:p>
          <w:p w14:paraId="234235F4" w14:textId="77777777" w:rsidR="00427174" w:rsidRPr="006011DC" w:rsidRDefault="00427174" w:rsidP="003754C7">
            <w:pPr>
              <w:rPr>
                <w:rFonts w:ascii="Calibri" w:hAnsi="Calibri" w:cs="Calibri"/>
                <w:sz w:val="16"/>
                <w:szCs w:val="16"/>
              </w:rPr>
            </w:pPr>
            <w:r w:rsidRPr="006011DC">
              <w:rPr>
                <w:rFonts w:ascii="Calibri" w:hAnsi="Calibri" w:cs="Calibri"/>
                <w:sz w:val="16"/>
                <w:szCs w:val="16"/>
              </w:rPr>
              <w:t>Customer National Address</w:t>
            </w:r>
          </w:p>
          <w:p w14:paraId="3E1C84AB" w14:textId="77777777" w:rsidR="00427174" w:rsidRPr="006011DC" w:rsidRDefault="00427174" w:rsidP="003754C7">
            <w:pPr>
              <w:rPr>
                <w:rFonts w:ascii="Calibri" w:hAnsi="Calibri" w:cs="Calibri"/>
                <w:sz w:val="16"/>
                <w:szCs w:val="16"/>
              </w:rPr>
            </w:pPr>
            <w:r w:rsidRPr="006011DC">
              <w:rPr>
                <w:rFonts w:ascii="Calibri" w:hAnsi="Calibri" w:cs="Calibri"/>
                <w:sz w:val="16"/>
                <w:szCs w:val="16"/>
              </w:rPr>
              <w:t>If customer exists in ARB, the output will be Customer CIC (ARB Customer ID)</w:t>
            </w:r>
          </w:p>
        </w:tc>
      </w:tr>
      <w:tr w:rsidR="00427174" w:rsidRPr="006011DC" w14:paraId="2177C6C8" w14:textId="77777777" w:rsidTr="003754C7">
        <w:trPr>
          <w:trHeight w:val="61"/>
          <w:jc w:val="center"/>
        </w:trPr>
        <w:tc>
          <w:tcPr>
            <w:tcW w:w="1214" w:type="dxa"/>
            <w:shd w:val="clear" w:color="auto" w:fill="FFFFFF" w:themeFill="background1"/>
          </w:tcPr>
          <w:p w14:paraId="7A3BBC15" w14:textId="77777777" w:rsidR="00427174" w:rsidRPr="006011DC" w:rsidRDefault="00427174" w:rsidP="003754C7">
            <w:pPr>
              <w:pStyle w:val="wordsection1"/>
              <w:spacing w:before="0" w:beforeAutospacing="0" w:after="0" w:afterAutospacing="0"/>
              <w:rPr>
                <w:rFonts w:ascii="Calibri" w:hAnsi="Calibri" w:cs="Calibri"/>
                <w:b/>
                <w:color w:val="1F497D"/>
                <w:sz w:val="16"/>
                <w:szCs w:val="16"/>
              </w:rPr>
            </w:pPr>
            <w:r w:rsidRPr="006011DC">
              <w:rPr>
                <w:rFonts w:ascii="Calibri" w:hAnsi="Calibri" w:cs="Calibri"/>
                <w:b/>
                <w:color w:val="1F497D"/>
                <w:sz w:val="16"/>
                <w:szCs w:val="16"/>
              </w:rPr>
              <w:t xml:space="preserve">Existing Facility details </w:t>
            </w:r>
          </w:p>
        </w:tc>
        <w:tc>
          <w:tcPr>
            <w:tcW w:w="1214" w:type="dxa"/>
            <w:shd w:val="clear" w:color="auto" w:fill="FFFFFF" w:themeFill="background1"/>
          </w:tcPr>
          <w:p w14:paraId="60AB63F8" w14:textId="77777777" w:rsidR="00427174" w:rsidRPr="006011DC" w:rsidRDefault="00427174" w:rsidP="003754C7">
            <w:pPr>
              <w:pStyle w:val="wordsection1"/>
              <w:spacing w:before="0" w:beforeAutospacing="0" w:after="0" w:afterAutospacing="0"/>
              <w:rPr>
                <w:rFonts w:ascii="Calibri" w:hAnsi="Calibri" w:cs="Calibri"/>
                <w:bCs/>
                <w:color w:val="1F497D"/>
                <w:sz w:val="16"/>
                <w:szCs w:val="16"/>
              </w:rPr>
            </w:pPr>
            <w:r w:rsidRPr="006011DC">
              <w:rPr>
                <w:rFonts w:ascii="Calibri" w:hAnsi="Calibri" w:cs="Calibri"/>
                <w:bCs/>
                <w:color w:val="1F497D"/>
                <w:sz w:val="16"/>
                <w:szCs w:val="16"/>
              </w:rPr>
              <w:t>T24</w:t>
            </w:r>
          </w:p>
          <w:p w14:paraId="2A270221" w14:textId="77777777" w:rsidR="00427174" w:rsidRPr="006011DC" w:rsidRDefault="00427174" w:rsidP="003754C7">
            <w:pPr>
              <w:pStyle w:val="wordsection1"/>
              <w:spacing w:before="0" w:beforeAutospacing="0" w:after="0" w:afterAutospacing="0"/>
              <w:rPr>
                <w:rFonts w:ascii="Calibri" w:hAnsi="Calibri" w:cs="Calibri"/>
                <w:bCs/>
                <w:color w:val="1F497D"/>
                <w:sz w:val="16"/>
                <w:szCs w:val="16"/>
              </w:rPr>
            </w:pPr>
            <w:r w:rsidRPr="006011DC">
              <w:rPr>
                <w:rFonts w:ascii="Calibri" w:hAnsi="Calibri" w:cs="Calibri"/>
                <w:bCs/>
                <w:color w:val="1F497D"/>
                <w:sz w:val="16"/>
                <w:szCs w:val="16"/>
              </w:rPr>
              <w:t>ARB</w:t>
            </w:r>
          </w:p>
        </w:tc>
        <w:tc>
          <w:tcPr>
            <w:tcW w:w="1874" w:type="dxa"/>
            <w:shd w:val="clear" w:color="auto" w:fill="FFFFFF" w:themeFill="background1"/>
          </w:tcPr>
          <w:p w14:paraId="35896815" w14:textId="77777777" w:rsidR="00427174" w:rsidRPr="006011DC" w:rsidRDefault="00427174" w:rsidP="003754C7">
            <w:pPr>
              <w:spacing w:before="120" w:after="120"/>
              <w:rPr>
                <w:rFonts w:ascii="Calibri" w:eastAsia="Calibri" w:hAnsi="Calibri" w:cs="Calibri"/>
                <w:bCs/>
                <w:color w:val="1F497D"/>
                <w:sz w:val="16"/>
                <w:szCs w:val="16"/>
                <w:lang w:val="en-US"/>
              </w:rPr>
            </w:pPr>
            <w:r w:rsidRPr="006011DC">
              <w:rPr>
                <w:rFonts w:ascii="Calibri" w:eastAsia="Calibri" w:hAnsi="Calibri" w:cs="Calibri"/>
                <w:bCs/>
                <w:color w:val="1F497D"/>
                <w:sz w:val="16"/>
                <w:szCs w:val="16"/>
                <w:lang w:val="en-US"/>
              </w:rPr>
              <w:t>National ID / Iqama</w:t>
            </w:r>
          </w:p>
        </w:tc>
        <w:tc>
          <w:tcPr>
            <w:tcW w:w="1664" w:type="dxa"/>
            <w:shd w:val="clear" w:color="auto" w:fill="FFFFFF" w:themeFill="background1"/>
          </w:tcPr>
          <w:p w14:paraId="736ABB07" w14:textId="77777777" w:rsidR="00427174" w:rsidRPr="006011DC" w:rsidRDefault="00427174" w:rsidP="003754C7">
            <w:pPr>
              <w:spacing w:after="60"/>
              <w:rPr>
                <w:rFonts w:ascii="Calibri" w:hAnsi="Calibri" w:cs="Calibri"/>
                <w:sz w:val="16"/>
                <w:szCs w:val="16"/>
              </w:rPr>
            </w:pPr>
            <w:r w:rsidRPr="006011DC">
              <w:rPr>
                <w:rFonts w:ascii="Calibri" w:hAnsi="Calibri" w:cs="Calibri"/>
                <w:sz w:val="16"/>
                <w:szCs w:val="16"/>
              </w:rPr>
              <w:t>Existing Facility details</w:t>
            </w:r>
          </w:p>
          <w:p w14:paraId="6095EDBB" w14:textId="77777777" w:rsidR="00427174" w:rsidRPr="006011DC" w:rsidRDefault="00427174" w:rsidP="003754C7">
            <w:pPr>
              <w:spacing w:after="60"/>
              <w:rPr>
                <w:rFonts w:ascii="Calibri" w:hAnsi="Calibri" w:cs="Calibri"/>
                <w:sz w:val="16"/>
                <w:szCs w:val="16"/>
              </w:rPr>
            </w:pPr>
            <w:r w:rsidRPr="006011DC">
              <w:rPr>
                <w:rFonts w:ascii="Calibri" w:hAnsi="Calibri" w:cs="Calibri"/>
                <w:sz w:val="16"/>
                <w:szCs w:val="16"/>
              </w:rPr>
              <w:t xml:space="preserve">Application/Contract ID </w:t>
            </w:r>
          </w:p>
        </w:tc>
        <w:tc>
          <w:tcPr>
            <w:tcW w:w="1027" w:type="dxa"/>
            <w:shd w:val="clear" w:color="auto" w:fill="FFFFFF" w:themeFill="background1"/>
          </w:tcPr>
          <w:p w14:paraId="72CE183D" w14:textId="77777777" w:rsidR="00427174" w:rsidRPr="006011DC" w:rsidRDefault="00427174" w:rsidP="003754C7">
            <w:pPr>
              <w:spacing w:after="60" w:line="256" w:lineRule="auto"/>
              <w:rPr>
                <w:rFonts w:ascii="Calibri" w:hAnsi="Calibri" w:cs="Calibri"/>
                <w:sz w:val="16"/>
                <w:szCs w:val="16"/>
                <w:lang w:val="de-DE"/>
              </w:rPr>
            </w:pPr>
          </w:p>
        </w:tc>
        <w:tc>
          <w:tcPr>
            <w:tcW w:w="3639" w:type="dxa"/>
            <w:shd w:val="clear" w:color="auto" w:fill="FFFFFF" w:themeFill="background1"/>
          </w:tcPr>
          <w:p w14:paraId="6784DF48" w14:textId="77777777" w:rsidR="00427174" w:rsidRPr="006011DC" w:rsidRDefault="00427174" w:rsidP="003754C7">
            <w:pPr>
              <w:spacing w:before="120" w:after="120"/>
              <w:rPr>
                <w:rFonts w:ascii="Calibri" w:hAnsi="Calibri" w:cs="Calibri"/>
                <w:sz w:val="16"/>
                <w:szCs w:val="16"/>
              </w:rPr>
            </w:pPr>
            <w:r w:rsidRPr="006011DC">
              <w:rPr>
                <w:rFonts w:ascii="Calibri" w:hAnsi="Calibri" w:cs="Calibri"/>
                <w:sz w:val="16"/>
                <w:szCs w:val="16"/>
              </w:rPr>
              <w:t xml:space="preserve">Active loan details – Active loans details are fetched from LMS to apply the cooling period boundary condition mentioned below. </w:t>
            </w:r>
          </w:p>
          <w:p w14:paraId="6F76C890" w14:textId="77777777" w:rsidR="00427174" w:rsidRPr="006011DC" w:rsidRDefault="00427174" w:rsidP="003754C7">
            <w:pPr>
              <w:spacing w:before="120" w:after="120"/>
              <w:rPr>
                <w:rFonts w:ascii="Calibri" w:hAnsi="Calibri" w:cs="Calibri"/>
                <w:sz w:val="16"/>
                <w:szCs w:val="16"/>
              </w:rPr>
            </w:pPr>
            <w:r w:rsidRPr="006011DC">
              <w:rPr>
                <w:rFonts w:ascii="Calibri" w:hAnsi="Calibri" w:cs="Calibri"/>
                <w:sz w:val="16"/>
                <w:szCs w:val="16"/>
              </w:rPr>
              <w:t>Cooling Period – check performed to validate whether customer has an existing a loan application that</w:t>
            </w:r>
          </w:p>
          <w:p w14:paraId="3AF91C5F" w14:textId="77777777" w:rsidR="00427174" w:rsidRPr="006011DC" w:rsidRDefault="00427174" w:rsidP="003754C7">
            <w:pPr>
              <w:spacing w:before="120" w:after="120"/>
              <w:rPr>
                <w:rFonts w:ascii="Calibri" w:hAnsi="Calibri" w:cs="Calibri"/>
                <w:sz w:val="16"/>
                <w:szCs w:val="16"/>
              </w:rPr>
            </w:pPr>
            <w:r w:rsidRPr="006011DC">
              <w:rPr>
                <w:rFonts w:ascii="Calibri" w:hAnsi="Calibri" w:cs="Calibri"/>
                <w:sz w:val="16"/>
                <w:szCs w:val="16"/>
              </w:rPr>
              <w:t>Has been activated as a loan in LMS</w:t>
            </w:r>
          </w:p>
          <w:p w14:paraId="01C23D42" w14:textId="77777777" w:rsidR="00427174" w:rsidRPr="006011DC" w:rsidRDefault="00427174" w:rsidP="003754C7">
            <w:pPr>
              <w:spacing w:before="120" w:after="120"/>
              <w:rPr>
                <w:rFonts w:ascii="Calibri" w:hAnsi="Calibri" w:cs="Calibri"/>
                <w:sz w:val="16"/>
                <w:szCs w:val="16"/>
              </w:rPr>
            </w:pPr>
            <w:r w:rsidRPr="006011DC">
              <w:rPr>
                <w:rFonts w:ascii="Calibri" w:hAnsi="Calibri" w:cs="Calibri"/>
                <w:sz w:val="16"/>
                <w:szCs w:val="16"/>
              </w:rPr>
              <w:t>Loan application in LOS has Final Loan Offer Date :</w:t>
            </w:r>
          </w:p>
          <w:p w14:paraId="13B4D12A" w14:textId="77777777" w:rsidR="00427174" w:rsidRPr="006011DC" w:rsidRDefault="00427174" w:rsidP="003754C7">
            <w:pPr>
              <w:spacing w:before="120" w:after="120"/>
              <w:rPr>
                <w:rFonts w:ascii="Calibri" w:hAnsi="Calibri" w:cs="Calibri"/>
                <w:sz w:val="16"/>
                <w:szCs w:val="16"/>
              </w:rPr>
            </w:pPr>
            <w:r w:rsidRPr="006011DC">
              <w:rPr>
                <w:rFonts w:ascii="Calibri" w:hAnsi="Calibri" w:cs="Calibri"/>
                <w:sz w:val="16"/>
                <w:szCs w:val="16"/>
              </w:rPr>
              <w:t>For same product type  – greater than or equal to 90 calendar days from today’s date</w:t>
            </w:r>
          </w:p>
          <w:p w14:paraId="1AC8F6FA" w14:textId="77777777" w:rsidR="00427174" w:rsidRPr="006011DC" w:rsidRDefault="00427174" w:rsidP="003754C7">
            <w:pPr>
              <w:spacing w:before="120" w:after="120"/>
              <w:rPr>
                <w:rFonts w:ascii="Calibri" w:hAnsi="Calibri" w:cs="Calibri"/>
                <w:sz w:val="16"/>
                <w:szCs w:val="16"/>
              </w:rPr>
            </w:pPr>
            <w:r w:rsidRPr="006011DC">
              <w:rPr>
                <w:rFonts w:ascii="Calibri" w:hAnsi="Calibri" w:cs="Calibri"/>
                <w:sz w:val="16"/>
                <w:szCs w:val="16"/>
              </w:rPr>
              <w:t>For other products type – greater than or equal to 30 calendar days from today’s date</w:t>
            </w:r>
          </w:p>
          <w:p w14:paraId="2AB7A093" w14:textId="77777777" w:rsidR="00427174" w:rsidRPr="006011DC" w:rsidRDefault="00427174" w:rsidP="003754C7">
            <w:pPr>
              <w:rPr>
                <w:rFonts w:ascii="Calibri" w:hAnsi="Calibri" w:cs="Calibri"/>
                <w:sz w:val="16"/>
                <w:szCs w:val="16"/>
              </w:rPr>
            </w:pPr>
            <w:r w:rsidRPr="006011DC">
              <w:rPr>
                <w:rFonts w:ascii="Calibri" w:hAnsi="Calibri" w:cs="Calibri"/>
                <w:sz w:val="16"/>
                <w:szCs w:val="16"/>
              </w:rPr>
              <w:t xml:space="preserve"> If the check is not successful, then an application rejection message is displayed on the mobile application. The process stops at this stage. If the check is performed successfully, then the below mentioned step is performed by the LOS.</w:t>
            </w:r>
          </w:p>
          <w:p w14:paraId="6197F361" w14:textId="77777777" w:rsidR="00427174" w:rsidRPr="006011DC" w:rsidRDefault="00427174" w:rsidP="003754C7">
            <w:pPr>
              <w:spacing w:before="120" w:after="120"/>
              <w:rPr>
                <w:rFonts w:ascii="Calibri" w:hAnsi="Calibri" w:cs="Calibri"/>
                <w:sz w:val="16"/>
                <w:szCs w:val="16"/>
              </w:rPr>
            </w:pPr>
            <w:r w:rsidRPr="006011DC">
              <w:rPr>
                <w:rFonts w:ascii="Calibri" w:hAnsi="Calibri" w:cs="Calibri"/>
                <w:sz w:val="16"/>
                <w:szCs w:val="16"/>
              </w:rPr>
              <w:t>Application duplication check – check to be performed to confirm if the customer already has an active application in LOS. If yes, customer is requested to resume or cancel the previous application. If no active applications are there in LOS, next step is performed</w:t>
            </w:r>
          </w:p>
          <w:p w14:paraId="1D60B11F" w14:textId="77777777" w:rsidR="00427174" w:rsidRPr="006011DC" w:rsidRDefault="00427174" w:rsidP="003754C7">
            <w:pPr>
              <w:rPr>
                <w:rFonts w:ascii="Calibri" w:hAnsi="Calibri" w:cs="Calibri"/>
                <w:sz w:val="16"/>
                <w:szCs w:val="16"/>
              </w:rPr>
            </w:pPr>
          </w:p>
        </w:tc>
      </w:tr>
      <w:tr w:rsidR="00427174" w:rsidRPr="006011DC" w14:paraId="41D05395" w14:textId="77777777" w:rsidTr="003754C7">
        <w:trPr>
          <w:trHeight w:val="61"/>
          <w:jc w:val="center"/>
        </w:trPr>
        <w:tc>
          <w:tcPr>
            <w:tcW w:w="1214" w:type="dxa"/>
            <w:shd w:val="clear" w:color="auto" w:fill="FFFFFF" w:themeFill="background1"/>
          </w:tcPr>
          <w:p w14:paraId="0B11BC4E" w14:textId="77777777" w:rsidR="00427174" w:rsidRPr="006011DC" w:rsidRDefault="00427174" w:rsidP="003754C7">
            <w:pPr>
              <w:pStyle w:val="wordsection1"/>
              <w:spacing w:before="0" w:beforeAutospacing="0" w:after="0" w:afterAutospacing="0"/>
              <w:rPr>
                <w:rFonts w:ascii="Calibri" w:hAnsi="Calibri" w:cs="Calibri"/>
                <w:b/>
                <w:color w:val="1F497D"/>
                <w:sz w:val="16"/>
                <w:szCs w:val="16"/>
              </w:rPr>
            </w:pPr>
            <w:r w:rsidRPr="006011DC">
              <w:rPr>
                <w:rFonts w:ascii="Calibri" w:hAnsi="Calibri" w:cs="Calibri"/>
                <w:b/>
                <w:color w:val="1F497D"/>
                <w:sz w:val="16"/>
                <w:szCs w:val="16"/>
              </w:rPr>
              <w:t>Customer Eligibility Check</w:t>
            </w:r>
          </w:p>
        </w:tc>
        <w:tc>
          <w:tcPr>
            <w:tcW w:w="1214" w:type="dxa"/>
            <w:shd w:val="clear" w:color="auto" w:fill="FFFFFF" w:themeFill="background1"/>
          </w:tcPr>
          <w:p w14:paraId="4271A10D" w14:textId="77777777" w:rsidR="00427174" w:rsidRPr="006011DC" w:rsidRDefault="00427174" w:rsidP="003754C7">
            <w:pPr>
              <w:pStyle w:val="wordsection1"/>
              <w:spacing w:before="0" w:beforeAutospacing="0" w:after="0" w:afterAutospacing="0"/>
              <w:rPr>
                <w:rFonts w:ascii="Calibri" w:hAnsi="Calibri" w:cs="Calibri"/>
                <w:bCs/>
                <w:color w:val="1F497D"/>
                <w:sz w:val="16"/>
                <w:szCs w:val="16"/>
              </w:rPr>
            </w:pPr>
            <w:r w:rsidRPr="006011DC">
              <w:rPr>
                <w:rFonts w:ascii="Calibri" w:hAnsi="Calibri" w:cs="Calibri"/>
                <w:bCs/>
                <w:color w:val="1F497D"/>
                <w:sz w:val="16"/>
                <w:szCs w:val="16"/>
              </w:rPr>
              <w:t>Newgen LOS</w:t>
            </w:r>
          </w:p>
        </w:tc>
        <w:tc>
          <w:tcPr>
            <w:tcW w:w="1874" w:type="dxa"/>
            <w:shd w:val="clear" w:color="auto" w:fill="FFFFFF" w:themeFill="background1"/>
          </w:tcPr>
          <w:p w14:paraId="1C3C49B7" w14:textId="77777777" w:rsidR="00427174" w:rsidRPr="006011DC" w:rsidRDefault="00427174" w:rsidP="003754C7">
            <w:pPr>
              <w:spacing w:after="60"/>
              <w:rPr>
                <w:rFonts w:ascii="Calibri" w:hAnsi="Calibri" w:cs="Calibri"/>
                <w:sz w:val="16"/>
                <w:szCs w:val="16"/>
              </w:rPr>
            </w:pPr>
            <w:r w:rsidRPr="006011DC">
              <w:rPr>
                <w:rFonts w:ascii="Calibri" w:hAnsi="Calibri" w:cs="Calibri"/>
                <w:sz w:val="16"/>
                <w:szCs w:val="16"/>
              </w:rPr>
              <w:t>Nationality</w:t>
            </w:r>
          </w:p>
          <w:p w14:paraId="4FE4AABA" w14:textId="77777777" w:rsidR="00427174" w:rsidRPr="006011DC" w:rsidRDefault="00427174" w:rsidP="003754C7">
            <w:pPr>
              <w:spacing w:after="60"/>
              <w:rPr>
                <w:rFonts w:ascii="Calibri" w:hAnsi="Calibri" w:cs="Calibri"/>
                <w:sz w:val="16"/>
                <w:szCs w:val="16"/>
              </w:rPr>
            </w:pPr>
            <w:r w:rsidRPr="006011DC">
              <w:rPr>
                <w:rFonts w:ascii="Calibri" w:hAnsi="Calibri" w:cs="Calibri"/>
                <w:sz w:val="16"/>
                <w:szCs w:val="16"/>
              </w:rPr>
              <w:t>Age</w:t>
            </w:r>
          </w:p>
          <w:p w14:paraId="127672B9" w14:textId="77777777" w:rsidR="00427174" w:rsidRPr="006011DC" w:rsidRDefault="00427174" w:rsidP="003754C7">
            <w:pPr>
              <w:spacing w:after="60"/>
              <w:rPr>
                <w:rFonts w:ascii="Calibri" w:hAnsi="Calibri" w:cs="Calibri"/>
                <w:sz w:val="16"/>
                <w:szCs w:val="16"/>
              </w:rPr>
            </w:pPr>
            <w:r w:rsidRPr="006011DC">
              <w:rPr>
                <w:rFonts w:ascii="Calibri" w:hAnsi="Calibri" w:cs="Calibri"/>
                <w:sz w:val="16"/>
                <w:szCs w:val="16"/>
              </w:rPr>
              <w:t>ID Expiry Date</w:t>
            </w:r>
          </w:p>
        </w:tc>
        <w:tc>
          <w:tcPr>
            <w:tcW w:w="1664" w:type="dxa"/>
            <w:shd w:val="clear" w:color="auto" w:fill="FFFFFF" w:themeFill="background1"/>
          </w:tcPr>
          <w:p w14:paraId="651BCBD1" w14:textId="77777777" w:rsidR="00427174" w:rsidRPr="006011DC" w:rsidRDefault="00427174" w:rsidP="003754C7">
            <w:pPr>
              <w:spacing w:after="60"/>
              <w:rPr>
                <w:rFonts w:ascii="Calibri" w:hAnsi="Calibri" w:cs="Calibri"/>
                <w:sz w:val="16"/>
                <w:szCs w:val="16"/>
              </w:rPr>
            </w:pPr>
            <w:r w:rsidRPr="006011DC">
              <w:rPr>
                <w:rFonts w:ascii="Calibri" w:hAnsi="Calibri" w:cs="Calibri"/>
                <w:sz w:val="16"/>
                <w:szCs w:val="16"/>
              </w:rPr>
              <w:t xml:space="preserve">Eligible </w:t>
            </w:r>
          </w:p>
          <w:p w14:paraId="7666FBFF" w14:textId="77777777" w:rsidR="00427174" w:rsidRPr="006011DC" w:rsidRDefault="00427174" w:rsidP="003754C7">
            <w:pPr>
              <w:spacing w:after="60"/>
              <w:rPr>
                <w:rFonts w:ascii="Calibri" w:hAnsi="Calibri" w:cs="Calibri"/>
                <w:sz w:val="16"/>
                <w:szCs w:val="16"/>
              </w:rPr>
            </w:pPr>
            <w:r w:rsidRPr="006011DC">
              <w:rPr>
                <w:rFonts w:ascii="Calibri" w:hAnsi="Calibri" w:cs="Calibri"/>
                <w:sz w:val="16"/>
                <w:szCs w:val="16"/>
              </w:rPr>
              <w:t>Not Eligible</w:t>
            </w:r>
          </w:p>
        </w:tc>
        <w:tc>
          <w:tcPr>
            <w:tcW w:w="1027" w:type="dxa"/>
            <w:shd w:val="clear" w:color="auto" w:fill="FFFFFF" w:themeFill="background1"/>
          </w:tcPr>
          <w:p w14:paraId="67DE5521" w14:textId="77777777" w:rsidR="00427174" w:rsidRPr="006011DC" w:rsidRDefault="00427174" w:rsidP="003754C7">
            <w:pPr>
              <w:spacing w:after="60" w:line="256" w:lineRule="auto"/>
              <w:rPr>
                <w:rFonts w:ascii="Calibri" w:hAnsi="Calibri" w:cs="Calibri"/>
                <w:sz w:val="16"/>
                <w:szCs w:val="16"/>
                <w:lang w:val="de-DE"/>
              </w:rPr>
            </w:pPr>
          </w:p>
        </w:tc>
        <w:tc>
          <w:tcPr>
            <w:tcW w:w="3639" w:type="dxa"/>
            <w:shd w:val="clear" w:color="auto" w:fill="FFFFFF" w:themeFill="background1"/>
          </w:tcPr>
          <w:p w14:paraId="5774B79E" w14:textId="77777777" w:rsidR="00427174" w:rsidRPr="006011DC" w:rsidRDefault="00427174" w:rsidP="003754C7">
            <w:pPr>
              <w:rPr>
                <w:rFonts w:ascii="Calibri" w:hAnsi="Calibri" w:cs="Calibri"/>
                <w:sz w:val="16"/>
                <w:szCs w:val="16"/>
              </w:rPr>
            </w:pPr>
            <w:r w:rsidRPr="006011DC">
              <w:rPr>
                <w:rFonts w:ascii="Calibri" w:hAnsi="Calibri" w:cs="Calibri"/>
                <w:sz w:val="16"/>
                <w:szCs w:val="16"/>
              </w:rPr>
              <w:t>Product knock-off rules are applied</w:t>
            </w:r>
          </w:p>
          <w:p w14:paraId="33B50011" w14:textId="77777777" w:rsidR="00427174" w:rsidRPr="006011DC" w:rsidRDefault="00427174" w:rsidP="003754C7">
            <w:pPr>
              <w:rPr>
                <w:rFonts w:ascii="Calibri" w:hAnsi="Calibri" w:cs="Calibri"/>
                <w:sz w:val="16"/>
                <w:szCs w:val="16"/>
              </w:rPr>
            </w:pPr>
            <w:r w:rsidRPr="006011DC">
              <w:rPr>
                <w:rFonts w:ascii="Calibri" w:hAnsi="Calibri" w:cs="Calibri"/>
                <w:sz w:val="16"/>
                <w:szCs w:val="16"/>
              </w:rPr>
              <w:t>If the boundary conditions are not met the application will not move to next stage and an error message will be shared with the customer.</w:t>
            </w:r>
          </w:p>
        </w:tc>
      </w:tr>
      <w:tr w:rsidR="00427174" w:rsidRPr="006011DC" w14:paraId="40ABEB42" w14:textId="77777777" w:rsidTr="003754C7">
        <w:trPr>
          <w:trHeight w:val="61"/>
          <w:jc w:val="center"/>
        </w:trPr>
        <w:tc>
          <w:tcPr>
            <w:tcW w:w="1214" w:type="dxa"/>
            <w:shd w:val="clear" w:color="auto" w:fill="FFFFFF" w:themeFill="background1"/>
          </w:tcPr>
          <w:p w14:paraId="702358F0" w14:textId="77777777" w:rsidR="00427174" w:rsidRPr="006011DC" w:rsidRDefault="00427174" w:rsidP="003754C7">
            <w:pPr>
              <w:pStyle w:val="wordsection1"/>
              <w:spacing w:before="0" w:beforeAutospacing="0" w:after="0" w:afterAutospacing="0"/>
              <w:rPr>
                <w:rFonts w:ascii="Calibri" w:hAnsi="Calibri" w:cs="Calibri"/>
                <w:b/>
                <w:color w:val="1F497D"/>
                <w:sz w:val="16"/>
                <w:szCs w:val="16"/>
              </w:rPr>
            </w:pPr>
            <w:r w:rsidRPr="006011DC">
              <w:rPr>
                <w:rFonts w:ascii="Calibri" w:hAnsi="Calibri" w:cs="Calibri"/>
                <w:b/>
                <w:color w:val="1F497D"/>
                <w:sz w:val="16"/>
                <w:szCs w:val="16"/>
              </w:rPr>
              <w:t>ENME Screening</w:t>
            </w:r>
          </w:p>
        </w:tc>
        <w:tc>
          <w:tcPr>
            <w:tcW w:w="1214" w:type="dxa"/>
            <w:shd w:val="clear" w:color="auto" w:fill="FFFFFF" w:themeFill="background1"/>
          </w:tcPr>
          <w:p w14:paraId="1717D8EA" w14:textId="77777777" w:rsidR="00427174" w:rsidRPr="006011DC" w:rsidRDefault="00427174" w:rsidP="003754C7">
            <w:pPr>
              <w:pStyle w:val="wordsection1"/>
              <w:spacing w:before="0" w:beforeAutospacing="0" w:after="0" w:afterAutospacing="0"/>
              <w:rPr>
                <w:rFonts w:ascii="Calibri" w:hAnsi="Calibri" w:cs="Calibri"/>
                <w:bCs/>
                <w:color w:val="1F497D"/>
                <w:sz w:val="16"/>
                <w:szCs w:val="16"/>
              </w:rPr>
            </w:pPr>
            <w:r w:rsidRPr="006011DC">
              <w:rPr>
                <w:rFonts w:ascii="Calibri" w:hAnsi="Calibri" w:cs="Calibri"/>
                <w:bCs/>
                <w:color w:val="1F497D"/>
                <w:sz w:val="16"/>
                <w:szCs w:val="16"/>
              </w:rPr>
              <w:t>ENME</w:t>
            </w:r>
          </w:p>
        </w:tc>
        <w:tc>
          <w:tcPr>
            <w:tcW w:w="1874" w:type="dxa"/>
            <w:shd w:val="clear" w:color="auto" w:fill="FFFFFF" w:themeFill="background1"/>
          </w:tcPr>
          <w:p w14:paraId="08E947E0" w14:textId="77777777" w:rsidR="00427174" w:rsidRPr="006011DC" w:rsidRDefault="00427174" w:rsidP="003754C7">
            <w:pPr>
              <w:spacing w:after="60"/>
              <w:rPr>
                <w:rFonts w:ascii="Calibri" w:hAnsi="Calibri" w:cs="Calibri"/>
                <w:sz w:val="16"/>
                <w:szCs w:val="16"/>
              </w:rPr>
            </w:pPr>
            <w:r w:rsidRPr="006011DC">
              <w:rPr>
                <w:rFonts w:ascii="Calibri" w:hAnsi="Calibri" w:cs="Calibri"/>
                <w:sz w:val="16"/>
                <w:szCs w:val="16"/>
              </w:rPr>
              <w:t>ID Number</w:t>
            </w:r>
          </w:p>
          <w:p w14:paraId="78771F0F" w14:textId="77777777" w:rsidR="00427174" w:rsidRPr="006011DC" w:rsidRDefault="00427174" w:rsidP="003754C7">
            <w:pPr>
              <w:spacing w:after="60"/>
              <w:rPr>
                <w:rFonts w:ascii="Calibri" w:hAnsi="Calibri" w:cs="Calibri"/>
                <w:sz w:val="16"/>
                <w:szCs w:val="16"/>
              </w:rPr>
            </w:pPr>
            <w:r w:rsidRPr="006011DC">
              <w:rPr>
                <w:rFonts w:ascii="Calibri" w:hAnsi="Calibri" w:cs="Calibri"/>
                <w:sz w:val="16"/>
                <w:szCs w:val="16"/>
              </w:rPr>
              <w:t>ID Type</w:t>
            </w:r>
          </w:p>
          <w:p w14:paraId="0CEF759E" w14:textId="77777777" w:rsidR="00427174" w:rsidRPr="006011DC" w:rsidRDefault="00427174" w:rsidP="003754C7">
            <w:pPr>
              <w:spacing w:after="60"/>
              <w:rPr>
                <w:rFonts w:ascii="Calibri" w:hAnsi="Calibri" w:cs="Calibri"/>
                <w:sz w:val="16"/>
                <w:szCs w:val="16"/>
              </w:rPr>
            </w:pPr>
            <w:r w:rsidRPr="006011DC">
              <w:rPr>
                <w:rFonts w:ascii="Calibri" w:hAnsi="Calibri" w:cs="Calibri"/>
                <w:sz w:val="16"/>
                <w:szCs w:val="16"/>
              </w:rPr>
              <w:t>Address</w:t>
            </w:r>
          </w:p>
        </w:tc>
        <w:tc>
          <w:tcPr>
            <w:tcW w:w="1664" w:type="dxa"/>
            <w:shd w:val="clear" w:color="auto" w:fill="FFFFFF" w:themeFill="background1"/>
          </w:tcPr>
          <w:p w14:paraId="597FE8EB" w14:textId="77777777" w:rsidR="00427174" w:rsidRPr="006011DC" w:rsidRDefault="00427174" w:rsidP="003754C7">
            <w:pPr>
              <w:spacing w:after="60"/>
              <w:rPr>
                <w:rFonts w:ascii="Calibri" w:hAnsi="Calibri" w:cs="Calibri"/>
                <w:sz w:val="16"/>
                <w:szCs w:val="16"/>
              </w:rPr>
            </w:pPr>
            <w:r w:rsidRPr="006011DC">
              <w:rPr>
                <w:rFonts w:ascii="Calibri" w:hAnsi="Calibri" w:cs="Calibri"/>
                <w:sz w:val="16"/>
                <w:szCs w:val="16"/>
              </w:rPr>
              <w:t xml:space="preserve">Hit </w:t>
            </w:r>
          </w:p>
          <w:p w14:paraId="1B1753E5" w14:textId="77777777" w:rsidR="00427174" w:rsidRPr="006011DC" w:rsidRDefault="00427174" w:rsidP="003754C7">
            <w:pPr>
              <w:spacing w:after="60"/>
              <w:rPr>
                <w:rFonts w:ascii="Calibri" w:hAnsi="Calibri" w:cs="Calibri"/>
                <w:sz w:val="16"/>
                <w:szCs w:val="16"/>
              </w:rPr>
            </w:pPr>
            <w:r w:rsidRPr="006011DC">
              <w:rPr>
                <w:rFonts w:ascii="Calibri" w:hAnsi="Calibri" w:cs="Calibri"/>
                <w:sz w:val="16"/>
                <w:szCs w:val="16"/>
              </w:rPr>
              <w:t>No Hit</w:t>
            </w:r>
          </w:p>
        </w:tc>
        <w:tc>
          <w:tcPr>
            <w:tcW w:w="1027" w:type="dxa"/>
            <w:shd w:val="clear" w:color="auto" w:fill="FFFFFF" w:themeFill="background1"/>
          </w:tcPr>
          <w:p w14:paraId="68FA2778" w14:textId="77777777" w:rsidR="00427174" w:rsidRPr="006011DC" w:rsidRDefault="00427174" w:rsidP="003754C7">
            <w:pPr>
              <w:spacing w:after="60" w:line="256" w:lineRule="auto"/>
              <w:rPr>
                <w:rFonts w:ascii="Calibri" w:hAnsi="Calibri" w:cs="Calibri"/>
                <w:sz w:val="16"/>
                <w:szCs w:val="16"/>
                <w:lang w:val="de-DE"/>
              </w:rPr>
            </w:pPr>
          </w:p>
        </w:tc>
        <w:tc>
          <w:tcPr>
            <w:tcW w:w="3639" w:type="dxa"/>
            <w:shd w:val="clear" w:color="auto" w:fill="FFFFFF" w:themeFill="background1"/>
          </w:tcPr>
          <w:p w14:paraId="5FC91809" w14:textId="77777777" w:rsidR="00427174" w:rsidRPr="006011DC" w:rsidRDefault="00427174" w:rsidP="003754C7">
            <w:pPr>
              <w:rPr>
                <w:rFonts w:ascii="Calibri" w:hAnsi="Calibri" w:cs="Calibri"/>
                <w:sz w:val="16"/>
                <w:szCs w:val="16"/>
              </w:rPr>
            </w:pPr>
            <w:r w:rsidRPr="006011DC">
              <w:rPr>
                <w:rFonts w:ascii="Calibri" w:hAnsi="Calibri" w:cs="Calibri"/>
                <w:sz w:val="16"/>
                <w:szCs w:val="16"/>
              </w:rPr>
              <w:t>Newgen will trigger the request to ENME for sanction screenings. Customer name is screened against the required sanction lists as per the regulatory requirements to identify sanctioned individuals. If the customer is identified as sanctioned customer, an error message is shared with the customer.</w:t>
            </w:r>
          </w:p>
        </w:tc>
      </w:tr>
    </w:tbl>
    <w:p w14:paraId="5BD4A5A3" w14:textId="77777777" w:rsidR="00427174" w:rsidRDefault="00427174" w:rsidP="00427174">
      <w:pPr>
        <w:spacing w:before="100" w:after="200" w:line="276" w:lineRule="auto"/>
        <w:rPr>
          <w:rFonts w:ascii="Calibri" w:eastAsiaTheme="majorEastAsia" w:hAnsi="Calibri" w:cs="Calibri"/>
          <w:b/>
          <w:bCs/>
          <w:color w:val="000000"/>
          <w:sz w:val="32"/>
          <w:lang w:val="en-US" w:eastAsia="en-IN"/>
        </w:rPr>
      </w:pPr>
      <w:bookmarkStart w:id="195" w:name="_Toc170993510"/>
      <w:r>
        <w:br w:type="page"/>
      </w:r>
    </w:p>
    <w:p w14:paraId="07E3538E" w14:textId="77777777" w:rsidR="00427174" w:rsidRPr="006011DC" w:rsidRDefault="00427174" w:rsidP="00427174">
      <w:pPr>
        <w:pStyle w:val="Heading3"/>
        <w:rPr>
          <w:b w:val="0"/>
          <w:bCs/>
        </w:rPr>
      </w:pPr>
      <w:bookmarkStart w:id="196" w:name="_Toc174309710"/>
      <w:r w:rsidRPr="006011DC">
        <w:lastRenderedPageBreak/>
        <w:t>Data Entry Stage – Personal Information will be captured</w:t>
      </w:r>
      <w:bookmarkEnd w:id="195"/>
      <w:bookmarkEnd w:id="196"/>
    </w:p>
    <w:p w14:paraId="0F7EDE47" w14:textId="77777777" w:rsidR="005D6792" w:rsidRPr="000C5124" w:rsidRDefault="005D6792" w:rsidP="005D6792">
      <w:pPr>
        <w:rPr>
          <w:rFonts w:ascii="Calibri" w:hAnsi="Calibri" w:cs="Calibri"/>
          <w:b/>
          <w:bCs/>
          <w:color w:val="ED7D31" w:themeColor="accent2"/>
          <w:sz w:val="20"/>
          <w:u w:val="single"/>
          <w:lang w:eastAsia="en-IN"/>
        </w:rPr>
      </w:pPr>
      <w:r w:rsidRPr="00EA3CEC">
        <w:rPr>
          <w:rFonts w:ascii="Calibri" w:hAnsi="Calibri" w:cs="Calibri"/>
          <w:b/>
          <w:bCs/>
          <w:color w:val="ED7D31" w:themeColor="accent2"/>
          <w:sz w:val="20"/>
          <w:u w:val="single"/>
          <w:lang w:eastAsia="en-IN"/>
        </w:rPr>
        <w:t>BRD (</w:t>
      </w:r>
      <w:r w:rsidRPr="002E1093">
        <w:rPr>
          <w:rFonts w:ascii="Calibri" w:hAnsi="Calibri" w:cs="Calibri"/>
          <w:b/>
          <w:bCs/>
          <w:color w:val="ED7D31" w:themeColor="accent2"/>
          <w:sz w:val="20"/>
          <w:u w:val="single"/>
          <w:lang w:eastAsia="en-IN"/>
        </w:rPr>
        <w:t>BRD02-01</w:t>
      </w:r>
      <w:r>
        <w:rPr>
          <w:rFonts w:ascii="Calibri" w:hAnsi="Calibri" w:cs="Calibri"/>
          <w:b/>
          <w:bCs/>
          <w:color w:val="ED7D31" w:themeColor="accent2"/>
          <w:sz w:val="20"/>
          <w:u w:val="single"/>
          <w:lang w:eastAsia="en-IN"/>
        </w:rPr>
        <w:t xml:space="preserve">, </w:t>
      </w:r>
      <w:r w:rsidRPr="002E1093">
        <w:rPr>
          <w:rFonts w:ascii="Calibri" w:hAnsi="Calibri" w:cs="Calibri"/>
          <w:b/>
          <w:bCs/>
          <w:color w:val="ED7D31" w:themeColor="accent2"/>
          <w:sz w:val="20"/>
          <w:u w:val="single"/>
          <w:lang w:eastAsia="en-IN"/>
        </w:rPr>
        <w:t>BRD02-02</w:t>
      </w:r>
      <w:r>
        <w:rPr>
          <w:rFonts w:ascii="Calibri" w:hAnsi="Calibri" w:cs="Calibri"/>
          <w:b/>
          <w:bCs/>
          <w:color w:val="ED7D31" w:themeColor="accent2"/>
          <w:sz w:val="20"/>
          <w:u w:val="single"/>
          <w:lang w:eastAsia="en-IN"/>
        </w:rPr>
        <w:t xml:space="preserve">, </w:t>
      </w:r>
      <w:r w:rsidRPr="002E1093">
        <w:rPr>
          <w:rFonts w:ascii="Calibri" w:hAnsi="Calibri" w:cs="Calibri"/>
          <w:b/>
          <w:bCs/>
          <w:color w:val="ED7D31" w:themeColor="accent2"/>
          <w:sz w:val="20"/>
          <w:u w:val="single"/>
          <w:lang w:eastAsia="en-IN"/>
        </w:rPr>
        <w:t>BRD02-03</w:t>
      </w:r>
      <w:r>
        <w:rPr>
          <w:rFonts w:ascii="Calibri" w:hAnsi="Calibri" w:cs="Calibri"/>
          <w:b/>
          <w:bCs/>
          <w:color w:val="ED7D31" w:themeColor="accent2"/>
          <w:sz w:val="20"/>
          <w:u w:val="single"/>
          <w:lang w:eastAsia="en-IN"/>
        </w:rPr>
        <w:t xml:space="preserve">, </w:t>
      </w:r>
      <w:r w:rsidRPr="00DD4429">
        <w:rPr>
          <w:rFonts w:ascii="Calibri" w:hAnsi="Calibri" w:cs="Calibri"/>
          <w:b/>
          <w:bCs/>
          <w:color w:val="ED7D31" w:themeColor="accent2"/>
          <w:sz w:val="20"/>
          <w:u w:val="single"/>
          <w:lang w:eastAsia="en-IN"/>
        </w:rPr>
        <w:t>BRD02-04</w:t>
      </w:r>
      <w:r>
        <w:rPr>
          <w:rFonts w:ascii="Calibri" w:hAnsi="Calibri" w:cs="Calibri"/>
          <w:b/>
          <w:bCs/>
          <w:color w:val="ED7D31" w:themeColor="accent2"/>
          <w:sz w:val="20"/>
          <w:u w:val="single"/>
          <w:lang w:eastAsia="en-IN"/>
        </w:rPr>
        <w:t>,</w:t>
      </w:r>
      <w:r w:rsidRPr="000C5124">
        <w:rPr>
          <w:rFonts w:ascii="Calibri" w:hAnsi="Calibri" w:cs="Calibri"/>
          <w:b/>
          <w:bCs/>
          <w:color w:val="ED7D31" w:themeColor="accent2"/>
          <w:sz w:val="20"/>
          <w:u w:val="single"/>
          <w:lang w:eastAsia="en-IN"/>
        </w:rPr>
        <w:t xml:space="preserve"> </w:t>
      </w:r>
      <w:r w:rsidRPr="005D300B">
        <w:rPr>
          <w:rFonts w:ascii="Calibri" w:hAnsi="Calibri" w:cs="Calibri"/>
          <w:b/>
          <w:bCs/>
          <w:color w:val="ED7D31" w:themeColor="accent2"/>
          <w:sz w:val="20"/>
          <w:u w:val="single"/>
          <w:lang w:eastAsia="en-IN"/>
        </w:rPr>
        <w:t>BRD02-05</w:t>
      </w:r>
      <w:r>
        <w:rPr>
          <w:rFonts w:ascii="Calibri" w:hAnsi="Calibri" w:cs="Calibri"/>
          <w:b/>
          <w:bCs/>
          <w:color w:val="ED7D31" w:themeColor="accent2"/>
          <w:sz w:val="20"/>
          <w:u w:val="single"/>
          <w:lang w:eastAsia="en-IN"/>
        </w:rPr>
        <w:t xml:space="preserve">, </w:t>
      </w:r>
      <w:r w:rsidRPr="005D300B">
        <w:rPr>
          <w:rFonts w:ascii="Calibri" w:hAnsi="Calibri" w:cs="Calibri"/>
          <w:b/>
          <w:bCs/>
          <w:color w:val="ED7D31" w:themeColor="accent2"/>
          <w:sz w:val="20"/>
          <w:u w:val="single"/>
          <w:lang w:eastAsia="en-IN"/>
        </w:rPr>
        <w:t>BRD02-0</w:t>
      </w:r>
      <w:r>
        <w:rPr>
          <w:rFonts w:ascii="Calibri" w:hAnsi="Calibri" w:cs="Calibri"/>
          <w:b/>
          <w:bCs/>
          <w:color w:val="ED7D31" w:themeColor="accent2"/>
          <w:sz w:val="20"/>
          <w:u w:val="single"/>
          <w:lang w:eastAsia="en-IN"/>
        </w:rPr>
        <w:t xml:space="preserve">6, </w:t>
      </w:r>
      <w:r w:rsidRPr="005D300B">
        <w:rPr>
          <w:rFonts w:ascii="Calibri" w:hAnsi="Calibri" w:cs="Calibri"/>
          <w:b/>
          <w:bCs/>
          <w:color w:val="ED7D31" w:themeColor="accent2"/>
          <w:sz w:val="20"/>
          <w:u w:val="single"/>
          <w:lang w:eastAsia="en-IN"/>
        </w:rPr>
        <w:t>BRD02-07</w:t>
      </w:r>
      <w:r>
        <w:rPr>
          <w:rFonts w:ascii="Calibri" w:hAnsi="Calibri" w:cs="Calibri"/>
          <w:b/>
          <w:bCs/>
          <w:color w:val="ED7D31" w:themeColor="accent2"/>
          <w:sz w:val="20"/>
          <w:u w:val="single"/>
          <w:lang w:eastAsia="en-IN"/>
        </w:rPr>
        <w:t xml:space="preserve">, </w:t>
      </w:r>
      <w:r w:rsidRPr="005D300B">
        <w:rPr>
          <w:rFonts w:ascii="Calibri" w:hAnsi="Calibri" w:cs="Calibri"/>
          <w:b/>
          <w:bCs/>
          <w:color w:val="ED7D31" w:themeColor="accent2"/>
          <w:sz w:val="20"/>
          <w:u w:val="single"/>
          <w:lang w:eastAsia="en-IN"/>
        </w:rPr>
        <w:t>BRD02-08</w:t>
      </w:r>
      <w:r>
        <w:rPr>
          <w:rFonts w:ascii="Calibri" w:hAnsi="Calibri" w:cs="Calibri"/>
          <w:b/>
          <w:bCs/>
          <w:color w:val="ED7D31" w:themeColor="accent2"/>
          <w:sz w:val="20"/>
          <w:u w:val="single"/>
          <w:lang w:eastAsia="en-IN"/>
        </w:rPr>
        <w:t xml:space="preserve">, </w:t>
      </w:r>
      <w:r w:rsidRPr="005D300B">
        <w:rPr>
          <w:rFonts w:ascii="Calibri" w:hAnsi="Calibri" w:cs="Calibri"/>
          <w:b/>
          <w:bCs/>
          <w:color w:val="ED7D31" w:themeColor="accent2"/>
          <w:sz w:val="20"/>
          <w:u w:val="single"/>
          <w:lang w:eastAsia="en-IN"/>
        </w:rPr>
        <w:t>BRD02-09</w:t>
      </w:r>
      <w:r>
        <w:rPr>
          <w:rFonts w:ascii="Calibri" w:hAnsi="Calibri" w:cs="Calibri"/>
          <w:b/>
          <w:bCs/>
          <w:color w:val="ED7D31" w:themeColor="accent2"/>
          <w:sz w:val="20"/>
          <w:u w:val="single"/>
          <w:lang w:eastAsia="en-IN"/>
        </w:rPr>
        <w:t xml:space="preserve">, </w:t>
      </w:r>
      <w:r w:rsidRPr="005D300B">
        <w:rPr>
          <w:rFonts w:ascii="Calibri" w:hAnsi="Calibri" w:cs="Calibri"/>
          <w:b/>
          <w:bCs/>
          <w:color w:val="ED7D31" w:themeColor="accent2"/>
          <w:sz w:val="20"/>
          <w:u w:val="single"/>
          <w:lang w:eastAsia="en-IN"/>
        </w:rPr>
        <w:t>BRD02-10</w:t>
      </w:r>
      <w:r>
        <w:rPr>
          <w:rFonts w:ascii="Calibri" w:hAnsi="Calibri" w:cs="Calibri"/>
          <w:b/>
          <w:bCs/>
          <w:color w:val="ED7D31" w:themeColor="accent2"/>
          <w:sz w:val="20"/>
          <w:u w:val="single"/>
          <w:lang w:eastAsia="en-IN"/>
        </w:rPr>
        <w:t xml:space="preserve">, </w:t>
      </w:r>
      <w:r w:rsidRPr="000C5124">
        <w:rPr>
          <w:rFonts w:ascii="Calibri" w:hAnsi="Calibri" w:cs="Calibri"/>
          <w:b/>
          <w:bCs/>
          <w:color w:val="ED7D31" w:themeColor="accent2"/>
          <w:sz w:val="20"/>
          <w:u w:val="single"/>
          <w:lang w:eastAsia="en-IN"/>
        </w:rPr>
        <w:t>BRD02-13, BRD02-18</w:t>
      </w:r>
      <w:r>
        <w:rPr>
          <w:rFonts w:ascii="Calibri" w:hAnsi="Calibri" w:cs="Calibri"/>
          <w:b/>
          <w:bCs/>
          <w:color w:val="ED7D31" w:themeColor="accent2"/>
          <w:sz w:val="20"/>
          <w:u w:val="single"/>
          <w:lang w:eastAsia="en-IN"/>
        </w:rPr>
        <w:t xml:space="preserve">, </w:t>
      </w:r>
      <w:r w:rsidRPr="000C5124">
        <w:rPr>
          <w:rFonts w:ascii="Calibri" w:hAnsi="Calibri" w:cs="Calibri"/>
          <w:b/>
          <w:bCs/>
          <w:color w:val="ED7D31" w:themeColor="accent2"/>
          <w:sz w:val="20"/>
          <w:u w:val="single"/>
          <w:lang w:eastAsia="en-IN"/>
        </w:rPr>
        <w:t>BRD02-19, BRD02-20, BRD02-21, BRD02-22, BRD02-23, BRD02-25, BRD02-26, BRD02-27</w:t>
      </w:r>
      <w:r>
        <w:rPr>
          <w:rFonts w:ascii="Calibri" w:hAnsi="Calibri" w:cs="Calibri"/>
          <w:b/>
          <w:bCs/>
          <w:color w:val="ED7D31" w:themeColor="accent2"/>
          <w:sz w:val="20"/>
          <w:u w:val="single"/>
          <w:lang w:eastAsia="en-IN"/>
        </w:rPr>
        <w:t xml:space="preserve">, </w:t>
      </w:r>
      <w:r w:rsidRPr="00C866A1">
        <w:rPr>
          <w:rFonts w:ascii="Calibri" w:hAnsi="Calibri" w:cs="Calibri"/>
          <w:b/>
          <w:bCs/>
          <w:color w:val="ED7D31" w:themeColor="accent2"/>
          <w:sz w:val="20"/>
          <w:u w:val="single"/>
          <w:lang w:eastAsia="en-IN"/>
        </w:rPr>
        <w:t>BRD02-40, BRD02-43, BRD02-46, BRD02-47, BRD02-48, BRD02-50, BRD02-55, BRD02-57</w:t>
      </w:r>
      <w:r>
        <w:rPr>
          <w:rFonts w:ascii="Calibri" w:hAnsi="Calibri" w:cs="Calibri"/>
          <w:b/>
          <w:bCs/>
          <w:color w:val="ED7D31" w:themeColor="accent2"/>
          <w:sz w:val="20"/>
          <w:u w:val="single"/>
          <w:lang w:eastAsia="en-IN"/>
        </w:rPr>
        <w:t xml:space="preserve">, </w:t>
      </w:r>
      <w:r w:rsidRPr="00EC3C91">
        <w:rPr>
          <w:rFonts w:ascii="Calibri" w:hAnsi="Calibri" w:cs="Calibri"/>
          <w:b/>
          <w:bCs/>
          <w:color w:val="ED7D31" w:themeColor="accent2"/>
          <w:sz w:val="20"/>
          <w:u w:val="single"/>
          <w:lang w:eastAsia="en-IN"/>
        </w:rPr>
        <w:t>BRD02-58, BRD02-59, BRD02-60, BRD02-64, BRD02-65, BRD02-66, BRD02-67, BRD02-68, BRD02-70, BRD02-73, BRD02-74, BRD02-75</w:t>
      </w:r>
      <w:r>
        <w:rPr>
          <w:rFonts w:ascii="Calibri" w:hAnsi="Calibri" w:cs="Calibri"/>
          <w:b/>
          <w:bCs/>
          <w:color w:val="ED7D31" w:themeColor="accent2"/>
          <w:sz w:val="20"/>
          <w:u w:val="single"/>
          <w:lang w:eastAsia="en-IN"/>
        </w:rPr>
        <w:t xml:space="preserve">, </w:t>
      </w:r>
      <w:r w:rsidRPr="0006649A">
        <w:rPr>
          <w:rFonts w:ascii="Calibri" w:hAnsi="Calibri" w:cs="Calibri"/>
          <w:b/>
          <w:bCs/>
          <w:color w:val="ED7D31" w:themeColor="accent2"/>
          <w:sz w:val="20"/>
          <w:u w:val="single"/>
          <w:lang w:eastAsia="en-IN"/>
        </w:rPr>
        <w:t>BRD02-77, BRD02-79</w:t>
      </w:r>
      <w:r w:rsidRPr="00EA3CEC">
        <w:rPr>
          <w:rFonts w:ascii="Calibri" w:hAnsi="Calibri" w:cs="Calibri"/>
          <w:b/>
          <w:bCs/>
          <w:color w:val="ED7D31" w:themeColor="accent2"/>
          <w:sz w:val="20"/>
          <w:u w:val="single"/>
          <w:lang w:eastAsia="en-IN"/>
        </w:rPr>
        <w:t>)</w:t>
      </w:r>
    </w:p>
    <w:p w14:paraId="6CB5A4C4" w14:textId="11221300" w:rsidR="005D6792" w:rsidRDefault="005D6792" w:rsidP="005D6792">
      <w:pPr>
        <w:ind w:left="360"/>
        <w:rPr>
          <w:rFonts w:ascii="Calibri" w:hAnsi="Calibri" w:cs="Calibri"/>
          <w:lang w:eastAsia="en-IN"/>
        </w:rPr>
      </w:pPr>
      <w:r w:rsidRPr="00A4791B">
        <w:rPr>
          <w:i/>
          <w:iCs/>
          <w:u w:val="single"/>
          <w:lang w:val="en-US" w:eastAsia="en-IN"/>
        </w:rPr>
        <w:t>Above mentioned BRD links will cover the Data Entry stage on both Mobile and Branch Journey.</w:t>
      </w:r>
    </w:p>
    <w:p w14:paraId="3709334C" w14:textId="1F8FDA47" w:rsidR="00427174" w:rsidRDefault="00427174" w:rsidP="00427174">
      <w:pPr>
        <w:ind w:left="360"/>
        <w:rPr>
          <w:rFonts w:ascii="Calibri" w:hAnsi="Calibri" w:cs="Calibri"/>
          <w:lang w:eastAsia="en-IN"/>
        </w:rPr>
      </w:pPr>
      <w:r w:rsidRPr="006011DC">
        <w:rPr>
          <w:rFonts w:ascii="Calibri" w:hAnsi="Calibri" w:cs="Calibri"/>
          <w:lang w:eastAsia="en-IN"/>
        </w:rPr>
        <w:t>Once the pre product eligibility checks are done and all the data which is required from 3</w:t>
      </w:r>
      <w:r w:rsidRPr="006011DC">
        <w:rPr>
          <w:rFonts w:ascii="Calibri" w:hAnsi="Calibri" w:cs="Calibri"/>
          <w:vertAlign w:val="superscript"/>
          <w:lang w:eastAsia="en-IN"/>
        </w:rPr>
        <w:t>rd</w:t>
      </w:r>
      <w:r w:rsidRPr="006011DC">
        <w:rPr>
          <w:rFonts w:ascii="Calibri" w:hAnsi="Calibri" w:cs="Calibri"/>
          <w:lang w:eastAsia="en-IN"/>
        </w:rPr>
        <w:t xml:space="preserve"> party systems to create the application is done, then application will be routed to next step i.e., Data Entry Stage, In case of branch journey Emkan user will work upon this stage, Majorly to capture the personal information of applicant </w:t>
      </w:r>
    </w:p>
    <w:p w14:paraId="7701B3BD" w14:textId="77777777" w:rsidR="00427174" w:rsidRPr="006011DC" w:rsidRDefault="00427174" w:rsidP="00427174">
      <w:pPr>
        <w:rPr>
          <w:rFonts w:ascii="Calibri" w:hAnsi="Calibri" w:cs="Calibri"/>
          <w:lang w:eastAsia="en-IN"/>
        </w:rPr>
      </w:pPr>
    </w:p>
    <w:p w14:paraId="17593E4B" w14:textId="77777777" w:rsidR="00427174" w:rsidRPr="006011DC" w:rsidRDefault="00427174" w:rsidP="00427174">
      <w:pPr>
        <w:rPr>
          <w:rFonts w:ascii="Calibri" w:hAnsi="Calibri" w:cs="Calibri"/>
          <w:lang w:eastAsia="en-IN"/>
        </w:rPr>
      </w:pPr>
    </w:p>
    <w:p w14:paraId="55B7749F" w14:textId="77777777" w:rsidR="00427174" w:rsidRDefault="00427174" w:rsidP="00427174">
      <w:pPr>
        <w:keepNext/>
        <w:jc w:val="center"/>
      </w:pPr>
      <w:r>
        <w:rPr>
          <w:rFonts w:ascii="Calibri" w:hAnsi="Calibri" w:cs="Calibri"/>
          <w:noProof/>
          <w:lang w:val="en-US"/>
        </w:rPr>
        <w:drawing>
          <wp:inline distT="0" distB="0" distL="0" distR="0" wp14:anchorId="06C38913" wp14:editId="6559CE1C">
            <wp:extent cx="6645910" cy="1800225"/>
            <wp:effectExtent l="0" t="0" r="0" b="3175"/>
            <wp:docPr id="52" name="Picture 5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video game&#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645910" cy="1800225"/>
                    </a:xfrm>
                    <a:prstGeom prst="rect">
                      <a:avLst/>
                    </a:prstGeom>
                    <a:noFill/>
                    <a:ln>
                      <a:noFill/>
                    </a:ln>
                  </pic:spPr>
                </pic:pic>
              </a:graphicData>
            </a:graphic>
          </wp:inline>
        </w:drawing>
      </w:r>
    </w:p>
    <w:p w14:paraId="7A01EC7F" w14:textId="77777777" w:rsidR="00427174" w:rsidRDefault="00427174" w:rsidP="00427174">
      <w:pPr>
        <w:pStyle w:val="Caption"/>
        <w:jc w:val="center"/>
        <w:rPr>
          <w:sz w:val="24"/>
          <w:szCs w:val="24"/>
        </w:rPr>
      </w:pPr>
      <w:bookmarkStart w:id="197" w:name="_Toc171427850"/>
      <w:r>
        <w:t xml:space="preserve">Figure </w:t>
      </w:r>
      <w:fldSimple w:instr=" SEQ Figure \* ARABIC ">
        <w:r>
          <w:rPr>
            <w:noProof/>
          </w:rPr>
          <w:t>36</w:t>
        </w:r>
      </w:fldSimple>
      <w:r>
        <w:rPr>
          <w:lang w:val="en-US"/>
        </w:rPr>
        <w:t xml:space="preserve"> </w:t>
      </w:r>
      <w:r w:rsidRPr="00AB7182">
        <w:rPr>
          <w:lang w:val="en-US"/>
        </w:rPr>
        <w:t xml:space="preserve">Personal Information </w:t>
      </w:r>
      <w:r>
        <w:rPr>
          <w:lang w:val="en-US"/>
        </w:rPr>
        <w:t>RF</w:t>
      </w:r>
      <w:bookmarkEnd w:id="197"/>
    </w:p>
    <w:p w14:paraId="36DAC431" w14:textId="77777777" w:rsidR="00427174" w:rsidRPr="006011DC" w:rsidRDefault="00427174" w:rsidP="00427174">
      <w:pPr>
        <w:jc w:val="center"/>
        <w:rPr>
          <w:rFonts w:ascii="Calibri" w:hAnsi="Calibri" w:cs="Calibri"/>
          <w:lang w:eastAsia="en-IN"/>
        </w:rPr>
      </w:pPr>
    </w:p>
    <w:p w14:paraId="01A54F9D" w14:textId="77777777" w:rsidR="00427174" w:rsidRPr="006011DC" w:rsidRDefault="00427174" w:rsidP="00427174">
      <w:pPr>
        <w:jc w:val="center"/>
        <w:rPr>
          <w:rFonts w:ascii="Calibri" w:hAnsi="Calibri" w:cs="Calibri"/>
        </w:rPr>
      </w:pPr>
    </w:p>
    <w:tbl>
      <w:tblPr>
        <w:tblW w:w="106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214"/>
        <w:gridCol w:w="1214"/>
        <w:gridCol w:w="1874"/>
        <w:gridCol w:w="1664"/>
        <w:gridCol w:w="1027"/>
        <w:gridCol w:w="3639"/>
      </w:tblGrid>
      <w:tr w:rsidR="00427174" w:rsidRPr="006011DC" w14:paraId="5EFF3FEC" w14:textId="77777777" w:rsidTr="003754C7">
        <w:trPr>
          <w:trHeight w:val="735"/>
          <w:jc w:val="center"/>
        </w:trPr>
        <w:tc>
          <w:tcPr>
            <w:tcW w:w="1214" w:type="dxa"/>
            <w:shd w:val="clear" w:color="auto" w:fill="E7E6E6" w:themeFill="background2"/>
            <w:vAlign w:val="center"/>
            <w:hideMark/>
          </w:tcPr>
          <w:p w14:paraId="3DEBFC46" w14:textId="77777777" w:rsidR="00427174" w:rsidRPr="006011DC" w:rsidRDefault="00427174" w:rsidP="003754C7">
            <w:pPr>
              <w:jc w:val="center"/>
              <w:rPr>
                <w:rFonts w:ascii="Calibri" w:hAnsi="Calibri" w:cs="Calibri"/>
                <w:b/>
                <w:bCs/>
                <w:color w:val="000000" w:themeColor="text1"/>
                <w:sz w:val="20"/>
                <w:lang w:val="de-DE"/>
              </w:rPr>
            </w:pPr>
            <w:r w:rsidRPr="006011DC">
              <w:rPr>
                <w:rFonts w:ascii="Calibri" w:hAnsi="Calibri" w:cs="Calibri"/>
                <w:b/>
                <w:bCs/>
                <w:color w:val="000000" w:themeColor="text1"/>
                <w:sz w:val="20"/>
                <w:lang w:val="de-DE"/>
              </w:rPr>
              <w:t>Action</w:t>
            </w:r>
          </w:p>
        </w:tc>
        <w:tc>
          <w:tcPr>
            <w:tcW w:w="1214" w:type="dxa"/>
            <w:shd w:val="clear" w:color="auto" w:fill="E7E6E6" w:themeFill="background2"/>
            <w:vAlign w:val="center"/>
            <w:hideMark/>
          </w:tcPr>
          <w:p w14:paraId="2139D2CA" w14:textId="77777777" w:rsidR="00427174" w:rsidRPr="006011DC" w:rsidRDefault="00427174" w:rsidP="003754C7">
            <w:pPr>
              <w:jc w:val="center"/>
              <w:rPr>
                <w:rFonts w:ascii="Calibri" w:hAnsi="Calibri" w:cs="Calibri"/>
                <w:b/>
                <w:bCs/>
                <w:color w:val="000000" w:themeColor="text1"/>
                <w:sz w:val="20"/>
                <w:lang w:val="de-DE"/>
              </w:rPr>
            </w:pPr>
            <w:r w:rsidRPr="006011DC">
              <w:rPr>
                <w:rFonts w:ascii="Calibri" w:hAnsi="Calibri" w:cs="Calibri"/>
                <w:b/>
                <w:bCs/>
                <w:color w:val="000000" w:themeColor="text1"/>
                <w:sz w:val="20"/>
                <w:lang w:val="de-DE"/>
              </w:rPr>
              <w:t>System Provider</w:t>
            </w:r>
          </w:p>
        </w:tc>
        <w:tc>
          <w:tcPr>
            <w:tcW w:w="1874" w:type="dxa"/>
            <w:shd w:val="clear" w:color="auto" w:fill="E7E6E6" w:themeFill="background2"/>
            <w:vAlign w:val="center"/>
            <w:hideMark/>
          </w:tcPr>
          <w:p w14:paraId="425847A7" w14:textId="77777777" w:rsidR="00427174" w:rsidRPr="006011DC" w:rsidRDefault="00427174" w:rsidP="003754C7">
            <w:pPr>
              <w:jc w:val="center"/>
              <w:rPr>
                <w:rFonts w:ascii="Calibri" w:hAnsi="Calibri" w:cs="Calibri"/>
                <w:b/>
                <w:bCs/>
                <w:color w:val="000000" w:themeColor="text1"/>
                <w:sz w:val="20"/>
                <w:lang w:val="de-DE"/>
              </w:rPr>
            </w:pPr>
            <w:r w:rsidRPr="006011DC">
              <w:rPr>
                <w:rFonts w:ascii="Calibri" w:hAnsi="Calibri" w:cs="Calibri"/>
                <w:b/>
                <w:bCs/>
                <w:color w:val="000000" w:themeColor="text1"/>
                <w:sz w:val="20"/>
                <w:lang w:val="de-DE"/>
              </w:rPr>
              <w:t>Request</w:t>
            </w:r>
          </w:p>
        </w:tc>
        <w:tc>
          <w:tcPr>
            <w:tcW w:w="1664" w:type="dxa"/>
            <w:shd w:val="clear" w:color="auto" w:fill="E7E6E6" w:themeFill="background2"/>
            <w:vAlign w:val="center"/>
            <w:hideMark/>
          </w:tcPr>
          <w:p w14:paraId="4FC1BB51" w14:textId="77777777" w:rsidR="00427174" w:rsidRPr="006011DC" w:rsidRDefault="00427174" w:rsidP="003754C7">
            <w:pPr>
              <w:jc w:val="center"/>
              <w:rPr>
                <w:rFonts w:ascii="Calibri" w:hAnsi="Calibri" w:cs="Calibri"/>
                <w:b/>
                <w:bCs/>
                <w:color w:val="000000" w:themeColor="text1"/>
                <w:sz w:val="20"/>
                <w:lang w:val="de-DE"/>
              </w:rPr>
            </w:pPr>
            <w:r w:rsidRPr="006011DC">
              <w:rPr>
                <w:rFonts w:ascii="Calibri" w:hAnsi="Calibri" w:cs="Calibri"/>
                <w:b/>
                <w:bCs/>
                <w:color w:val="000000" w:themeColor="text1"/>
                <w:sz w:val="20"/>
                <w:lang w:val="de-DE"/>
              </w:rPr>
              <w:t>Response</w:t>
            </w:r>
          </w:p>
        </w:tc>
        <w:tc>
          <w:tcPr>
            <w:tcW w:w="1027" w:type="dxa"/>
            <w:shd w:val="clear" w:color="auto" w:fill="E7E6E6" w:themeFill="background2"/>
            <w:vAlign w:val="center"/>
          </w:tcPr>
          <w:p w14:paraId="563BF09C" w14:textId="77777777" w:rsidR="00427174" w:rsidRPr="006011DC" w:rsidRDefault="00427174" w:rsidP="003754C7">
            <w:pPr>
              <w:jc w:val="center"/>
              <w:rPr>
                <w:rFonts w:ascii="Calibri" w:hAnsi="Calibri" w:cs="Calibri"/>
                <w:b/>
                <w:bCs/>
                <w:color w:val="000000" w:themeColor="text1"/>
                <w:sz w:val="20"/>
                <w:lang w:val="de-DE"/>
              </w:rPr>
            </w:pPr>
            <w:r w:rsidRPr="006011DC">
              <w:rPr>
                <w:rFonts w:ascii="Calibri" w:hAnsi="Calibri" w:cs="Calibri"/>
                <w:b/>
                <w:bCs/>
                <w:color w:val="000000" w:themeColor="text1"/>
                <w:sz w:val="20"/>
                <w:lang w:val="de-DE"/>
              </w:rPr>
              <w:t>Type</w:t>
            </w:r>
          </w:p>
        </w:tc>
        <w:tc>
          <w:tcPr>
            <w:tcW w:w="3639" w:type="dxa"/>
            <w:shd w:val="clear" w:color="auto" w:fill="E7E6E6" w:themeFill="background2"/>
            <w:vAlign w:val="center"/>
            <w:hideMark/>
          </w:tcPr>
          <w:p w14:paraId="548A76E0" w14:textId="77777777" w:rsidR="00427174" w:rsidRPr="006011DC" w:rsidRDefault="00427174" w:rsidP="003754C7">
            <w:pPr>
              <w:jc w:val="center"/>
              <w:rPr>
                <w:rFonts w:ascii="Calibri" w:hAnsi="Calibri" w:cs="Calibri"/>
                <w:b/>
                <w:bCs/>
                <w:color w:val="000000" w:themeColor="text1"/>
                <w:sz w:val="20"/>
                <w:lang w:val="de-DE"/>
              </w:rPr>
            </w:pPr>
            <w:r w:rsidRPr="006011DC">
              <w:rPr>
                <w:rFonts w:ascii="Calibri" w:hAnsi="Calibri" w:cs="Calibri"/>
                <w:b/>
                <w:bCs/>
                <w:color w:val="000000" w:themeColor="text1"/>
                <w:sz w:val="20"/>
                <w:lang w:val="de-DE"/>
              </w:rPr>
              <w:t>Description</w:t>
            </w:r>
          </w:p>
        </w:tc>
      </w:tr>
      <w:tr w:rsidR="00427174" w:rsidRPr="006011DC" w14:paraId="411968BF" w14:textId="77777777" w:rsidTr="003754C7">
        <w:trPr>
          <w:trHeight w:val="61"/>
          <w:jc w:val="center"/>
        </w:trPr>
        <w:tc>
          <w:tcPr>
            <w:tcW w:w="1214" w:type="dxa"/>
            <w:shd w:val="clear" w:color="auto" w:fill="FFFFFF" w:themeFill="background1"/>
          </w:tcPr>
          <w:p w14:paraId="014424B1" w14:textId="77777777" w:rsidR="00427174" w:rsidRPr="006011DC" w:rsidRDefault="00427174" w:rsidP="003754C7">
            <w:pPr>
              <w:pStyle w:val="wordsection1"/>
              <w:spacing w:before="0" w:beforeAutospacing="0" w:after="0" w:afterAutospacing="0"/>
              <w:rPr>
                <w:rFonts w:ascii="Calibri" w:hAnsi="Calibri" w:cs="Calibri"/>
                <w:b/>
                <w:color w:val="1F497D"/>
                <w:sz w:val="16"/>
                <w:szCs w:val="16"/>
              </w:rPr>
            </w:pPr>
            <w:r w:rsidRPr="006011DC">
              <w:rPr>
                <w:rFonts w:ascii="Calibri" w:hAnsi="Calibri" w:cs="Calibri"/>
                <w:b/>
                <w:color w:val="1F497D"/>
                <w:sz w:val="16"/>
                <w:szCs w:val="16"/>
              </w:rPr>
              <w:t>Personal information capture</w:t>
            </w:r>
          </w:p>
        </w:tc>
        <w:tc>
          <w:tcPr>
            <w:tcW w:w="1214" w:type="dxa"/>
            <w:shd w:val="clear" w:color="auto" w:fill="FFFFFF" w:themeFill="background1"/>
          </w:tcPr>
          <w:p w14:paraId="2E40599E" w14:textId="77777777" w:rsidR="00427174" w:rsidRPr="006011DC" w:rsidRDefault="00427174" w:rsidP="003754C7">
            <w:pPr>
              <w:pStyle w:val="wordsection1"/>
              <w:spacing w:before="0" w:beforeAutospacing="0" w:after="0" w:afterAutospacing="0"/>
              <w:rPr>
                <w:rFonts w:ascii="Calibri" w:hAnsi="Calibri" w:cs="Calibri"/>
                <w:bCs/>
                <w:color w:val="1F497D"/>
                <w:sz w:val="16"/>
                <w:szCs w:val="16"/>
              </w:rPr>
            </w:pPr>
            <w:r w:rsidRPr="006011DC">
              <w:rPr>
                <w:rFonts w:ascii="Calibri" w:hAnsi="Calibri" w:cs="Calibri"/>
                <w:bCs/>
                <w:color w:val="1F497D"/>
                <w:sz w:val="16"/>
                <w:szCs w:val="16"/>
              </w:rPr>
              <w:t>Newgen LOS</w:t>
            </w:r>
          </w:p>
          <w:p w14:paraId="75BAC888" w14:textId="77777777" w:rsidR="00427174" w:rsidRPr="006011DC" w:rsidRDefault="00427174" w:rsidP="003754C7">
            <w:pPr>
              <w:pStyle w:val="wordsection1"/>
              <w:spacing w:before="0" w:beforeAutospacing="0" w:after="0" w:afterAutospacing="0"/>
              <w:rPr>
                <w:rFonts w:ascii="Calibri" w:hAnsi="Calibri" w:cs="Calibri"/>
                <w:bCs/>
                <w:color w:val="1F497D"/>
                <w:sz w:val="16"/>
                <w:szCs w:val="16"/>
              </w:rPr>
            </w:pPr>
            <w:r w:rsidRPr="006011DC">
              <w:rPr>
                <w:rFonts w:ascii="Calibri" w:hAnsi="Calibri" w:cs="Calibri"/>
                <w:bCs/>
                <w:color w:val="1F497D"/>
                <w:sz w:val="16"/>
                <w:szCs w:val="16"/>
              </w:rPr>
              <w:t>Emkan Mobile Application</w:t>
            </w:r>
          </w:p>
        </w:tc>
        <w:tc>
          <w:tcPr>
            <w:tcW w:w="1874" w:type="dxa"/>
            <w:shd w:val="clear" w:color="auto" w:fill="FFFFFF" w:themeFill="background1"/>
          </w:tcPr>
          <w:p w14:paraId="19ABEF59" w14:textId="77777777" w:rsidR="00427174" w:rsidRPr="006011DC" w:rsidRDefault="00427174" w:rsidP="003754C7">
            <w:pPr>
              <w:spacing w:before="120" w:after="120"/>
              <w:rPr>
                <w:rFonts w:ascii="Calibri" w:eastAsia="Calibri" w:hAnsi="Calibri" w:cs="Calibri"/>
                <w:bCs/>
                <w:color w:val="1F497D"/>
                <w:sz w:val="16"/>
                <w:szCs w:val="16"/>
                <w:lang w:val="en-US"/>
              </w:rPr>
            </w:pPr>
            <w:r w:rsidRPr="006011DC">
              <w:rPr>
                <w:rFonts w:ascii="Calibri" w:eastAsia="Calibri" w:hAnsi="Calibri" w:cs="Calibri"/>
                <w:bCs/>
                <w:color w:val="1F497D"/>
                <w:sz w:val="16"/>
                <w:szCs w:val="16"/>
                <w:lang w:val="en-US"/>
              </w:rPr>
              <w:t>Branch – User manually Input in LOS</w:t>
            </w:r>
          </w:p>
          <w:p w14:paraId="7409F4C8" w14:textId="77777777" w:rsidR="00427174" w:rsidRPr="006011DC" w:rsidRDefault="00427174" w:rsidP="003754C7">
            <w:pPr>
              <w:spacing w:before="120" w:after="120"/>
              <w:rPr>
                <w:rFonts w:ascii="Calibri" w:eastAsia="Calibri" w:hAnsi="Calibri" w:cs="Calibri"/>
                <w:bCs/>
                <w:color w:val="1F497D"/>
                <w:sz w:val="16"/>
                <w:szCs w:val="16"/>
                <w:lang w:val="en-US"/>
              </w:rPr>
            </w:pPr>
            <w:r w:rsidRPr="006011DC">
              <w:rPr>
                <w:rFonts w:ascii="Calibri" w:eastAsia="Calibri" w:hAnsi="Calibri" w:cs="Calibri"/>
                <w:bCs/>
                <w:color w:val="1F497D"/>
                <w:sz w:val="16"/>
                <w:szCs w:val="16"/>
                <w:lang w:val="en-US"/>
              </w:rPr>
              <w:t xml:space="preserve">Digital – Application unique reference </w:t>
            </w:r>
          </w:p>
        </w:tc>
        <w:tc>
          <w:tcPr>
            <w:tcW w:w="1664" w:type="dxa"/>
            <w:shd w:val="clear" w:color="auto" w:fill="FFFFFF" w:themeFill="background1"/>
          </w:tcPr>
          <w:p w14:paraId="3D00997D" w14:textId="77777777" w:rsidR="00427174" w:rsidRPr="006011DC" w:rsidRDefault="00427174" w:rsidP="003754C7">
            <w:pPr>
              <w:spacing w:after="60"/>
              <w:rPr>
                <w:rFonts w:ascii="Calibri" w:hAnsi="Calibri" w:cs="Calibri"/>
                <w:sz w:val="16"/>
                <w:szCs w:val="16"/>
              </w:rPr>
            </w:pPr>
            <w:r w:rsidRPr="006011DC">
              <w:rPr>
                <w:rFonts w:ascii="Calibri" w:hAnsi="Calibri" w:cs="Calibri"/>
                <w:sz w:val="16"/>
                <w:szCs w:val="16"/>
              </w:rPr>
              <w:t>Personal Information provided by customer on web Portal</w:t>
            </w:r>
          </w:p>
        </w:tc>
        <w:tc>
          <w:tcPr>
            <w:tcW w:w="1027" w:type="dxa"/>
            <w:shd w:val="clear" w:color="auto" w:fill="FFFFFF" w:themeFill="background1"/>
          </w:tcPr>
          <w:p w14:paraId="5B0D1B90" w14:textId="77777777" w:rsidR="00427174" w:rsidRPr="006011DC" w:rsidRDefault="00427174" w:rsidP="003754C7">
            <w:pPr>
              <w:spacing w:after="60" w:line="256" w:lineRule="auto"/>
              <w:rPr>
                <w:rFonts w:ascii="Calibri" w:hAnsi="Calibri" w:cs="Calibri"/>
                <w:sz w:val="16"/>
                <w:szCs w:val="16"/>
                <w:lang w:val="de-DE"/>
              </w:rPr>
            </w:pPr>
          </w:p>
        </w:tc>
        <w:tc>
          <w:tcPr>
            <w:tcW w:w="3639" w:type="dxa"/>
            <w:shd w:val="clear" w:color="auto" w:fill="FFFFFF" w:themeFill="background1"/>
          </w:tcPr>
          <w:p w14:paraId="20E74446" w14:textId="77777777" w:rsidR="00427174" w:rsidRPr="006011DC" w:rsidRDefault="00427174" w:rsidP="003754C7">
            <w:pPr>
              <w:spacing w:before="120" w:after="120"/>
              <w:rPr>
                <w:rFonts w:ascii="Calibri" w:hAnsi="Calibri" w:cs="Calibri"/>
                <w:sz w:val="16"/>
                <w:szCs w:val="16"/>
              </w:rPr>
            </w:pPr>
            <w:r w:rsidRPr="006011DC">
              <w:rPr>
                <w:rFonts w:ascii="Calibri" w:hAnsi="Calibri" w:cs="Calibri"/>
                <w:sz w:val="16"/>
                <w:szCs w:val="16"/>
              </w:rPr>
              <w:t>Below mentioned details are required from customer at this stage.</w:t>
            </w:r>
          </w:p>
          <w:p w14:paraId="6332E68D" w14:textId="77777777" w:rsidR="00427174" w:rsidRPr="006011DC" w:rsidRDefault="00427174" w:rsidP="0093307E">
            <w:pPr>
              <w:pStyle w:val="ListParagraph"/>
              <w:numPr>
                <w:ilvl w:val="0"/>
                <w:numId w:val="16"/>
              </w:numPr>
              <w:suppressAutoHyphens w:val="0"/>
              <w:spacing w:before="120" w:after="120" w:line="240" w:lineRule="auto"/>
              <w:rPr>
                <w:rFonts w:cs="Calibri"/>
                <w:sz w:val="16"/>
                <w:szCs w:val="16"/>
              </w:rPr>
            </w:pPr>
            <w:r w:rsidRPr="006011DC">
              <w:rPr>
                <w:rFonts w:cs="Calibri"/>
                <w:sz w:val="16"/>
                <w:szCs w:val="16"/>
              </w:rPr>
              <w:t>Purpose of the loan – Pick option from the pre-configured dropdown options</w:t>
            </w:r>
          </w:p>
          <w:p w14:paraId="32C3A71C" w14:textId="77777777" w:rsidR="00427174" w:rsidRPr="006011DC" w:rsidRDefault="00427174" w:rsidP="0093307E">
            <w:pPr>
              <w:pStyle w:val="ListParagraph"/>
              <w:numPr>
                <w:ilvl w:val="0"/>
                <w:numId w:val="16"/>
              </w:numPr>
              <w:suppressAutoHyphens w:val="0"/>
              <w:spacing w:before="120" w:after="120" w:line="240" w:lineRule="auto"/>
              <w:rPr>
                <w:rFonts w:cs="Calibri"/>
                <w:sz w:val="16"/>
                <w:szCs w:val="16"/>
              </w:rPr>
            </w:pPr>
            <w:r w:rsidRPr="006011DC">
              <w:rPr>
                <w:rFonts w:cs="Calibri"/>
                <w:sz w:val="16"/>
                <w:szCs w:val="16"/>
              </w:rPr>
              <w:t>Marital Status - Pick option from the pre-configured dropdown options</w:t>
            </w:r>
          </w:p>
          <w:p w14:paraId="16EEA8A1" w14:textId="77777777" w:rsidR="00427174" w:rsidRPr="006011DC" w:rsidRDefault="00427174" w:rsidP="0093307E">
            <w:pPr>
              <w:pStyle w:val="ListParagraph"/>
              <w:numPr>
                <w:ilvl w:val="0"/>
                <w:numId w:val="16"/>
              </w:numPr>
              <w:suppressAutoHyphens w:val="0"/>
              <w:spacing w:before="120" w:after="120" w:line="240" w:lineRule="auto"/>
              <w:rPr>
                <w:rFonts w:cs="Calibri"/>
                <w:sz w:val="16"/>
                <w:szCs w:val="16"/>
              </w:rPr>
            </w:pPr>
            <w:r w:rsidRPr="006011DC">
              <w:rPr>
                <w:rFonts w:cs="Calibri"/>
                <w:sz w:val="16"/>
                <w:szCs w:val="16"/>
              </w:rPr>
              <w:t>Number of Family Members (including yourself) - Pick option from the pre-configured dropdown options</w:t>
            </w:r>
          </w:p>
          <w:p w14:paraId="5CC7D897" w14:textId="77777777" w:rsidR="00427174" w:rsidRPr="006011DC" w:rsidRDefault="00427174" w:rsidP="0093307E">
            <w:pPr>
              <w:pStyle w:val="ListParagraph"/>
              <w:numPr>
                <w:ilvl w:val="0"/>
                <w:numId w:val="16"/>
              </w:numPr>
              <w:suppressAutoHyphens w:val="0"/>
              <w:spacing w:before="120" w:after="120" w:line="240" w:lineRule="auto"/>
              <w:rPr>
                <w:rFonts w:cs="Calibri"/>
                <w:sz w:val="16"/>
                <w:szCs w:val="16"/>
              </w:rPr>
            </w:pPr>
            <w:r w:rsidRPr="006011DC">
              <w:rPr>
                <w:rFonts w:cs="Calibri"/>
                <w:sz w:val="16"/>
                <w:szCs w:val="16"/>
              </w:rPr>
              <w:t>Type of current housing - Pick option from the pre-configured dropdown options</w:t>
            </w:r>
          </w:p>
          <w:p w14:paraId="79CD0A38" w14:textId="77777777" w:rsidR="00427174" w:rsidRPr="006011DC" w:rsidRDefault="00427174" w:rsidP="0093307E">
            <w:pPr>
              <w:pStyle w:val="ListParagraph"/>
              <w:numPr>
                <w:ilvl w:val="0"/>
                <w:numId w:val="16"/>
              </w:numPr>
              <w:suppressAutoHyphens w:val="0"/>
              <w:spacing w:before="120" w:after="120" w:line="240" w:lineRule="auto"/>
              <w:rPr>
                <w:rFonts w:cs="Calibri"/>
                <w:sz w:val="16"/>
                <w:szCs w:val="16"/>
              </w:rPr>
            </w:pPr>
            <w:r w:rsidRPr="006011DC">
              <w:rPr>
                <w:rFonts w:cs="Calibri"/>
                <w:sz w:val="16"/>
                <w:szCs w:val="16"/>
              </w:rPr>
              <w:t>Working Status- Pick option from the pre-configured dropdown options</w:t>
            </w:r>
          </w:p>
          <w:p w14:paraId="4A0DFFBA" w14:textId="77777777" w:rsidR="00427174" w:rsidRPr="006011DC" w:rsidRDefault="00427174" w:rsidP="0093307E">
            <w:pPr>
              <w:pStyle w:val="ListParagraph"/>
              <w:numPr>
                <w:ilvl w:val="0"/>
                <w:numId w:val="16"/>
              </w:numPr>
              <w:suppressAutoHyphens w:val="0"/>
              <w:spacing w:before="120" w:after="120" w:line="240" w:lineRule="auto"/>
              <w:rPr>
                <w:rFonts w:cs="Calibri"/>
                <w:sz w:val="16"/>
                <w:szCs w:val="16"/>
              </w:rPr>
            </w:pPr>
            <w:r w:rsidRPr="006011DC">
              <w:rPr>
                <w:rFonts w:cs="Calibri"/>
                <w:sz w:val="16"/>
                <w:szCs w:val="16"/>
              </w:rPr>
              <w:t>Politically exposed? - Pick option from the pre-configured dropdown options</w:t>
            </w:r>
          </w:p>
          <w:p w14:paraId="1618664E" w14:textId="77777777" w:rsidR="00427174" w:rsidRPr="006011DC" w:rsidRDefault="00427174" w:rsidP="0093307E">
            <w:pPr>
              <w:pStyle w:val="ListParagraph"/>
              <w:numPr>
                <w:ilvl w:val="0"/>
                <w:numId w:val="16"/>
              </w:numPr>
              <w:suppressAutoHyphens w:val="0"/>
              <w:spacing w:before="120" w:after="120" w:line="240" w:lineRule="auto"/>
              <w:rPr>
                <w:rFonts w:cs="Calibri"/>
                <w:sz w:val="16"/>
                <w:szCs w:val="16"/>
              </w:rPr>
            </w:pPr>
            <w:r w:rsidRPr="006011DC">
              <w:rPr>
                <w:rFonts w:cs="Calibri"/>
                <w:sz w:val="16"/>
                <w:szCs w:val="16"/>
              </w:rPr>
              <w:t xml:space="preserve"> Do you hold military rank? – Yes/No (In case customer choose yes, a separate screen shall be opened to open military details)</w:t>
            </w:r>
          </w:p>
        </w:tc>
      </w:tr>
      <w:tr w:rsidR="00427174" w:rsidRPr="006011DC" w14:paraId="78A70B77" w14:textId="77777777" w:rsidTr="003754C7">
        <w:trPr>
          <w:trHeight w:val="61"/>
          <w:jc w:val="center"/>
        </w:trPr>
        <w:tc>
          <w:tcPr>
            <w:tcW w:w="1214" w:type="dxa"/>
            <w:shd w:val="clear" w:color="auto" w:fill="FFFFFF" w:themeFill="background1"/>
          </w:tcPr>
          <w:p w14:paraId="06D439E3" w14:textId="77777777" w:rsidR="00427174" w:rsidRPr="006011DC" w:rsidRDefault="00427174" w:rsidP="003754C7">
            <w:pPr>
              <w:pStyle w:val="wordsection1"/>
              <w:spacing w:before="0" w:beforeAutospacing="0" w:after="0" w:afterAutospacing="0"/>
              <w:rPr>
                <w:rFonts w:ascii="Calibri" w:hAnsi="Calibri" w:cs="Calibri"/>
                <w:b/>
                <w:color w:val="1F497D"/>
                <w:sz w:val="16"/>
                <w:szCs w:val="16"/>
              </w:rPr>
            </w:pPr>
            <w:r w:rsidRPr="006011DC">
              <w:rPr>
                <w:rFonts w:ascii="Calibri" w:hAnsi="Calibri" w:cs="Calibri"/>
                <w:b/>
                <w:color w:val="1F497D"/>
                <w:sz w:val="16"/>
                <w:szCs w:val="16"/>
              </w:rPr>
              <w:lastRenderedPageBreak/>
              <w:t>Personal information capture</w:t>
            </w:r>
          </w:p>
        </w:tc>
        <w:tc>
          <w:tcPr>
            <w:tcW w:w="1214" w:type="dxa"/>
            <w:shd w:val="clear" w:color="auto" w:fill="FFFFFF" w:themeFill="background1"/>
          </w:tcPr>
          <w:p w14:paraId="16BD6C6B" w14:textId="77777777" w:rsidR="00427174" w:rsidRPr="006011DC" w:rsidRDefault="00427174" w:rsidP="003754C7">
            <w:pPr>
              <w:pStyle w:val="wordsection1"/>
              <w:spacing w:before="0" w:beforeAutospacing="0" w:after="0" w:afterAutospacing="0"/>
              <w:rPr>
                <w:rFonts w:ascii="Calibri" w:hAnsi="Calibri" w:cs="Calibri"/>
                <w:bCs/>
                <w:color w:val="1F497D"/>
                <w:sz w:val="16"/>
                <w:szCs w:val="16"/>
              </w:rPr>
            </w:pPr>
            <w:r w:rsidRPr="006011DC">
              <w:rPr>
                <w:rFonts w:ascii="Calibri" w:hAnsi="Calibri" w:cs="Calibri"/>
                <w:bCs/>
                <w:color w:val="1F497D"/>
                <w:sz w:val="16"/>
                <w:szCs w:val="16"/>
              </w:rPr>
              <w:t>Newgen LOS</w:t>
            </w:r>
          </w:p>
          <w:p w14:paraId="7BF50C20" w14:textId="77777777" w:rsidR="00427174" w:rsidRPr="006011DC" w:rsidRDefault="00427174" w:rsidP="003754C7">
            <w:pPr>
              <w:pStyle w:val="wordsection1"/>
              <w:spacing w:before="0" w:beforeAutospacing="0" w:after="0" w:afterAutospacing="0"/>
              <w:rPr>
                <w:rFonts w:ascii="Calibri" w:hAnsi="Calibri" w:cs="Calibri"/>
                <w:bCs/>
                <w:color w:val="1F497D"/>
                <w:sz w:val="16"/>
                <w:szCs w:val="16"/>
              </w:rPr>
            </w:pPr>
            <w:r w:rsidRPr="006011DC">
              <w:rPr>
                <w:rFonts w:ascii="Calibri" w:hAnsi="Calibri" w:cs="Calibri"/>
                <w:bCs/>
                <w:color w:val="1F497D"/>
                <w:sz w:val="16"/>
                <w:szCs w:val="16"/>
              </w:rPr>
              <w:t>Emkan Mobile Application</w:t>
            </w:r>
          </w:p>
        </w:tc>
        <w:tc>
          <w:tcPr>
            <w:tcW w:w="1874" w:type="dxa"/>
            <w:shd w:val="clear" w:color="auto" w:fill="FFFFFF" w:themeFill="background1"/>
          </w:tcPr>
          <w:p w14:paraId="02DF1DDE" w14:textId="77777777" w:rsidR="00427174" w:rsidRPr="006011DC" w:rsidRDefault="00427174" w:rsidP="003754C7">
            <w:pPr>
              <w:spacing w:before="120" w:after="120"/>
              <w:rPr>
                <w:rFonts w:ascii="Calibri" w:eastAsia="Calibri" w:hAnsi="Calibri" w:cs="Calibri"/>
                <w:bCs/>
                <w:color w:val="1F497D"/>
                <w:sz w:val="16"/>
                <w:szCs w:val="16"/>
                <w:lang w:val="en-US"/>
              </w:rPr>
            </w:pPr>
            <w:r w:rsidRPr="006011DC">
              <w:rPr>
                <w:rFonts w:ascii="Calibri" w:eastAsia="Calibri" w:hAnsi="Calibri" w:cs="Calibri"/>
                <w:bCs/>
                <w:color w:val="1F497D"/>
                <w:sz w:val="16"/>
                <w:szCs w:val="16"/>
                <w:lang w:val="en-US"/>
              </w:rPr>
              <w:t>Branch – User manually Input in LOS</w:t>
            </w:r>
          </w:p>
          <w:p w14:paraId="4489730A" w14:textId="77777777" w:rsidR="00427174" w:rsidRPr="006011DC" w:rsidRDefault="00427174" w:rsidP="003754C7">
            <w:pPr>
              <w:spacing w:after="60"/>
              <w:rPr>
                <w:rFonts w:ascii="Calibri" w:hAnsi="Calibri" w:cs="Calibri"/>
                <w:sz w:val="16"/>
                <w:szCs w:val="16"/>
              </w:rPr>
            </w:pPr>
            <w:r w:rsidRPr="006011DC">
              <w:rPr>
                <w:rFonts w:ascii="Calibri" w:eastAsia="Calibri" w:hAnsi="Calibri" w:cs="Calibri"/>
                <w:bCs/>
                <w:color w:val="1F497D"/>
                <w:sz w:val="16"/>
                <w:szCs w:val="16"/>
                <w:lang w:val="en-US"/>
              </w:rPr>
              <w:t>Digital – Application unique reference</w:t>
            </w:r>
          </w:p>
        </w:tc>
        <w:tc>
          <w:tcPr>
            <w:tcW w:w="1664" w:type="dxa"/>
            <w:shd w:val="clear" w:color="auto" w:fill="FFFFFF" w:themeFill="background1"/>
          </w:tcPr>
          <w:p w14:paraId="680F129C" w14:textId="77777777" w:rsidR="00427174" w:rsidRPr="006011DC" w:rsidRDefault="00427174" w:rsidP="003754C7">
            <w:pPr>
              <w:spacing w:after="60"/>
              <w:rPr>
                <w:rFonts w:ascii="Calibri" w:hAnsi="Calibri" w:cs="Calibri"/>
                <w:sz w:val="16"/>
                <w:szCs w:val="16"/>
              </w:rPr>
            </w:pPr>
            <w:r w:rsidRPr="006011DC">
              <w:rPr>
                <w:rFonts w:ascii="Calibri" w:hAnsi="Calibri" w:cs="Calibri"/>
                <w:sz w:val="16"/>
                <w:szCs w:val="16"/>
              </w:rPr>
              <w:t xml:space="preserve">Income Information will be captured </w:t>
            </w:r>
          </w:p>
        </w:tc>
        <w:tc>
          <w:tcPr>
            <w:tcW w:w="1027" w:type="dxa"/>
            <w:shd w:val="clear" w:color="auto" w:fill="FFFFFF" w:themeFill="background1"/>
          </w:tcPr>
          <w:p w14:paraId="2549E28F" w14:textId="77777777" w:rsidR="00427174" w:rsidRPr="006011DC" w:rsidRDefault="00427174" w:rsidP="003754C7">
            <w:pPr>
              <w:spacing w:after="60" w:line="256" w:lineRule="auto"/>
              <w:rPr>
                <w:rFonts w:ascii="Calibri" w:hAnsi="Calibri" w:cs="Calibri"/>
                <w:sz w:val="16"/>
                <w:szCs w:val="16"/>
                <w:lang w:val="de-DE"/>
              </w:rPr>
            </w:pPr>
          </w:p>
        </w:tc>
        <w:tc>
          <w:tcPr>
            <w:tcW w:w="3639" w:type="dxa"/>
            <w:shd w:val="clear" w:color="auto" w:fill="FFFFFF" w:themeFill="background1"/>
          </w:tcPr>
          <w:p w14:paraId="1E855368" w14:textId="77777777" w:rsidR="00427174" w:rsidRPr="006011DC" w:rsidRDefault="00427174" w:rsidP="003754C7">
            <w:pPr>
              <w:rPr>
                <w:rFonts w:ascii="Calibri" w:hAnsi="Calibri" w:cs="Calibri"/>
                <w:sz w:val="16"/>
                <w:szCs w:val="16"/>
              </w:rPr>
            </w:pPr>
            <w:r w:rsidRPr="006011DC">
              <w:rPr>
                <w:rFonts w:ascii="Calibri" w:hAnsi="Calibri" w:cs="Calibri"/>
                <w:sz w:val="16"/>
                <w:szCs w:val="16"/>
              </w:rPr>
              <w:t>LOS will trigger the customer micro service to fetch the data related with income, if data is not received then mobile app should allow customer to manually input his net monthly salary. (The income is net monthly income)</w:t>
            </w:r>
          </w:p>
          <w:p w14:paraId="7BDD6CE2" w14:textId="77777777" w:rsidR="00427174" w:rsidRPr="006011DC" w:rsidRDefault="00427174" w:rsidP="003754C7">
            <w:pPr>
              <w:rPr>
                <w:rFonts w:ascii="Calibri" w:hAnsi="Calibri" w:cs="Calibri"/>
                <w:sz w:val="16"/>
                <w:szCs w:val="16"/>
              </w:rPr>
            </w:pPr>
            <w:r w:rsidRPr="006011DC">
              <w:rPr>
                <w:rFonts w:ascii="Calibri" w:hAnsi="Calibri" w:cs="Calibri"/>
                <w:sz w:val="16"/>
                <w:szCs w:val="16"/>
              </w:rPr>
              <w:t>In Branch journey LOS user will input this detail Manually.</w:t>
            </w:r>
          </w:p>
        </w:tc>
      </w:tr>
      <w:tr w:rsidR="00427174" w:rsidRPr="006011DC" w14:paraId="4365C176" w14:textId="77777777" w:rsidTr="003754C7">
        <w:trPr>
          <w:trHeight w:val="61"/>
          <w:jc w:val="center"/>
        </w:trPr>
        <w:tc>
          <w:tcPr>
            <w:tcW w:w="1214" w:type="dxa"/>
            <w:shd w:val="clear" w:color="auto" w:fill="FFFFFF" w:themeFill="background1"/>
          </w:tcPr>
          <w:p w14:paraId="3B6FCDB1" w14:textId="77777777" w:rsidR="00427174" w:rsidRPr="006011DC" w:rsidRDefault="00427174" w:rsidP="003754C7">
            <w:pPr>
              <w:pStyle w:val="wordsection1"/>
              <w:spacing w:before="0" w:beforeAutospacing="0" w:after="0" w:afterAutospacing="0"/>
              <w:rPr>
                <w:rFonts w:ascii="Calibri" w:hAnsi="Calibri" w:cs="Calibri"/>
                <w:b/>
                <w:color w:val="1F497D"/>
                <w:sz w:val="16"/>
                <w:szCs w:val="16"/>
              </w:rPr>
            </w:pPr>
            <w:r w:rsidRPr="006011DC">
              <w:rPr>
                <w:rFonts w:ascii="Calibri" w:hAnsi="Calibri" w:cs="Calibri"/>
                <w:b/>
                <w:color w:val="1F497D"/>
                <w:sz w:val="16"/>
                <w:szCs w:val="16"/>
              </w:rPr>
              <w:t>Expense Information capture</w:t>
            </w:r>
          </w:p>
        </w:tc>
        <w:tc>
          <w:tcPr>
            <w:tcW w:w="1214" w:type="dxa"/>
            <w:shd w:val="clear" w:color="auto" w:fill="FFFFFF" w:themeFill="background1"/>
          </w:tcPr>
          <w:p w14:paraId="4B32C3B6" w14:textId="77777777" w:rsidR="00427174" w:rsidRPr="006011DC" w:rsidRDefault="00427174" w:rsidP="003754C7">
            <w:pPr>
              <w:pStyle w:val="wordsection1"/>
              <w:spacing w:before="0" w:beforeAutospacing="0" w:after="0" w:afterAutospacing="0"/>
              <w:rPr>
                <w:rFonts w:ascii="Calibri" w:hAnsi="Calibri" w:cs="Calibri"/>
                <w:bCs/>
                <w:color w:val="1F497D"/>
                <w:sz w:val="16"/>
                <w:szCs w:val="16"/>
              </w:rPr>
            </w:pPr>
            <w:r w:rsidRPr="006011DC">
              <w:rPr>
                <w:rFonts w:ascii="Calibri" w:hAnsi="Calibri" w:cs="Calibri"/>
                <w:bCs/>
                <w:color w:val="1F497D"/>
                <w:sz w:val="16"/>
                <w:szCs w:val="16"/>
              </w:rPr>
              <w:t>Newgen LOS</w:t>
            </w:r>
          </w:p>
          <w:p w14:paraId="758AF0BC" w14:textId="77777777" w:rsidR="00427174" w:rsidRPr="006011DC" w:rsidRDefault="00427174" w:rsidP="003754C7">
            <w:pPr>
              <w:pStyle w:val="wordsection1"/>
              <w:spacing w:before="0" w:beforeAutospacing="0" w:after="0" w:afterAutospacing="0"/>
              <w:rPr>
                <w:rFonts w:ascii="Calibri" w:hAnsi="Calibri" w:cs="Calibri"/>
                <w:bCs/>
                <w:color w:val="1F497D"/>
                <w:sz w:val="16"/>
                <w:szCs w:val="16"/>
              </w:rPr>
            </w:pPr>
            <w:r w:rsidRPr="006011DC">
              <w:rPr>
                <w:rFonts w:ascii="Calibri" w:hAnsi="Calibri" w:cs="Calibri"/>
                <w:bCs/>
                <w:color w:val="1F497D"/>
                <w:sz w:val="16"/>
                <w:szCs w:val="16"/>
              </w:rPr>
              <w:t>Emkan Mobile Application</w:t>
            </w:r>
          </w:p>
        </w:tc>
        <w:tc>
          <w:tcPr>
            <w:tcW w:w="1874" w:type="dxa"/>
            <w:shd w:val="clear" w:color="auto" w:fill="FFFFFF" w:themeFill="background1"/>
          </w:tcPr>
          <w:p w14:paraId="6E425168" w14:textId="77777777" w:rsidR="00427174" w:rsidRPr="006011DC" w:rsidRDefault="00427174" w:rsidP="003754C7">
            <w:pPr>
              <w:spacing w:before="120" w:after="120"/>
              <w:rPr>
                <w:rFonts w:ascii="Calibri" w:eastAsia="Calibri" w:hAnsi="Calibri" w:cs="Calibri"/>
                <w:bCs/>
                <w:color w:val="1F497D"/>
                <w:sz w:val="16"/>
                <w:szCs w:val="16"/>
                <w:lang w:val="en-US"/>
              </w:rPr>
            </w:pPr>
            <w:r w:rsidRPr="006011DC">
              <w:rPr>
                <w:rFonts w:ascii="Calibri" w:eastAsia="Calibri" w:hAnsi="Calibri" w:cs="Calibri"/>
                <w:bCs/>
                <w:color w:val="1F497D"/>
                <w:sz w:val="16"/>
                <w:szCs w:val="16"/>
                <w:lang w:val="en-US"/>
              </w:rPr>
              <w:t>Branch – User manually Input in LOS</w:t>
            </w:r>
          </w:p>
          <w:p w14:paraId="0139FF64" w14:textId="77777777" w:rsidR="00427174" w:rsidRPr="006011DC" w:rsidRDefault="00427174" w:rsidP="003754C7">
            <w:pPr>
              <w:spacing w:before="120" w:after="120"/>
              <w:rPr>
                <w:rFonts w:ascii="Calibri" w:eastAsia="Calibri" w:hAnsi="Calibri" w:cs="Calibri"/>
                <w:bCs/>
                <w:color w:val="1F497D"/>
                <w:sz w:val="16"/>
                <w:szCs w:val="16"/>
                <w:lang w:val="en-US"/>
              </w:rPr>
            </w:pPr>
            <w:r w:rsidRPr="006011DC">
              <w:rPr>
                <w:rFonts w:ascii="Calibri" w:eastAsia="Calibri" w:hAnsi="Calibri" w:cs="Calibri"/>
                <w:bCs/>
                <w:color w:val="1F497D"/>
                <w:sz w:val="16"/>
                <w:szCs w:val="16"/>
                <w:lang w:val="en-US"/>
              </w:rPr>
              <w:t>Digital – Application unique reference</w:t>
            </w:r>
          </w:p>
        </w:tc>
        <w:tc>
          <w:tcPr>
            <w:tcW w:w="1664" w:type="dxa"/>
            <w:shd w:val="clear" w:color="auto" w:fill="FFFFFF" w:themeFill="background1"/>
          </w:tcPr>
          <w:p w14:paraId="29075581" w14:textId="77777777" w:rsidR="00427174" w:rsidRPr="006011DC" w:rsidRDefault="00427174" w:rsidP="003754C7">
            <w:pPr>
              <w:spacing w:after="60"/>
              <w:rPr>
                <w:rFonts w:ascii="Calibri" w:hAnsi="Calibri" w:cs="Calibri"/>
                <w:sz w:val="16"/>
                <w:szCs w:val="16"/>
              </w:rPr>
            </w:pPr>
            <w:r w:rsidRPr="006011DC">
              <w:rPr>
                <w:rFonts w:ascii="Calibri" w:hAnsi="Calibri" w:cs="Calibri"/>
                <w:sz w:val="16"/>
                <w:szCs w:val="16"/>
              </w:rPr>
              <w:t xml:space="preserve">Expense Information will be captured </w:t>
            </w:r>
          </w:p>
        </w:tc>
        <w:tc>
          <w:tcPr>
            <w:tcW w:w="1027" w:type="dxa"/>
            <w:shd w:val="clear" w:color="auto" w:fill="FFFFFF" w:themeFill="background1"/>
          </w:tcPr>
          <w:p w14:paraId="1967F5DB" w14:textId="77777777" w:rsidR="00427174" w:rsidRPr="006011DC" w:rsidRDefault="00427174" w:rsidP="003754C7">
            <w:pPr>
              <w:spacing w:after="60" w:line="256" w:lineRule="auto"/>
              <w:rPr>
                <w:rFonts w:ascii="Calibri" w:hAnsi="Calibri" w:cs="Calibri"/>
                <w:sz w:val="16"/>
                <w:szCs w:val="16"/>
                <w:lang w:val="de-DE"/>
              </w:rPr>
            </w:pPr>
          </w:p>
        </w:tc>
        <w:tc>
          <w:tcPr>
            <w:tcW w:w="3639" w:type="dxa"/>
            <w:shd w:val="clear" w:color="auto" w:fill="FFFFFF" w:themeFill="background1"/>
          </w:tcPr>
          <w:p w14:paraId="444F962E" w14:textId="77777777" w:rsidR="00427174" w:rsidRPr="006011DC" w:rsidRDefault="00427174" w:rsidP="003754C7">
            <w:pPr>
              <w:rPr>
                <w:rFonts w:ascii="Calibri" w:hAnsi="Calibri" w:cs="Calibri"/>
                <w:sz w:val="16"/>
                <w:szCs w:val="16"/>
              </w:rPr>
            </w:pPr>
            <w:r w:rsidRPr="006011DC">
              <w:rPr>
                <w:rFonts w:ascii="Calibri" w:hAnsi="Calibri" w:cs="Calibri"/>
                <w:sz w:val="16"/>
                <w:szCs w:val="16"/>
              </w:rPr>
              <w:t xml:space="preserve">Customer is asked to input his expense details in the expense tab.  </w:t>
            </w:r>
          </w:p>
          <w:p w14:paraId="3C414D12" w14:textId="77777777" w:rsidR="00427174" w:rsidRPr="006011DC" w:rsidRDefault="00427174" w:rsidP="003754C7">
            <w:pPr>
              <w:rPr>
                <w:rFonts w:ascii="Calibri" w:hAnsi="Calibri" w:cs="Calibri"/>
                <w:sz w:val="16"/>
                <w:szCs w:val="16"/>
              </w:rPr>
            </w:pPr>
            <w:r w:rsidRPr="006011DC">
              <w:rPr>
                <w:rFonts w:ascii="Calibri" w:hAnsi="Calibri" w:cs="Calibri"/>
                <w:sz w:val="16"/>
                <w:szCs w:val="16"/>
              </w:rPr>
              <w:t xml:space="preserve">Customer should fill the following fields in expense. </w:t>
            </w:r>
          </w:p>
          <w:p w14:paraId="30369258" w14:textId="77777777" w:rsidR="00427174" w:rsidRPr="006011DC" w:rsidRDefault="00427174" w:rsidP="003754C7">
            <w:pPr>
              <w:rPr>
                <w:rFonts w:ascii="Calibri" w:hAnsi="Calibri" w:cs="Calibri"/>
                <w:sz w:val="16"/>
                <w:szCs w:val="16"/>
              </w:rPr>
            </w:pPr>
            <w:r w:rsidRPr="006011DC">
              <w:rPr>
                <w:rFonts w:ascii="Calibri" w:hAnsi="Calibri" w:cs="Calibri"/>
                <w:sz w:val="16"/>
                <w:szCs w:val="16"/>
              </w:rPr>
              <w:t xml:space="preserve">Expense Types </w:t>
            </w:r>
          </w:p>
          <w:p w14:paraId="3898F58A" w14:textId="77777777" w:rsidR="00427174" w:rsidRPr="006011DC" w:rsidRDefault="00427174" w:rsidP="003754C7">
            <w:pPr>
              <w:rPr>
                <w:rFonts w:ascii="Calibri" w:hAnsi="Calibri" w:cs="Calibri"/>
                <w:sz w:val="16"/>
                <w:szCs w:val="16"/>
              </w:rPr>
            </w:pPr>
            <w:r w:rsidRPr="006011DC">
              <w:rPr>
                <w:rFonts w:ascii="Calibri" w:hAnsi="Calibri" w:cs="Calibri"/>
                <w:sz w:val="16"/>
                <w:szCs w:val="16"/>
              </w:rPr>
              <w:t>a) Other future expenses</w:t>
            </w:r>
          </w:p>
          <w:p w14:paraId="5F10721E" w14:textId="77777777" w:rsidR="00427174" w:rsidRPr="006011DC" w:rsidRDefault="00427174" w:rsidP="003754C7">
            <w:pPr>
              <w:rPr>
                <w:rFonts w:ascii="Calibri" w:hAnsi="Calibri" w:cs="Calibri"/>
                <w:sz w:val="16"/>
                <w:szCs w:val="16"/>
              </w:rPr>
            </w:pPr>
            <w:r w:rsidRPr="006011DC">
              <w:rPr>
                <w:rFonts w:ascii="Calibri" w:hAnsi="Calibri" w:cs="Calibri"/>
                <w:sz w:val="16"/>
                <w:szCs w:val="16"/>
              </w:rPr>
              <w:t xml:space="preserve">b) Housing expenses </w:t>
            </w:r>
          </w:p>
          <w:p w14:paraId="14F6D194" w14:textId="77777777" w:rsidR="00427174" w:rsidRPr="006011DC" w:rsidRDefault="00427174" w:rsidP="003754C7">
            <w:pPr>
              <w:rPr>
                <w:rFonts w:ascii="Calibri" w:hAnsi="Calibri" w:cs="Calibri"/>
                <w:sz w:val="16"/>
                <w:szCs w:val="16"/>
              </w:rPr>
            </w:pPr>
            <w:r w:rsidRPr="006011DC">
              <w:rPr>
                <w:rFonts w:ascii="Calibri" w:hAnsi="Calibri" w:cs="Calibri"/>
                <w:sz w:val="16"/>
                <w:szCs w:val="16"/>
              </w:rPr>
              <w:t xml:space="preserve">c) Fees on expats </w:t>
            </w:r>
          </w:p>
          <w:p w14:paraId="5BD2C4B9" w14:textId="77777777" w:rsidR="00427174" w:rsidRPr="006011DC" w:rsidRDefault="00427174" w:rsidP="003754C7">
            <w:pPr>
              <w:rPr>
                <w:rFonts w:ascii="Calibri" w:hAnsi="Calibri" w:cs="Calibri"/>
                <w:sz w:val="16"/>
                <w:szCs w:val="16"/>
              </w:rPr>
            </w:pPr>
            <w:r w:rsidRPr="006011DC">
              <w:rPr>
                <w:rFonts w:ascii="Calibri" w:hAnsi="Calibri" w:cs="Calibri"/>
                <w:sz w:val="16"/>
                <w:szCs w:val="16"/>
              </w:rPr>
              <w:t>d) Home servants</w:t>
            </w:r>
          </w:p>
          <w:p w14:paraId="3FD1E29F" w14:textId="77777777" w:rsidR="00427174" w:rsidRPr="006011DC" w:rsidRDefault="00427174" w:rsidP="003754C7">
            <w:pPr>
              <w:rPr>
                <w:rFonts w:ascii="Calibri" w:hAnsi="Calibri" w:cs="Calibri"/>
                <w:sz w:val="16"/>
                <w:szCs w:val="16"/>
              </w:rPr>
            </w:pPr>
            <w:r w:rsidRPr="006011DC">
              <w:rPr>
                <w:rFonts w:ascii="Calibri" w:hAnsi="Calibri" w:cs="Calibri"/>
                <w:sz w:val="16"/>
                <w:szCs w:val="16"/>
              </w:rPr>
              <w:t xml:space="preserve">e) Education expense </w:t>
            </w:r>
          </w:p>
          <w:p w14:paraId="71EFB970" w14:textId="77777777" w:rsidR="00427174" w:rsidRPr="006011DC" w:rsidRDefault="00427174" w:rsidP="003754C7">
            <w:pPr>
              <w:rPr>
                <w:rFonts w:ascii="Calibri" w:hAnsi="Calibri" w:cs="Calibri"/>
                <w:sz w:val="16"/>
                <w:szCs w:val="16"/>
              </w:rPr>
            </w:pPr>
            <w:r w:rsidRPr="006011DC">
              <w:rPr>
                <w:rFonts w:ascii="Calibri" w:hAnsi="Calibri" w:cs="Calibri"/>
                <w:sz w:val="16"/>
                <w:szCs w:val="16"/>
              </w:rPr>
              <w:t>f) Health care services and Insurance</w:t>
            </w:r>
          </w:p>
          <w:p w14:paraId="14A9E910" w14:textId="77777777" w:rsidR="00427174" w:rsidRPr="006011DC" w:rsidRDefault="00427174" w:rsidP="003754C7">
            <w:pPr>
              <w:rPr>
                <w:rFonts w:ascii="Calibri" w:hAnsi="Calibri" w:cs="Calibri"/>
                <w:sz w:val="16"/>
                <w:szCs w:val="16"/>
              </w:rPr>
            </w:pPr>
            <w:r w:rsidRPr="006011DC">
              <w:rPr>
                <w:rFonts w:ascii="Calibri" w:hAnsi="Calibri" w:cs="Calibri"/>
                <w:sz w:val="16"/>
                <w:szCs w:val="16"/>
              </w:rPr>
              <w:t xml:space="preserve">g) Transport expense </w:t>
            </w:r>
          </w:p>
          <w:p w14:paraId="555EC987" w14:textId="77777777" w:rsidR="00427174" w:rsidRPr="006011DC" w:rsidRDefault="00427174" w:rsidP="003754C7">
            <w:pPr>
              <w:rPr>
                <w:rFonts w:ascii="Calibri" w:hAnsi="Calibri" w:cs="Calibri"/>
                <w:sz w:val="16"/>
                <w:szCs w:val="16"/>
              </w:rPr>
            </w:pPr>
            <w:r w:rsidRPr="006011DC">
              <w:rPr>
                <w:rFonts w:ascii="Calibri" w:hAnsi="Calibri" w:cs="Calibri"/>
                <w:sz w:val="16"/>
                <w:szCs w:val="16"/>
              </w:rPr>
              <w:t>h) Communications expense</w:t>
            </w:r>
          </w:p>
          <w:p w14:paraId="30661B28" w14:textId="77777777" w:rsidR="00427174" w:rsidRPr="006011DC" w:rsidRDefault="00427174" w:rsidP="003754C7">
            <w:pPr>
              <w:rPr>
                <w:rFonts w:ascii="Calibri" w:hAnsi="Calibri" w:cs="Calibri"/>
                <w:sz w:val="16"/>
                <w:szCs w:val="16"/>
              </w:rPr>
            </w:pPr>
          </w:p>
          <w:p w14:paraId="582CA293" w14:textId="77777777" w:rsidR="00427174" w:rsidRPr="006011DC" w:rsidRDefault="00427174" w:rsidP="003754C7">
            <w:pPr>
              <w:rPr>
                <w:rFonts w:ascii="Calibri" w:hAnsi="Calibri" w:cs="Calibri"/>
                <w:sz w:val="16"/>
                <w:szCs w:val="16"/>
              </w:rPr>
            </w:pPr>
            <w:r w:rsidRPr="006011DC">
              <w:rPr>
                <w:rFonts w:ascii="Calibri" w:hAnsi="Calibri" w:cs="Calibri"/>
                <w:sz w:val="16"/>
                <w:szCs w:val="16"/>
              </w:rPr>
              <w:t>In case of Brach journey this will be done by system user manually in LOS</w:t>
            </w:r>
          </w:p>
        </w:tc>
      </w:tr>
      <w:tr w:rsidR="00427174" w:rsidRPr="006011DC" w14:paraId="4C3A5CE2" w14:textId="77777777" w:rsidTr="003754C7">
        <w:trPr>
          <w:trHeight w:val="61"/>
          <w:jc w:val="center"/>
        </w:trPr>
        <w:tc>
          <w:tcPr>
            <w:tcW w:w="1214" w:type="dxa"/>
            <w:shd w:val="clear" w:color="auto" w:fill="FFFFFF" w:themeFill="background1"/>
          </w:tcPr>
          <w:p w14:paraId="31BBA076" w14:textId="77777777" w:rsidR="00427174" w:rsidRPr="006011DC" w:rsidRDefault="00427174" w:rsidP="003754C7">
            <w:pPr>
              <w:pStyle w:val="wordsection1"/>
              <w:spacing w:before="0" w:beforeAutospacing="0" w:after="0" w:afterAutospacing="0"/>
              <w:rPr>
                <w:rFonts w:ascii="Calibri" w:hAnsi="Calibri" w:cs="Calibri"/>
                <w:b/>
                <w:color w:val="1F497D"/>
                <w:sz w:val="16"/>
                <w:szCs w:val="16"/>
              </w:rPr>
            </w:pPr>
            <w:r w:rsidRPr="006011DC">
              <w:rPr>
                <w:rFonts w:ascii="Calibri" w:hAnsi="Calibri" w:cs="Calibri"/>
                <w:b/>
                <w:color w:val="1F497D"/>
                <w:sz w:val="16"/>
                <w:szCs w:val="16"/>
              </w:rPr>
              <w:t>Capture Simah Consent</w:t>
            </w:r>
          </w:p>
        </w:tc>
        <w:tc>
          <w:tcPr>
            <w:tcW w:w="1214" w:type="dxa"/>
            <w:shd w:val="clear" w:color="auto" w:fill="FFFFFF" w:themeFill="background1"/>
          </w:tcPr>
          <w:p w14:paraId="0607AB7B" w14:textId="77777777" w:rsidR="00427174" w:rsidRPr="006011DC" w:rsidRDefault="00427174" w:rsidP="003754C7">
            <w:pPr>
              <w:pStyle w:val="wordsection1"/>
              <w:spacing w:before="0" w:beforeAutospacing="0" w:after="0" w:afterAutospacing="0"/>
              <w:rPr>
                <w:rFonts w:ascii="Calibri" w:hAnsi="Calibri" w:cs="Calibri"/>
                <w:bCs/>
                <w:color w:val="1F497D"/>
                <w:sz w:val="16"/>
                <w:szCs w:val="16"/>
              </w:rPr>
            </w:pPr>
            <w:r w:rsidRPr="006011DC">
              <w:rPr>
                <w:rFonts w:ascii="Calibri" w:hAnsi="Calibri" w:cs="Calibri"/>
                <w:bCs/>
                <w:color w:val="1F497D"/>
                <w:sz w:val="16"/>
                <w:szCs w:val="16"/>
              </w:rPr>
              <w:t>Newgen LOS</w:t>
            </w:r>
          </w:p>
          <w:p w14:paraId="6F4A54A3" w14:textId="77777777" w:rsidR="00427174" w:rsidRPr="006011DC" w:rsidRDefault="00427174" w:rsidP="003754C7">
            <w:pPr>
              <w:pStyle w:val="wordsection1"/>
              <w:spacing w:before="0" w:beforeAutospacing="0" w:after="0" w:afterAutospacing="0"/>
              <w:rPr>
                <w:rFonts w:ascii="Calibri" w:hAnsi="Calibri" w:cs="Calibri"/>
                <w:bCs/>
                <w:color w:val="1F497D"/>
                <w:sz w:val="16"/>
                <w:szCs w:val="16"/>
              </w:rPr>
            </w:pPr>
            <w:r w:rsidRPr="006011DC">
              <w:rPr>
                <w:rFonts w:ascii="Calibri" w:hAnsi="Calibri" w:cs="Calibri"/>
                <w:bCs/>
                <w:color w:val="1F497D"/>
                <w:sz w:val="16"/>
                <w:szCs w:val="16"/>
              </w:rPr>
              <w:t>Emkan Mobile Application</w:t>
            </w:r>
          </w:p>
        </w:tc>
        <w:tc>
          <w:tcPr>
            <w:tcW w:w="1874" w:type="dxa"/>
            <w:shd w:val="clear" w:color="auto" w:fill="FFFFFF" w:themeFill="background1"/>
          </w:tcPr>
          <w:p w14:paraId="119DF1F2" w14:textId="77777777" w:rsidR="00427174" w:rsidRPr="006011DC" w:rsidRDefault="00427174" w:rsidP="003754C7">
            <w:pPr>
              <w:spacing w:before="120" w:after="120"/>
              <w:rPr>
                <w:rFonts w:ascii="Calibri" w:eastAsia="Calibri" w:hAnsi="Calibri" w:cs="Calibri"/>
                <w:bCs/>
                <w:color w:val="1F497D"/>
                <w:sz w:val="16"/>
                <w:szCs w:val="16"/>
                <w:lang w:val="en-US"/>
              </w:rPr>
            </w:pPr>
            <w:r w:rsidRPr="006011DC">
              <w:rPr>
                <w:rFonts w:ascii="Calibri" w:eastAsia="Calibri" w:hAnsi="Calibri" w:cs="Calibri"/>
                <w:bCs/>
                <w:color w:val="1F497D"/>
                <w:sz w:val="16"/>
                <w:szCs w:val="16"/>
                <w:lang w:val="en-US"/>
              </w:rPr>
              <w:t>Branch – User manually Input in LOS</w:t>
            </w:r>
          </w:p>
          <w:p w14:paraId="735786C9" w14:textId="77777777" w:rsidR="00427174" w:rsidRPr="006011DC" w:rsidRDefault="00427174" w:rsidP="003754C7">
            <w:pPr>
              <w:spacing w:after="60"/>
              <w:rPr>
                <w:rFonts w:ascii="Calibri" w:hAnsi="Calibri" w:cs="Calibri"/>
                <w:sz w:val="16"/>
                <w:szCs w:val="16"/>
              </w:rPr>
            </w:pPr>
            <w:r w:rsidRPr="006011DC">
              <w:rPr>
                <w:rFonts w:ascii="Calibri" w:eastAsia="Calibri" w:hAnsi="Calibri" w:cs="Calibri"/>
                <w:bCs/>
                <w:color w:val="1F497D"/>
                <w:sz w:val="16"/>
                <w:szCs w:val="16"/>
                <w:lang w:val="en-US"/>
              </w:rPr>
              <w:t>Digital – Application unique reference</w:t>
            </w:r>
          </w:p>
        </w:tc>
        <w:tc>
          <w:tcPr>
            <w:tcW w:w="1664" w:type="dxa"/>
            <w:shd w:val="clear" w:color="auto" w:fill="FFFFFF" w:themeFill="background1"/>
          </w:tcPr>
          <w:p w14:paraId="7FDABDDC" w14:textId="77777777" w:rsidR="00427174" w:rsidRPr="006011DC" w:rsidRDefault="00427174" w:rsidP="003754C7">
            <w:pPr>
              <w:spacing w:after="60"/>
              <w:rPr>
                <w:rFonts w:ascii="Calibri" w:hAnsi="Calibri" w:cs="Calibri"/>
                <w:sz w:val="16"/>
                <w:szCs w:val="16"/>
              </w:rPr>
            </w:pPr>
            <w:r w:rsidRPr="006011DC">
              <w:rPr>
                <w:rFonts w:ascii="Calibri" w:hAnsi="Calibri" w:cs="Calibri"/>
                <w:sz w:val="16"/>
                <w:szCs w:val="16"/>
              </w:rPr>
              <w:t>Consent required to fetch credit history</w:t>
            </w:r>
          </w:p>
        </w:tc>
        <w:tc>
          <w:tcPr>
            <w:tcW w:w="1027" w:type="dxa"/>
            <w:shd w:val="clear" w:color="auto" w:fill="FFFFFF" w:themeFill="background1"/>
          </w:tcPr>
          <w:p w14:paraId="05B2900B" w14:textId="77777777" w:rsidR="00427174" w:rsidRPr="006011DC" w:rsidRDefault="00427174" w:rsidP="003754C7">
            <w:pPr>
              <w:spacing w:after="60" w:line="256" w:lineRule="auto"/>
              <w:rPr>
                <w:rFonts w:ascii="Calibri" w:hAnsi="Calibri" w:cs="Calibri"/>
                <w:sz w:val="16"/>
                <w:szCs w:val="16"/>
                <w:lang w:val="de-DE"/>
              </w:rPr>
            </w:pPr>
          </w:p>
        </w:tc>
        <w:tc>
          <w:tcPr>
            <w:tcW w:w="3639" w:type="dxa"/>
            <w:shd w:val="clear" w:color="auto" w:fill="FFFFFF" w:themeFill="background1"/>
          </w:tcPr>
          <w:p w14:paraId="2E4CB7DC" w14:textId="77777777" w:rsidR="00427174" w:rsidRPr="006011DC" w:rsidRDefault="00427174" w:rsidP="003754C7">
            <w:pPr>
              <w:rPr>
                <w:rFonts w:ascii="Calibri" w:hAnsi="Calibri" w:cs="Calibri"/>
                <w:sz w:val="16"/>
                <w:szCs w:val="16"/>
              </w:rPr>
            </w:pPr>
            <w:r w:rsidRPr="006011DC">
              <w:rPr>
                <w:rFonts w:ascii="Calibri" w:hAnsi="Calibri" w:cs="Calibri"/>
                <w:sz w:val="16"/>
                <w:szCs w:val="16"/>
              </w:rPr>
              <w:t>customer selects the tick-box to provide SIMAH consent, which is used to retrieve the credit information of the customer.</w:t>
            </w:r>
          </w:p>
          <w:p w14:paraId="50363FCC" w14:textId="77777777" w:rsidR="00427174" w:rsidRPr="006011DC" w:rsidRDefault="00427174" w:rsidP="003754C7">
            <w:pPr>
              <w:rPr>
                <w:rFonts w:ascii="Calibri" w:hAnsi="Calibri" w:cs="Calibri"/>
                <w:sz w:val="16"/>
                <w:szCs w:val="16"/>
              </w:rPr>
            </w:pPr>
            <w:r w:rsidRPr="006011DC">
              <w:rPr>
                <w:rFonts w:ascii="Calibri" w:hAnsi="Calibri" w:cs="Calibri"/>
                <w:sz w:val="16"/>
                <w:szCs w:val="16"/>
              </w:rPr>
              <w:t>In case of branch journey user will select the check box and upload consent of customer</w:t>
            </w:r>
          </w:p>
        </w:tc>
      </w:tr>
      <w:tr w:rsidR="00427174" w:rsidRPr="006011DC" w14:paraId="39F0E1FA" w14:textId="77777777" w:rsidTr="003754C7">
        <w:trPr>
          <w:trHeight w:val="61"/>
          <w:jc w:val="center"/>
        </w:trPr>
        <w:tc>
          <w:tcPr>
            <w:tcW w:w="1214" w:type="dxa"/>
            <w:shd w:val="clear" w:color="auto" w:fill="FFFFFF" w:themeFill="background1"/>
          </w:tcPr>
          <w:p w14:paraId="760A39E4" w14:textId="77777777" w:rsidR="00427174" w:rsidRPr="006011DC" w:rsidRDefault="00427174" w:rsidP="003754C7">
            <w:pPr>
              <w:pStyle w:val="wordsection1"/>
              <w:spacing w:before="0" w:beforeAutospacing="0" w:after="0" w:afterAutospacing="0"/>
              <w:rPr>
                <w:rFonts w:ascii="Calibri" w:hAnsi="Calibri" w:cs="Calibri"/>
                <w:b/>
                <w:color w:val="1F497D"/>
                <w:sz w:val="16"/>
                <w:szCs w:val="16"/>
              </w:rPr>
            </w:pPr>
            <w:r w:rsidRPr="006011DC">
              <w:rPr>
                <w:rFonts w:ascii="Calibri" w:hAnsi="Calibri" w:cs="Calibri"/>
                <w:b/>
                <w:color w:val="1F497D"/>
                <w:sz w:val="16"/>
                <w:szCs w:val="16"/>
              </w:rPr>
              <w:t>Upload Documents</w:t>
            </w:r>
          </w:p>
        </w:tc>
        <w:tc>
          <w:tcPr>
            <w:tcW w:w="1214" w:type="dxa"/>
            <w:shd w:val="clear" w:color="auto" w:fill="FFFFFF" w:themeFill="background1"/>
          </w:tcPr>
          <w:p w14:paraId="015BE056" w14:textId="77777777" w:rsidR="00427174" w:rsidRPr="006011DC" w:rsidRDefault="00427174" w:rsidP="003754C7">
            <w:pPr>
              <w:pStyle w:val="wordsection1"/>
              <w:spacing w:before="0" w:beforeAutospacing="0" w:after="0" w:afterAutospacing="0"/>
              <w:rPr>
                <w:rFonts w:ascii="Calibri" w:hAnsi="Calibri" w:cs="Calibri"/>
                <w:bCs/>
                <w:color w:val="1F497D"/>
                <w:sz w:val="16"/>
                <w:szCs w:val="16"/>
              </w:rPr>
            </w:pPr>
            <w:r w:rsidRPr="006011DC">
              <w:rPr>
                <w:rFonts w:ascii="Calibri" w:hAnsi="Calibri" w:cs="Calibri"/>
                <w:bCs/>
                <w:color w:val="1F497D"/>
                <w:sz w:val="16"/>
                <w:szCs w:val="16"/>
              </w:rPr>
              <w:t>Newgen LOS</w:t>
            </w:r>
          </w:p>
          <w:p w14:paraId="3CB9E423" w14:textId="77777777" w:rsidR="00427174" w:rsidRPr="006011DC" w:rsidRDefault="00427174" w:rsidP="003754C7">
            <w:pPr>
              <w:pStyle w:val="wordsection1"/>
              <w:spacing w:before="0" w:beforeAutospacing="0" w:after="0" w:afterAutospacing="0"/>
              <w:rPr>
                <w:rFonts w:ascii="Calibri" w:hAnsi="Calibri" w:cs="Calibri"/>
                <w:bCs/>
                <w:color w:val="1F497D"/>
                <w:sz w:val="16"/>
                <w:szCs w:val="16"/>
              </w:rPr>
            </w:pPr>
            <w:r w:rsidRPr="006011DC">
              <w:rPr>
                <w:rFonts w:ascii="Calibri" w:hAnsi="Calibri" w:cs="Calibri"/>
                <w:bCs/>
                <w:color w:val="1F497D"/>
                <w:sz w:val="16"/>
                <w:szCs w:val="16"/>
              </w:rPr>
              <w:t>Emkan Mobile Application</w:t>
            </w:r>
          </w:p>
        </w:tc>
        <w:tc>
          <w:tcPr>
            <w:tcW w:w="1874" w:type="dxa"/>
            <w:shd w:val="clear" w:color="auto" w:fill="FFFFFF" w:themeFill="background1"/>
          </w:tcPr>
          <w:p w14:paraId="4271E297" w14:textId="77777777" w:rsidR="00427174" w:rsidRPr="006011DC" w:rsidRDefault="00427174" w:rsidP="003754C7">
            <w:pPr>
              <w:spacing w:before="120" w:after="120"/>
              <w:rPr>
                <w:rFonts w:ascii="Calibri" w:eastAsia="Calibri" w:hAnsi="Calibri" w:cs="Calibri"/>
                <w:bCs/>
                <w:color w:val="1F497D"/>
                <w:sz w:val="16"/>
                <w:szCs w:val="16"/>
                <w:lang w:val="en-US"/>
              </w:rPr>
            </w:pPr>
            <w:r w:rsidRPr="006011DC">
              <w:rPr>
                <w:rFonts w:ascii="Calibri" w:eastAsia="Calibri" w:hAnsi="Calibri" w:cs="Calibri"/>
                <w:bCs/>
                <w:color w:val="1F497D"/>
                <w:sz w:val="16"/>
                <w:szCs w:val="16"/>
                <w:lang w:val="en-US"/>
              </w:rPr>
              <w:t>Branch – User manually Input in LOS</w:t>
            </w:r>
          </w:p>
          <w:p w14:paraId="260E91ED" w14:textId="77777777" w:rsidR="00427174" w:rsidRPr="006011DC" w:rsidRDefault="00427174" w:rsidP="003754C7">
            <w:pPr>
              <w:spacing w:before="120" w:after="120"/>
              <w:rPr>
                <w:rFonts w:ascii="Calibri" w:eastAsia="Calibri" w:hAnsi="Calibri" w:cs="Calibri"/>
                <w:bCs/>
                <w:color w:val="1F497D"/>
                <w:sz w:val="16"/>
                <w:szCs w:val="16"/>
                <w:lang w:val="en-US"/>
              </w:rPr>
            </w:pPr>
            <w:r w:rsidRPr="006011DC">
              <w:rPr>
                <w:rFonts w:ascii="Calibri" w:eastAsia="Calibri" w:hAnsi="Calibri" w:cs="Calibri"/>
                <w:bCs/>
                <w:color w:val="1F497D"/>
                <w:sz w:val="16"/>
                <w:szCs w:val="16"/>
                <w:lang w:val="en-US"/>
              </w:rPr>
              <w:t>Digital – Application unique reference</w:t>
            </w:r>
          </w:p>
          <w:p w14:paraId="1800E720" w14:textId="77777777" w:rsidR="00427174" w:rsidRPr="006011DC" w:rsidRDefault="00427174" w:rsidP="003754C7">
            <w:pPr>
              <w:spacing w:before="120" w:after="120"/>
              <w:rPr>
                <w:rFonts w:ascii="Calibri" w:eastAsia="Calibri" w:hAnsi="Calibri" w:cs="Calibri"/>
                <w:bCs/>
                <w:color w:val="1F497D"/>
                <w:sz w:val="16"/>
                <w:szCs w:val="16"/>
                <w:lang w:val="en-US"/>
              </w:rPr>
            </w:pPr>
            <w:r w:rsidRPr="006011DC">
              <w:rPr>
                <w:rFonts w:ascii="Calibri" w:eastAsia="Calibri" w:hAnsi="Calibri" w:cs="Calibri"/>
                <w:bCs/>
                <w:color w:val="1F497D"/>
                <w:sz w:val="16"/>
                <w:szCs w:val="16"/>
                <w:lang w:val="en-US"/>
              </w:rPr>
              <w:t>Mandatory Document ID</w:t>
            </w:r>
          </w:p>
        </w:tc>
        <w:tc>
          <w:tcPr>
            <w:tcW w:w="1664" w:type="dxa"/>
            <w:shd w:val="clear" w:color="auto" w:fill="FFFFFF" w:themeFill="background1"/>
          </w:tcPr>
          <w:p w14:paraId="75AF68AD" w14:textId="77777777" w:rsidR="00427174" w:rsidRPr="006011DC" w:rsidRDefault="00427174" w:rsidP="003754C7">
            <w:pPr>
              <w:spacing w:after="60"/>
              <w:rPr>
                <w:rFonts w:ascii="Calibri" w:hAnsi="Calibri" w:cs="Calibri"/>
                <w:sz w:val="16"/>
                <w:szCs w:val="16"/>
              </w:rPr>
            </w:pPr>
            <w:r w:rsidRPr="006011DC">
              <w:rPr>
                <w:rFonts w:ascii="Calibri" w:hAnsi="Calibri" w:cs="Calibri"/>
                <w:sz w:val="16"/>
                <w:szCs w:val="16"/>
              </w:rPr>
              <w:t>Customer/User will Upload the mandatory document</w:t>
            </w:r>
          </w:p>
        </w:tc>
        <w:tc>
          <w:tcPr>
            <w:tcW w:w="1027" w:type="dxa"/>
            <w:shd w:val="clear" w:color="auto" w:fill="FFFFFF" w:themeFill="background1"/>
          </w:tcPr>
          <w:p w14:paraId="654F9B93" w14:textId="77777777" w:rsidR="00427174" w:rsidRPr="006011DC" w:rsidRDefault="00427174" w:rsidP="003754C7">
            <w:pPr>
              <w:spacing w:after="60" w:line="256" w:lineRule="auto"/>
              <w:rPr>
                <w:rFonts w:ascii="Calibri" w:hAnsi="Calibri" w:cs="Calibri"/>
                <w:sz w:val="16"/>
                <w:szCs w:val="16"/>
                <w:lang w:val="de-DE"/>
              </w:rPr>
            </w:pPr>
          </w:p>
        </w:tc>
        <w:tc>
          <w:tcPr>
            <w:tcW w:w="3639" w:type="dxa"/>
            <w:shd w:val="clear" w:color="auto" w:fill="FFFFFF" w:themeFill="background1"/>
          </w:tcPr>
          <w:p w14:paraId="3A103171" w14:textId="77777777" w:rsidR="00427174" w:rsidRPr="006011DC" w:rsidRDefault="00427174" w:rsidP="003754C7">
            <w:pPr>
              <w:rPr>
                <w:rFonts w:ascii="Calibri" w:hAnsi="Calibri" w:cs="Calibri"/>
                <w:sz w:val="16"/>
                <w:szCs w:val="16"/>
              </w:rPr>
            </w:pPr>
            <w:r w:rsidRPr="006011DC">
              <w:rPr>
                <w:rFonts w:ascii="Calibri" w:hAnsi="Calibri" w:cs="Calibri"/>
                <w:sz w:val="16"/>
                <w:szCs w:val="16"/>
              </w:rPr>
              <w:t>Newgen should display the mandatory and optional documents that are required.</w:t>
            </w:r>
          </w:p>
          <w:tbl>
            <w:tblPr>
              <w:tblStyle w:val="TableGrid"/>
              <w:tblW w:w="5510" w:type="dxa"/>
              <w:tblLayout w:type="fixed"/>
              <w:tblLook w:val="04A0" w:firstRow="1" w:lastRow="0" w:firstColumn="1" w:lastColumn="0" w:noHBand="0" w:noVBand="1"/>
            </w:tblPr>
            <w:tblGrid>
              <w:gridCol w:w="259"/>
              <w:gridCol w:w="1275"/>
              <w:gridCol w:w="3976"/>
            </w:tblGrid>
            <w:tr w:rsidR="00427174" w:rsidRPr="006011DC" w14:paraId="6BC21937" w14:textId="77777777" w:rsidTr="003754C7">
              <w:tc>
                <w:tcPr>
                  <w:tcW w:w="259" w:type="dxa"/>
                </w:tcPr>
                <w:p w14:paraId="1A458A21" w14:textId="77777777" w:rsidR="00427174" w:rsidRPr="006011DC" w:rsidRDefault="00427174" w:rsidP="003754C7">
                  <w:pPr>
                    <w:rPr>
                      <w:rFonts w:ascii="Calibri" w:hAnsi="Calibri" w:cs="Calibri"/>
                      <w:sz w:val="16"/>
                      <w:szCs w:val="16"/>
                    </w:rPr>
                  </w:pPr>
                  <w:r w:rsidRPr="006011DC">
                    <w:rPr>
                      <w:rFonts w:ascii="Calibri" w:hAnsi="Calibri" w:cs="Calibri"/>
                      <w:sz w:val="16"/>
                      <w:szCs w:val="16"/>
                    </w:rPr>
                    <w:t>1</w:t>
                  </w:r>
                </w:p>
              </w:tc>
              <w:tc>
                <w:tcPr>
                  <w:tcW w:w="1275" w:type="dxa"/>
                </w:tcPr>
                <w:p w14:paraId="78D0D1CD" w14:textId="77777777" w:rsidR="00427174" w:rsidRPr="006011DC" w:rsidRDefault="00427174" w:rsidP="003754C7">
                  <w:pPr>
                    <w:rPr>
                      <w:rFonts w:ascii="Calibri" w:hAnsi="Calibri" w:cs="Calibri"/>
                      <w:sz w:val="16"/>
                      <w:szCs w:val="16"/>
                    </w:rPr>
                  </w:pPr>
                  <w:r w:rsidRPr="006011DC">
                    <w:rPr>
                      <w:rFonts w:ascii="Calibri" w:hAnsi="Calibri" w:cs="Calibri"/>
                      <w:sz w:val="16"/>
                      <w:szCs w:val="16"/>
                    </w:rPr>
                    <w:t>Application Form</w:t>
                  </w:r>
                </w:p>
              </w:tc>
              <w:tc>
                <w:tcPr>
                  <w:tcW w:w="3976" w:type="dxa"/>
                </w:tcPr>
                <w:p w14:paraId="7E0DA00D" w14:textId="77777777" w:rsidR="00427174" w:rsidRPr="006011DC" w:rsidRDefault="00427174" w:rsidP="003754C7">
                  <w:pPr>
                    <w:rPr>
                      <w:rFonts w:ascii="Calibri" w:hAnsi="Calibri" w:cs="Calibri"/>
                      <w:sz w:val="16"/>
                      <w:szCs w:val="16"/>
                    </w:rPr>
                  </w:pPr>
                  <w:r w:rsidRPr="006011DC">
                    <w:rPr>
                      <w:rFonts w:ascii="Calibri" w:hAnsi="Calibri" w:cs="Calibri"/>
                      <w:sz w:val="16"/>
                      <w:szCs w:val="16"/>
                    </w:rPr>
                    <w:t xml:space="preserve">Non- mandatory </w:t>
                  </w:r>
                </w:p>
              </w:tc>
            </w:tr>
            <w:tr w:rsidR="00427174" w:rsidRPr="006011DC" w14:paraId="59DC8246" w14:textId="77777777" w:rsidTr="003754C7">
              <w:tc>
                <w:tcPr>
                  <w:tcW w:w="259" w:type="dxa"/>
                </w:tcPr>
                <w:p w14:paraId="104E54FC" w14:textId="77777777" w:rsidR="00427174" w:rsidRPr="006011DC" w:rsidRDefault="00427174" w:rsidP="003754C7">
                  <w:pPr>
                    <w:rPr>
                      <w:rFonts w:ascii="Calibri" w:hAnsi="Calibri" w:cs="Calibri"/>
                      <w:sz w:val="16"/>
                      <w:szCs w:val="16"/>
                    </w:rPr>
                  </w:pPr>
                  <w:r w:rsidRPr="006011DC">
                    <w:rPr>
                      <w:rFonts w:ascii="Calibri" w:hAnsi="Calibri" w:cs="Calibri"/>
                      <w:sz w:val="16"/>
                      <w:szCs w:val="16"/>
                    </w:rPr>
                    <w:t>2</w:t>
                  </w:r>
                </w:p>
              </w:tc>
              <w:tc>
                <w:tcPr>
                  <w:tcW w:w="1275" w:type="dxa"/>
                </w:tcPr>
                <w:p w14:paraId="281F00B8" w14:textId="77777777" w:rsidR="00427174" w:rsidRPr="006011DC" w:rsidRDefault="00427174" w:rsidP="003754C7">
                  <w:pPr>
                    <w:rPr>
                      <w:rFonts w:ascii="Calibri" w:hAnsi="Calibri" w:cs="Calibri"/>
                      <w:sz w:val="16"/>
                      <w:szCs w:val="16"/>
                    </w:rPr>
                  </w:pPr>
                  <w:r w:rsidRPr="006011DC">
                    <w:rPr>
                      <w:rFonts w:ascii="Calibri" w:hAnsi="Calibri" w:cs="Calibri"/>
                      <w:sz w:val="16"/>
                      <w:szCs w:val="16"/>
                    </w:rPr>
                    <w:t xml:space="preserve">GOSI certificate </w:t>
                  </w:r>
                </w:p>
              </w:tc>
              <w:tc>
                <w:tcPr>
                  <w:tcW w:w="3976" w:type="dxa"/>
                </w:tcPr>
                <w:p w14:paraId="486B5D06" w14:textId="77777777" w:rsidR="00427174" w:rsidRPr="006011DC" w:rsidRDefault="00427174" w:rsidP="003754C7">
                  <w:pPr>
                    <w:rPr>
                      <w:rFonts w:ascii="Calibri" w:hAnsi="Calibri" w:cs="Calibri"/>
                      <w:sz w:val="16"/>
                      <w:szCs w:val="16"/>
                    </w:rPr>
                  </w:pPr>
                  <w:r w:rsidRPr="006011DC">
                    <w:rPr>
                      <w:rFonts w:ascii="Calibri" w:hAnsi="Calibri" w:cs="Calibri"/>
                      <w:sz w:val="16"/>
                      <w:szCs w:val="16"/>
                    </w:rPr>
                    <w:t xml:space="preserve">Non- mandatory </w:t>
                  </w:r>
                </w:p>
              </w:tc>
            </w:tr>
            <w:tr w:rsidR="00427174" w:rsidRPr="006011DC" w14:paraId="7F185770" w14:textId="77777777" w:rsidTr="003754C7">
              <w:tc>
                <w:tcPr>
                  <w:tcW w:w="259" w:type="dxa"/>
                </w:tcPr>
                <w:p w14:paraId="7B7EA220" w14:textId="77777777" w:rsidR="00427174" w:rsidRPr="006011DC" w:rsidRDefault="00427174" w:rsidP="003754C7">
                  <w:pPr>
                    <w:rPr>
                      <w:rFonts w:ascii="Calibri" w:hAnsi="Calibri" w:cs="Calibri"/>
                      <w:sz w:val="16"/>
                      <w:szCs w:val="16"/>
                    </w:rPr>
                  </w:pPr>
                  <w:r w:rsidRPr="006011DC">
                    <w:rPr>
                      <w:rFonts w:ascii="Calibri" w:hAnsi="Calibri" w:cs="Calibri"/>
                      <w:sz w:val="16"/>
                      <w:szCs w:val="16"/>
                    </w:rPr>
                    <w:t>3</w:t>
                  </w:r>
                </w:p>
              </w:tc>
              <w:tc>
                <w:tcPr>
                  <w:tcW w:w="1275" w:type="dxa"/>
                </w:tcPr>
                <w:p w14:paraId="441E98A4" w14:textId="77777777" w:rsidR="00427174" w:rsidRPr="006011DC" w:rsidRDefault="00427174" w:rsidP="003754C7">
                  <w:pPr>
                    <w:rPr>
                      <w:rFonts w:ascii="Calibri" w:hAnsi="Calibri" w:cs="Calibri"/>
                      <w:sz w:val="16"/>
                      <w:szCs w:val="16"/>
                    </w:rPr>
                  </w:pPr>
                  <w:r w:rsidRPr="006011DC">
                    <w:rPr>
                      <w:rFonts w:ascii="Calibri" w:hAnsi="Calibri" w:cs="Calibri"/>
                      <w:sz w:val="16"/>
                      <w:szCs w:val="16"/>
                    </w:rPr>
                    <w:t xml:space="preserve">National ID / IQAMA ID </w:t>
                  </w:r>
                </w:p>
              </w:tc>
              <w:tc>
                <w:tcPr>
                  <w:tcW w:w="3976" w:type="dxa"/>
                </w:tcPr>
                <w:p w14:paraId="64D29E86" w14:textId="77777777" w:rsidR="00427174" w:rsidRPr="006011DC" w:rsidRDefault="00427174" w:rsidP="003754C7">
                  <w:pPr>
                    <w:rPr>
                      <w:rFonts w:ascii="Calibri" w:hAnsi="Calibri" w:cs="Calibri"/>
                      <w:sz w:val="16"/>
                      <w:szCs w:val="16"/>
                    </w:rPr>
                  </w:pPr>
                  <w:r w:rsidRPr="006011DC">
                    <w:rPr>
                      <w:rFonts w:ascii="Calibri" w:hAnsi="Calibri" w:cs="Calibri"/>
                      <w:sz w:val="16"/>
                      <w:szCs w:val="16"/>
                    </w:rPr>
                    <w:t>Mandatory</w:t>
                  </w:r>
                </w:p>
              </w:tc>
            </w:tr>
          </w:tbl>
          <w:p w14:paraId="63DF5EF1" w14:textId="77777777" w:rsidR="00427174" w:rsidRPr="006011DC" w:rsidRDefault="00427174" w:rsidP="003754C7">
            <w:pPr>
              <w:rPr>
                <w:rFonts w:ascii="Calibri" w:hAnsi="Calibri" w:cs="Calibri"/>
                <w:sz w:val="16"/>
                <w:szCs w:val="16"/>
              </w:rPr>
            </w:pPr>
            <w:r w:rsidRPr="006011DC">
              <w:rPr>
                <w:rFonts w:ascii="Calibri" w:hAnsi="Calibri" w:cs="Calibri"/>
                <w:sz w:val="16"/>
                <w:szCs w:val="16"/>
              </w:rPr>
              <w:t>In case any mandatory document is missing, the system should be able to share an error message with the customer</w:t>
            </w:r>
          </w:p>
          <w:p w14:paraId="0B4A3C1D" w14:textId="77777777" w:rsidR="00427174" w:rsidRPr="006011DC" w:rsidRDefault="00427174" w:rsidP="003754C7">
            <w:pPr>
              <w:rPr>
                <w:rFonts w:ascii="Calibri" w:hAnsi="Calibri" w:cs="Calibri"/>
                <w:sz w:val="16"/>
                <w:szCs w:val="16"/>
              </w:rPr>
            </w:pPr>
            <w:r w:rsidRPr="006011DC">
              <w:rPr>
                <w:rFonts w:ascii="Calibri" w:hAnsi="Calibri" w:cs="Calibri"/>
                <w:sz w:val="16"/>
                <w:szCs w:val="16"/>
              </w:rPr>
              <w:t>Documents will save at application level in LOS</w:t>
            </w:r>
          </w:p>
        </w:tc>
      </w:tr>
    </w:tbl>
    <w:p w14:paraId="691A0B8F" w14:textId="77777777" w:rsidR="00427174" w:rsidRDefault="00427174" w:rsidP="00427174">
      <w:pPr>
        <w:rPr>
          <w:rFonts w:ascii="Calibri" w:hAnsi="Calibri" w:cs="Calibri"/>
          <w:lang w:eastAsia="en-IN"/>
        </w:rPr>
      </w:pPr>
    </w:p>
    <w:p w14:paraId="273A61B0" w14:textId="77777777" w:rsidR="00427174" w:rsidRPr="006011DC" w:rsidRDefault="00427174" w:rsidP="00427174">
      <w:pPr>
        <w:spacing w:before="100" w:after="200" w:line="276" w:lineRule="auto"/>
        <w:rPr>
          <w:rFonts w:ascii="Calibri" w:hAnsi="Calibri" w:cs="Calibri"/>
          <w:lang w:eastAsia="en-IN"/>
        </w:rPr>
      </w:pPr>
      <w:r>
        <w:rPr>
          <w:rFonts w:ascii="Calibri" w:hAnsi="Calibri" w:cs="Calibri"/>
          <w:lang w:eastAsia="en-IN"/>
        </w:rPr>
        <w:br w:type="page"/>
      </w:r>
    </w:p>
    <w:p w14:paraId="05C276A1" w14:textId="77777777" w:rsidR="00427174" w:rsidRPr="006011DC" w:rsidRDefault="00427174" w:rsidP="00427174">
      <w:pPr>
        <w:pStyle w:val="Heading3"/>
        <w:rPr>
          <w:b w:val="0"/>
          <w:bCs/>
        </w:rPr>
      </w:pPr>
      <w:bookmarkStart w:id="198" w:name="_Toc170993511"/>
      <w:bookmarkStart w:id="199" w:name="_Toc174309711"/>
      <w:r>
        <w:lastRenderedPageBreak/>
        <w:t>Credit Decisioning-</w:t>
      </w:r>
      <w:r w:rsidRPr="006011DC">
        <w:t xml:space="preserve"> Check by Qarar</w:t>
      </w:r>
      <w:bookmarkEnd w:id="198"/>
      <w:bookmarkEnd w:id="199"/>
    </w:p>
    <w:p w14:paraId="744A60A5" w14:textId="77777777" w:rsidR="005D6792" w:rsidRPr="000C5124" w:rsidRDefault="005D6792" w:rsidP="005D6792">
      <w:pPr>
        <w:rPr>
          <w:rFonts w:ascii="Calibri" w:hAnsi="Calibri" w:cs="Calibri"/>
          <w:b/>
          <w:bCs/>
          <w:color w:val="ED7D31" w:themeColor="accent2"/>
          <w:sz w:val="20"/>
          <w:u w:val="single"/>
          <w:lang w:eastAsia="en-IN"/>
        </w:rPr>
      </w:pPr>
      <w:r w:rsidRPr="00EA3CEC">
        <w:rPr>
          <w:rFonts w:ascii="Calibri" w:hAnsi="Calibri" w:cs="Calibri"/>
          <w:b/>
          <w:bCs/>
          <w:color w:val="ED7D31" w:themeColor="accent2"/>
          <w:sz w:val="20"/>
          <w:u w:val="single"/>
          <w:lang w:eastAsia="en-IN"/>
        </w:rPr>
        <w:t>BRD (</w:t>
      </w:r>
      <w:r w:rsidRPr="00D76E3D">
        <w:rPr>
          <w:rFonts w:ascii="Calibri" w:hAnsi="Calibri" w:cs="Calibri"/>
          <w:b/>
          <w:bCs/>
          <w:color w:val="ED7D31" w:themeColor="accent2"/>
          <w:sz w:val="20"/>
          <w:u w:val="single"/>
          <w:lang w:eastAsia="en-IN"/>
        </w:rPr>
        <w:t>BRD02-27, BRD02-30, BRD02-31, BRD02-32, BRD02-33, BRD02-34</w:t>
      </w:r>
      <w:r>
        <w:rPr>
          <w:rFonts w:ascii="Calibri" w:hAnsi="Calibri" w:cs="Calibri"/>
          <w:b/>
          <w:bCs/>
          <w:color w:val="ED7D31" w:themeColor="accent2"/>
          <w:sz w:val="20"/>
          <w:u w:val="single"/>
          <w:lang w:eastAsia="en-IN"/>
        </w:rPr>
        <w:t xml:space="preserve">, </w:t>
      </w:r>
      <w:r w:rsidRPr="00AB5B25">
        <w:rPr>
          <w:rFonts w:ascii="Calibri" w:hAnsi="Calibri" w:cs="Calibri"/>
          <w:b/>
          <w:bCs/>
          <w:color w:val="ED7D31" w:themeColor="accent2"/>
          <w:sz w:val="20"/>
          <w:u w:val="single"/>
          <w:lang w:eastAsia="en-IN"/>
        </w:rPr>
        <w:t>BRD02-36, BRD02-39, BRD02-42, BRD02-44</w:t>
      </w:r>
      <w:r w:rsidRPr="00EA3CEC">
        <w:rPr>
          <w:rFonts w:ascii="Calibri" w:hAnsi="Calibri" w:cs="Calibri"/>
          <w:b/>
          <w:bCs/>
          <w:color w:val="ED7D31" w:themeColor="accent2"/>
          <w:sz w:val="20"/>
          <w:u w:val="single"/>
          <w:lang w:eastAsia="en-IN"/>
        </w:rPr>
        <w:t>)</w:t>
      </w:r>
    </w:p>
    <w:p w14:paraId="5D8FE4D3" w14:textId="646A8CA8" w:rsidR="005D6792" w:rsidRDefault="005D6792" w:rsidP="005D6792">
      <w:pPr>
        <w:ind w:left="360"/>
        <w:rPr>
          <w:rFonts w:ascii="Calibri" w:hAnsi="Calibri" w:cs="Calibri"/>
          <w:lang w:val="en-US" w:eastAsia="en-IN"/>
        </w:rPr>
      </w:pPr>
      <w:r w:rsidRPr="00A4791B">
        <w:rPr>
          <w:i/>
          <w:iCs/>
          <w:u w:val="single"/>
          <w:lang w:val="en-US" w:eastAsia="en-IN"/>
        </w:rPr>
        <w:t>Above mentioned BRD links will cover the Data Entry stage on both Mobile and Branch Journey.</w:t>
      </w:r>
    </w:p>
    <w:p w14:paraId="104DC23A" w14:textId="0F4ED00B" w:rsidR="00427174" w:rsidRPr="006011DC" w:rsidRDefault="00427174" w:rsidP="00427174">
      <w:pPr>
        <w:ind w:left="360"/>
        <w:rPr>
          <w:rFonts w:ascii="Calibri" w:hAnsi="Calibri" w:cs="Calibri"/>
          <w:lang w:val="en-US" w:eastAsia="en-IN"/>
        </w:rPr>
      </w:pPr>
      <w:r w:rsidRPr="006011DC">
        <w:rPr>
          <w:rFonts w:ascii="Calibri" w:hAnsi="Calibri" w:cs="Calibri"/>
          <w:lang w:val="en-US" w:eastAsia="en-IN"/>
        </w:rPr>
        <w:t>At this stage LOS will trigger the Qarar system to fetch the customer eligibility as well as the customer eligible for which sub product.</w:t>
      </w:r>
    </w:p>
    <w:p w14:paraId="1220E657" w14:textId="77777777" w:rsidR="00427174" w:rsidRPr="006011DC" w:rsidRDefault="00427174" w:rsidP="00427174">
      <w:pPr>
        <w:rPr>
          <w:rFonts w:ascii="Calibri" w:hAnsi="Calibri" w:cs="Calibri"/>
          <w:lang w:val="en-US" w:eastAsia="en-IN"/>
        </w:rPr>
      </w:pPr>
    </w:p>
    <w:p w14:paraId="13316516" w14:textId="77777777" w:rsidR="00427174" w:rsidRDefault="00427174" w:rsidP="00427174">
      <w:pPr>
        <w:keepNext/>
        <w:jc w:val="center"/>
      </w:pPr>
      <w:r>
        <w:rPr>
          <w:rFonts w:ascii="Calibri" w:hAnsi="Calibri" w:cs="Calibri"/>
          <w:noProof/>
          <w:lang w:val="en-US"/>
        </w:rPr>
        <w:drawing>
          <wp:inline distT="0" distB="0" distL="0" distR="0" wp14:anchorId="23E0E922" wp14:editId="4144E4B5">
            <wp:extent cx="6645910" cy="1767840"/>
            <wp:effectExtent l="0" t="0" r="0" b="0"/>
            <wp:docPr id="53" name="Picture 5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phone&#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645910" cy="1767840"/>
                    </a:xfrm>
                    <a:prstGeom prst="rect">
                      <a:avLst/>
                    </a:prstGeom>
                    <a:noFill/>
                    <a:ln>
                      <a:noFill/>
                    </a:ln>
                  </pic:spPr>
                </pic:pic>
              </a:graphicData>
            </a:graphic>
          </wp:inline>
        </w:drawing>
      </w:r>
    </w:p>
    <w:p w14:paraId="68FFA96C" w14:textId="77777777" w:rsidR="00427174" w:rsidRDefault="00427174" w:rsidP="00427174">
      <w:pPr>
        <w:pStyle w:val="Caption"/>
        <w:jc w:val="center"/>
        <w:rPr>
          <w:sz w:val="24"/>
          <w:szCs w:val="24"/>
        </w:rPr>
      </w:pPr>
      <w:bookmarkStart w:id="200" w:name="_Toc171427851"/>
      <w:r>
        <w:t xml:space="preserve">Figure </w:t>
      </w:r>
      <w:fldSimple w:instr=" SEQ Figure \* ARABIC ">
        <w:r>
          <w:rPr>
            <w:noProof/>
          </w:rPr>
          <w:t>37</w:t>
        </w:r>
      </w:fldSimple>
      <w:r>
        <w:rPr>
          <w:lang w:val="en-US"/>
        </w:rPr>
        <w:t xml:space="preserve"> </w:t>
      </w:r>
      <w:r w:rsidRPr="00D620DC">
        <w:rPr>
          <w:lang w:val="en-US"/>
        </w:rPr>
        <w:t>Credit Decisioning</w:t>
      </w:r>
      <w:r>
        <w:rPr>
          <w:lang w:val="en-US"/>
        </w:rPr>
        <w:t xml:space="preserve"> RF</w:t>
      </w:r>
      <w:bookmarkEnd w:id="200"/>
    </w:p>
    <w:p w14:paraId="3313896C" w14:textId="77777777" w:rsidR="00427174" w:rsidRPr="006011DC" w:rsidRDefault="00427174" w:rsidP="00427174">
      <w:pPr>
        <w:jc w:val="center"/>
        <w:rPr>
          <w:rFonts w:ascii="Calibri" w:hAnsi="Calibri" w:cs="Calibri"/>
          <w:lang w:val="en-US" w:eastAsia="en-IN"/>
        </w:rPr>
      </w:pPr>
    </w:p>
    <w:p w14:paraId="0F8BD160" w14:textId="77777777" w:rsidR="00427174" w:rsidRPr="003E6FBC" w:rsidRDefault="00427174" w:rsidP="00427174">
      <w:pPr>
        <w:jc w:val="center"/>
        <w:rPr>
          <w:rFonts w:ascii="Calibri" w:hAnsi="Calibri" w:cs="Calibri"/>
        </w:rPr>
      </w:pPr>
      <w:r w:rsidRPr="006011DC">
        <w:rPr>
          <w:rFonts w:ascii="Calibri" w:hAnsi="Calibri" w:cs="Calibri"/>
          <w:i/>
          <w:iCs/>
          <w:sz w:val="18"/>
          <w:szCs w:val="18"/>
          <w:lang w:val="en-US" w:eastAsia="en-IN"/>
        </w:rPr>
        <w:t xml:space="preserve">Figure </w:t>
      </w:r>
      <w:r>
        <w:rPr>
          <w:rFonts w:ascii="Calibri" w:hAnsi="Calibri" w:cs="Calibri"/>
          <w:i/>
          <w:iCs/>
          <w:sz w:val="18"/>
          <w:szCs w:val="18"/>
          <w:lang w:val="en-US" w:eastAsia="en-IN"/>
        </w:rPr>
        <w:t>10</w:t>
      </w:r>
    </w:p>
    <w:tbl>
      <w:tblPr>
        <w:tblW w:w="106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214"/>
        <w:gridCol w:w="1214"/>
        <w:gridCol w:w="1874"/>
        <w:gridCol w:w="1664"/>
        <w:gridCol w:w="1027"/>
        <w:gridCol w:w="3639"/>
      </w:tblGrid>
      <w:tr w:rsidR="00427174" w:rsidRPr="006011DC" w14:paraId="34B5D8D5" w14:textId="77777777" w:rsidTr="003754C7">
        <w:trPr>
          <w:trHeight w:val="735"/>
          <w:jc w:val="center"/>
        </w:trPr>
        <w:tc>
          <w:tcPr>
            <w:tcW w:w="1214" w:type="dxa"/>
            <w:shd w:val="clear" w:color="auto" w:fill="E7E6E6" w:themeFill="background2"/>
            <w:vAlign w:val="center"/>
            <w:hideMark/>
          </w:tcPr>
          <w:p w14:paraId="01EBFAE3" w14:textId="77777777" w:rsidR="00427174" w:rsidRPr="006011DC" w:rsidRDefault="00427174" w:rsidP="003754C7">
            <w:pPr>
              <w:jc w:val="center"/>
              <w:rPr>
                <w:rFonts w:ascii="Calibri" w:hAnsi="Calibri" w:cs="Calibri"/>
                <w:b/>
                <w:bCs/>
                <w:color w:val="000000" w:themeColor="text1"/>
                <w:sz w:val="20"/>
                <w:lang w:val="de-DE"/>
              </w:rPr>
            </w:pPr>
            <w:r w:rsidRPr="006011DC">
              <w:rPr>
                <w:rFonts w:ascii="Calibri" w:hAnsi="Calibri" w:cs="Calibri"/>
                <w:b/>
                <w:bCs/>
                <w:color w:val="000000" w:themeColor="text1"/>
                <w:sz w:val="20"/>
                <w:lang w:val="de-DE"/>
              </w:rPr>
              <w:t>Action</w:t>
            </w:r>
          </w:p>
        </w:tc>
        <w:tc>
          <w:tcPr>
            <w:tcW w:w="1214" w:type="dxa"/>
            <w:shd w:val="clear" w:color="auto" w:fill="E7E6E6" w:themeFill="background2"/>
            <w:vAlign w:val="center"/>
            <w:hideMark/>
          </w:tcPr>
          <w:p w14:paraId="550493FB" w14:textId="77777777" w:rsidR="00427174" w:rsidRPr="006011DC" w:rsidRDefault="00427174" w:rsidP="003754C7">
            <w:pPr>
              <w:jc w:val="center"/>
              <w:rPr>
                <w:rFonts w:ascii="Calibri" w:hAnsi="Calibri" w:cs="Calibri"/>
                <w:b/>
                <w:bCs/>
                <w:color w:val="000000" w:themeColor="text1"/>
                <w:sz w:val="20"/>
                <w:lang w:val="de-DE"/>
              </w:rPr>
            </w:pPr>
            <w:r w:rsidRPr="006011DC">
              <w:rPr>
                <w:rFonts w:ascii="Calibri" w:hAnsi="Calibri" w:cs="Calibri"/>
                <w:b/>
                <w:bCs/>
                <w:color w:val="000000" w:themeColor="text1"/>
                <w:sz w:val="20"/>
                <w:lang w:val="de-DE"/>
              </w:rPr>
              <w:t>System Provider</w:t>
            </w:r>
          </w:p>
        </w:tc>
        <w:tc>
          <w:tcPr>
            <w:tcW w:w="1874" w:type="dxa"/>
            <w:shd w:val="clear" w:color="auto" w:fill="E7E6E6" w:themeFill="background2"/>
            <w:vAlign w:val="center"/>
            <w:hideMark/>
          </w:tcPr>
          <w:p w14:paraId="2BADE2E6" w14:textId="77777777" w:rsidR="00427174" w:rsidRPr="006011DC" w:rsidRDefault="00427174" w:rsidP="003754C7">
            <w:pPr>
              <w:jc w:val="center"/>
              <w:rPr>
                <w:rFonts w:ascii="Calibri" w:hAnsi="Calibri" w:cs="Calibri"/>
                <w:b/>
                <w:bCs/>
                <w:color w:val="000000" w:themeColor="text1"/>
                <w:sz w:val="20"/>
                <w:lang w:val="de-DE"/>
              </w:rPr>
            </w:pPr>
            <w:r w:rsidRPr="006011DC">
              <w:rPr>
                <w:rFonts w:ascii="Calibri" w:hAnsi="Calibri" w:cs="Calibri"/>
                <w:b/>
                <w:bCs/>
                <w:color w:val="000000" w:themeColor="text1"/>
                <w:sz w:val="20"/>
                <w:lang w:val="de-DE"/>
              </w:rPr>
              <w:t>Request</w:t>
            </w:r>
          </w:p>
        </w:tc>
        <w:tc>
          <w:tcPr>
            <w:tcW w:w="1664" w:type="dxa"/>
            <w:shd w:val="clear" w:color="auto" w:fill="E7E6E6" w:themeFill="background2"/>
            <w:vAlign w:val="center"/>
            <w:hideMark/>
          </w:tcPr>
          <w:p w14:paraId="48E64C73" w14:textId="77777777" w:rsidR="00427174" w:rsidRPr="006011DC" w:rsidRDefault="00427174" w:rsidP="003754C7">
            <w:pPr>
              <w:jc w:val="center"/>
              <w:rPr>
                <w:rFonts w:ascii="Calibri" w:hAnsi="Calibri" w:cs="Calibri"/>
                <w:b/>
                <w:bCs/>
                <w:color w:val="000000" w:themeColor="text1"/>
                <w:sz w:val="20"/>
                <w:lang w:val="de-DE"/>
              </w:rPr>
            </w:pPr>
            <w:r w:rsidRPr="006011DC">
              <w:rPr>
                <w:rFonts w:ascii="Calibri" w:hAnsi="Calibri" w:cs="Calibri"/>
                <w:b/>
                <w:bCs/>
                <w:color w:val="000000" w:themeColor="text1"/>
                <w:sz w:val="20"/>
                <w:lang w:val="de-DE"/>
              </w:rPr>
              <w:t>Response</w:t>
            </w:r>
          </w:p>
        </w:tc>
        <w:tc>
          <w:tcPr>
            <w:tcW w:w="1027" w:type="dxa"/>
            <w:shd w:val="clear" w:color="auto" w:fill="E7E6E6" w:themeFill="background2"/>
            <w:vAlign w:val="center"/>
          </w:tcPr>
          <w:p w14:paraId="460FA8C6" w14:textId="77777777" w:rsidR="00427174" w:rsidRPr="006011DC" w:rsidRDefault="00427174" w:rsidP="003754C7">
            <w:pPr>
              <w:jc w:val="center"/>
              <w:rPr>
                <w:rFonts w:ascii="Calibri" w:hAnsi="Calibri" w:cs="Calibri"/>
                <w:b/>
                <w:bCs/>
                <w:color w:val="000000" w:themeColor="text1"/>
                <w:sz w:val="20"/>
                <w:lang w:val="de-DE"/>
              </w:rPr>
            </w:pPr>
            <w:r w:rsidRPr="006011DC">
              <w:rPr>
                <w:rFonts w:ascii="Calibri" w:hAnsi="Calibri" w:cs="Calibri"/>
                <w:b/>
                <w:bCs/>
                <w:color w:val="000000" w:themeColor="text1"/>
                <w:sz w:val="20"/>
                <w:lang w:val="de-DE"/>
              </w:rPr>
              <w:t>Type</w:t>
            </w:r>
          </w:p>
        </w:tc>
        <w:tc>
          <w:tcPr>
            <w:tcW w:w="3639" w:type="dxa"/>
            <w:shd w:val="clear" w:color="auto" w:fill="E7E6E6" w:themeFill="background2"/>
            <w:vAlign w:val="center"/>
            <w:hideMark/>
          </w:tcPr>
          <w:p w14:paraId="61CA9B54" w14:textId="77777777" w:rsidR="00427174" w:rsidRPr="006011DC" w:rsidRDefault="00427174" w:rsidP="003754C7">
            <w:pPr>
              <w:jc w:val="center"/>
              <w:rPr>
                <w:rFonts w:ascii="Calibri" w:hAnsi="Calibri" w:cs="Calibri"/>
                <w:b/>
                <w:bCs/>
                <w:color w:val="000000" w:themeColor="text1"/>
                <w:sz w:val="20"/>
                <w:lang w:val="de-DE"/>
              </w:rPr>
            </w:pPr>
            <w:r w:rsidRPr="006011DC">
              <w:rPr>
                <w:rFonts w:ascii="Calibri" w:hAnsi="Calibri" w:cs="Calibri"/>
                <w:b/>
                <w:bCs/>
                <w:color w:val="000000" w:themeColor="text1"/>
                <w:sz w:val="20"/>
                <w:lang w:val="de-DE"/>
              </w:rPr>
              <w:t>Description</w:t>
            </w:r>
          </w:p>
        </w:tc>
      </w:tr>
      <w:tr w:rsidR="00427174" w:rsidRPr="006011DC" w14:paraId="23868182" w14:textId="77777777" w:rsidTr="003754C7">
        <w:trPr>
          <w:trHeight w:val="61"/>
          <w:jc w:val="center"/>
        </w:trPr>
        <w:tc>
          <w:tcPr>
            <w:tcW w:w="1214" w:type="dxa"/>
            <w:shd w:val="clear" w:color="auto" w:fill="FFFFFF" w:themeFill="background1"/>
          </w:tcPr>
          <w:p w14:paraId="3F4C2BC3" w14:textId="77777777" w:rsidR="00427174" w:rsidRPr="006011DC" w:rsidRDefault="00427174" w:rsidP="003754C7">
            <w:pPr>
              <w:pStyle w:val="wordsection1"/>
              <w:spacing w:before="0" w:beforeAutospacing="0" w:after="0" w:afterAutospacing="0"/>
              <w:rPr>
                <w:rFonts w:ascii="Calibri" w:hAnsi="Calibri" w:cs="Calibri"/>
                <w:b/>
                <w:color w:val="1F497D"/>
                <w:sz w:val="16"/>
                <w:szCs w:val="16"/>
              </w:rPr>
            </w:pPr>
            <w:r w:rsidRPr="006011DC">
              <w:rPr>
                <w:rFonts w:ascii="Calibri" w:hAnsi="Calibri" w:cs="Calibri"/>
                <w:b/>
                <w:color w:val="1F497D"/>
                <w:sz w:val="16"/>
                <w:szCs w:val="16"/>
              </w:rPr>
              <w:t xml:space="preserve">Request Qarar </w:t>
            </w:r>
          </w:p>
        </w:tc>
        <w:tc>
          <w:tcPr>
            <w:tcW w:w="1214" w:type="dxa"/>
            <w:shd w:val="clear" w:color="auto" w:fill="FFFFFF" w:themeFill="background1"/>
          </w:tcPr>
          <w:p w14:paraId="68379D25" w14:textId="77777777" w:rsidR="00427174" w:rsidRPr="006011DC" w:rsidRDefault="00427174" w:rsidP="003754C7">
            <w:pPr>
              <w:pStyle w:val="wordsection1"/>
              <w:spacing w:before="0" w:beforeAutospacing="0" w:after="0" w:afterAutospacing="0"/>
              <w:rPr>
                <w:rFonts w:ascii="Calibri" w:hAnsi="Calibri" w:cs="Calibri"/>
                <w:bCs/>
                <w:color w:val="1F497D"/>
                <w:sz w:val="16"/>
                <w:szCs w:val="16"/>
              </w:rPr>
            </w:pPr>
            <w:r w:rsidRPr="006011DC">
              <w:rPr>
                <w:rFonts w:ascii="Calibri" w:hAnsi="Calibri" w:cs="Calibri"/>
                <w:bCs/>
                <w:color w:val="1F497D"/>
                <w:sz w:val="16"/>
                <w:szCs w:val="16"/>
              </w:rPr>
              <w:t>Newgen LOS</w:t>
            </w:r>
          </w:p>
        </w:tc>
        <w:tc>
          <w:tcPr>
            <w:tcW w:w="1874" w:type="dxa"/>
            <w:shd w:val="clear" w:color="auto" w:fill="FFFFFF" w:themeFill="background1"/>
          </w:tcPr>
          <w:p w14:paraId="38949552" w14:textId="77777777" w:rsidR="00427174" w:rsidRPr="006011DC" w:rsidRDefault="00427174" w:rsidP="003754C7">
            <w:pPr>
              <w:spacing w:before="120" w:after="120"/>
              <w:rPr>
                <w:rFonts w:ascii="Calibri" w:hAnsi="Calibri" w:cs="Calibri"/>
                <w:sz w:val="16"/>
                <w:szCs w:val="16"/>
              </w:rPr>
            </w:pPr>
            <w:r w:rsidRPr="006011DC">
              <w:rPr>
                <w:rFonts w:ascii="Calibri" w:hAnsi="Calibri" w:cs="Calibri"/>
                <w:sz w:val="16"/>
                <w:szCs w:val="16"/>
              </w:rPr>
              <w:t>customer information gathered in the data entry stage</w:t>
            </w:r>
          </w:p>
          <w:p w14:paraId="37312E73" w14:textId="77777777" w:rsidR="00427174" w:rsidRPr="006011DC" w:rsidRDefault="00427174" w:rsidP="003754C7">
            <w:pPr>
              <w:spacing w:before="120" w:after="120"/>
              <w:rPr>
                <w:rFonts w:ascii="Calibri" w:eastAsia="Calibri" w:hAnsi="Calibri" w:cs="Calibri"/>
                <w:bCs/>
                <w:color w:val="1F497D"/>
                <w:sz w:val="16"/>
                <w:szCs w:val="16"/>
                <w:lang w:val="en-US"/>
              </w:rPr>
            </w:pPr>
            <w:r w:rsidRPr="006011DC">
              <w:rPr>
                <w:rFonts w:ascii="Calibri" w:hAnsi="Calibri" w:cs="Calibri"/>
                <w:sz w:val="16"/>
                <w:szCs w:val="16"/>
              </w:rPr>
              <w:t>Standard input template used for “Qarar Request</w:t>
            </w:r>
            <w:r w:rsidRPr="006011DC">
              <w:rPr>
                <w:rFonts w:ascii="Calibri" w:hAnsi="Calibri" w:cs="Calibri"/>
              </w:rPr>
              <w:t xml:space="preserve">” </w:t>
            </w:r>
            <w:r w:rsidRPr="006011DC">
              <w:rPr>
                <w:rFonts w:ascii="Calibri" w:eastAsia="Calibri" w:hAnsi="Calibri" w:cs="Calibri"/>
                <w:bCs/>
                <w:color w:val="1F497D"/>
                <w:sz w:val="16"/>
                <w:szCs w:val="16"/>
                <w:lang w:val="en-US"/>
              </w:rPr>
              <w:t xml:space="preserve"> </w:t>
            </w:r>
          </w:p>
        </w:tc>
        <w:tc>
          <w:tcPr>
            <w:tcW w:w="1664" w:type="dxa"/>
            <w:shd w:val="clear" w:color="auto" w:fill="FFFFFF" w:themeFill="background1"/>
          </w:tcPr>
          <w:p w14:paraId="74CFCC70" w14:textId="77777777" w:rsidR="00427174" w:rsidRPr="006011DC" w:rsidRDefault="00427174" w:rsidP="003754C7">
            <w:pPr>
              <w:spacing w:before="120" w:after="120"/>
              <w:rPr>
                <w:rFonts w:ascii="Calibri" w:hAnsi="Calibri" w:cs="Calibri"/>
                <w:sz w:val="16"/>
                <w:szCs w:val="16"/>
              </w:rPr>
            </w:pPr>
            <w:r w:rsidRPr="006011DC">
              <w:rPr>
                <w:rFonts w:ascii="Calibri" w:hAnsi="Calibri" w:cs="Calibri"/>
                <w:sz w:val="16"/>
                <w:szCs w:val="16"/>
              </w:rPr>
              <w:t>Accept</w:t>
            </w:r>
          </w:p>
          <w:p w14:paraId="62E2DCA5" w14:textId="77777777" w:rsidR="00427174" w:rsidRPr="006011DC" w:rsidRDefault="00427174" w:rsidP="003754C7">
            <w:pPr>
              <w:spacing w:before="120" w:after="120"/>
              <w:rPr>
                <w:rFonts w:ascii="Calibri" w:hAnsi="Calibri" w:cs="Calibri"/>
                <w:sz w:val="16"/>
                <w:szCs w:val="16"/>
              </w:rPr>
            </w:pPr>
            <w:r w:rsidRPr="006011DC">
              <w:rPr>
                <w:rFonts w:ascii="Calibri" w:hAnsi="Calibri" w:cs="Calibri"/>
                <w:sz w:val="16"/>
                <w:szCs w:val="16"/>
              </w:rPr>
              <w:t>Reject</w:t>
            </w:r>
          </w:p>
          <w:p w14:paraId="34379ECD" w14:textId="77777777" w:rsidR="00427174" w:rsidRPr="006011DC" w:rsidRDefault="00427174" w:rsidP="003754C7">
            <w:pPr>
              <w:spacing w:before="120" w:after="120"/>
              <w:rPr>
                <w:rFonts w:ascii="Calibri" w:hAnsi="Calibri" w:cs="Calibri"/>
                <w:sz w:val="16"/>
                <w:szCs w:val="16"/>
              </w:rPr>
            </w:pPr>
            <w:r w:rsidRPr="006011DC">
              <w:rPr>
                <w:rFonts w:ascii="Calibri" w:hAnsi="Calibri" w:cs="Calibri"/>
                <w:sz w:val="16"/>
                <w:szCs w:val="16"/>
              </w:rPr>
              <w:t>Refer</w:t>
            </w:r>
          </w:p>
          <w:p w14:paraId="54D3F7C9" w14:textId="77777777" w:rsidR="00427174" w:rsidRPr="006011DC" w:rsidRDefault="00427174" w:rsidP="003754C7">
            <w:pPr>
              <w:spacing w:after="60"/>
              <w:rPr>
                <w:rFonts w:ascii="Calibri" w:hAnsi="Calibri" w:cs="Calibri"/>
                <w:sz w:val="16"/>
                <w:szCs w:val="16"/>
              </w:rPr>
            </w:pPr>
          </w:p>
        </w:tc>
        <w:tc>
          <w:tcPr>
            <w:tcW w:w="1027" w:type="dxa"/>
            <w:shd w:val="clear" w:color="auto" w:fill="FFFFFF" w:themeFill="background1"/>
          </w:tcPr>
          <w:p w14:paraId="62D5C7A3" w14:textId="77777777" w:rsidR="00427174" w:rsidRPr="006011DC" w:rsidRDefault="00427174" w:rsidP="003754C7">
            <w:pPr>
              <w:spacing w:after="60" w:line="256" w:lineRule="auto"/>
              <w:rPr>
                <w:rFonts w:ascii="Calibri" w:hAnsi="Calibri" w:cs="Calibri"/>
                <w:sz w:val="16"/>
                <w:szCs w:val="16"/>
                <w:lang w:val="de-DE"/>
              </w:rPr>
            </w:pPr>
          </w:p>
        </w:tc>
        <w:tc>
          <w:tcPr>
            <w:tcW w:w="3639" w:type="dxa"/>
            <w:shd w:val="clear" w:color="auto" w:fill="FFFFFF" w:themeFill="background1"/>
          </w:tcPr>
          <w:p w14:paraId="3E58AE74" w14:textId="77777777" w:rsidR="00427174" w:rsidRPr="006011DC" w:rsidRDefault="00427174" w:rsidP="003754C7">
            <w:pPr>
              <w:spacing w:before="120" w:after="120"/>
              <w:rPr>
                <w:rFonts w:ascii="Calibri" w:hAnsi="Calibri" w:cs="Calibri"/>
                <w:sz w:val="16"/>
                <w:szCs w:val="16"/>
              </w:rPr>
            </w:pPr>
            <w:r w:rsidRPr="006011DC">
              <w:rPr>
                <w:rFonts w:ascii="Calibri" w:hAnsi="Calibri" w:cs="Calibri"/>
                <w:sz w:val="16"/>
                <w:szCs w:val="16"/>
              </w:rPr>
              <w:t xml:space="preserve">LOS will get the Facility Eligibility from Qarar system </w:t>
            </w:r>
          </w:p>
          <w:p w14:paraId="6B2963BE" w14:textId="77777777" w:rsidR="00427174" w:rsidRPr="006011DC" w:rsidRDefault="00427174" w:rsidP="003754C7">
            <w:pPr>
              <w:spacing w:before="120" w:after="120"/>
              <w:rPr>
                <w:rFonts w:ascii="Calibri" w:hAnsi="Calibri" w:cs="Calibri"/>
                <w:sz w:val="16"/>
                <w:szCs w:val="16"/>
              </w:rPr>
            </w:pPr>
            <w:r w:rsidRPr="006011DC">
              <w:rPr>
                <w:rFonts w:ascii="Calibri" w:hAnsi="Calibri" w:cs="Calibri"/>
                <w:sz w:val="16"/>
                <w:szCs w:val="16"/>
              </w:rPr>
              <w:t>Based on the response received LOS will take the next action</w:t>
            </w:r>
          </w:p>
          <w:p w14:paraId="2DE4546E" w14:textId="77777777" w:rsidR="00427174" w:rsidRPr="006011DC" w:rsidRDefault="00427174" w:rsidP="003754C7">
            <w:pPr>
              <w:spacing w:before="120" w:after="120"/>
              <w:rPr>
                <w:rFonts w:ascii="Calibri" w:hAnsi="Calibri" w:cs="Calibri"/>
                <w:sz w:val="16"/>
                <w:szCs w:val="16"/>
              </w:rPr>
            </w:pPr>
            <w:r w:rsidRPr="006011DC">
              <w:rPr>
                <w:rFonts w:ascii="Calibri" w:hAnsi="Calibri" w:cs="Calibri"/>
                <w:sz w:val="16"/>
                <w:szCs w:val="16"/>
              </w:rPr>
              <w:t>Qarar will provide the Sub product for which customer is eligible</w:t>
            </w:r>
          </w:p>
          <w:p w14:paraId="2B87C2B9" w14:textId="77777777" w:rsidR="00427174" w:rsidRPr="006011DC" w:rsidRDefault="00427174" w:rsidP="003754C7">
            <w:pPr>
              <w:spacing w:before="120" w:after="120"/>
              <w:rPr>
                <w:rFonts w:ascii="Calibri" w:hAnsi="Calibri" w:cs="Calibri"/>
                <w:sz w:val="16"/>
                <w:szCs w:val="16"/>
              </w:rPr>
            </w:pPr>
            <w:r w:rsidRPr="006011DC">
              <w:rPr>
                <w:rFonts w:ascii="Calibri" w:hAnsi="Calibri" w:cs="Calibri"/>
                <w:sz w:val="16"/>
                <w:szCs w:val="16"/>
              </w:rPr>
              <w:t>LOS will capture the Simah data in system</w:t>
            </w:r>
          </w:p>
          <w:p w14:paraId="124606FB" w14:textId="77777777" w:rsidR="00427174" w:rsidRPr="006011DC" w:rsidRDefault="00427174" w:rsidP="003754C7">
            <w:pPr>
              <w:spacing w:before="120" w:after="120"/>
              <w:rPr>
                <w:rFonts w:ascii="Calibri" w:hAnsi="Calibri" w:cs="Calibri"/>
                <w:sz w:val="16"/>
                <w:szCs w:val="16"/>
              </w:rPr>
            </w:pPr>
            <w:r w:rsidRPr="006011DC">
              <w:rPr>
                <w:rFonts w:ascii="Calibri" w:hAnsi="Calibri" w:cs="Calibri"/>
                <w:sz w:val="16"/>
                <w:szCs w:val="16"/>
              </w:rPr>
              <w:t>Based on Instalment amount LOS will calculate the profit and Management fees.</w:t>
            </w:r>
          </w:p>
        </w:tc>
      </w:tr>
    </w:tbl>
    <w:p w14:paraId="7A232626" w14:textId="77777777" w:rsidR="00427174" w:rsidRPr="006011DC" w:rsidRDefault="00427174" w:rsidP="00427174">
      <w:pPr>
        <w:rPr>
          <w:rFonts w:ascii="Calibri" w:hAnsi="Calibri" w:cs="Calibri"/>
          <w:lang w:val="en-US" w:eastAsia="en-IN"/>
        </w:rPr>
      </w:pPr>
    </w:p>
    <w:p w14:paraId="317B7C69" w14:textId="77777777" w:rsidR="00427174" w:rsidRDefault="00427174" w:rsidP="00427174">
      <w:pPr>
        <w:spacing w:before="100" w:after="200" w:line="276" w:lineRule="auto"/>
        <w:rPr>
          <w:rFonts w:ascii="Calibri" w:eastAsiaTheme="majorEastAsia" w:hAnsi="Calibri" w:cs="Calibri"/>
          <w:b/>
          <w:bCs/>
          <w:color w:val="000000"/>
          <w:sz w:val="32"/>
          <w:lang w:val="en-US" w:eastAsia="en-IN"/>
        </w:rPr>
      </w:pPr>
      <w:bookmarkStart w:id="201" w:name="_Toc170993512"/>
      <w:r>
        <w:br w:type="page"/>
      </w:r>
    </w:p>
    <w:p w14:paraId="6960A4AE" w14:textId="77777777" w:rsidR="00427174" w:rsidRPr="006011DC" w:rsidRDefault="00427174" w:rsidP="00427174">
      <w:pPr>
        <w:pStyle w:val="Heading3"/>
        <w:rPr>
          <w:b w:val="0"/>
          <w:bCs/>
        </w:rPr>
      </w:pPr>
      <w:bookmarkStart w:id="202" w:name="_Toc174309712"/>
      <w:r w:rsidRPr="006011DC">
        <w:lastRenderedPageBreak/>
        <w:t>Underwriter Approval</w:t>
      </w:r>
      <w:bookmarkEnd w:id="201"/>
      <w:bookmarkEnd w:id="202"/>
      <w:r w:rsidRPr="006011DC">
        <w:t xml:space="preserve"> </w:t>
      </w:r>
    </w:p>
    <w:p w14:paraId="66824CF6" w14:textId="77777777" w:rsidR="005D6792" w:rsidRDefault="005D6792" w:rsidP="005D6792">
      <w:pPr>
        <w:rPr>
          <w:rFonts w:ascii="Calibri" w:hAnsi="Calibri" w:cs="Calibri"/>
          <w:b/>
          <w:bCs/>
          <w:color w:val="ED7D31" w:themeColor="accent2"/>
          <w:sz w:val="20"/>
          <w:u w:val="single"/>
          <w:lang w:eastAsia="en-IN"/>
        </w:rPr>
      </w:pPr>
      <w:r w:rsidRPr="00EA3CEC">
        <w:rPr>
          <w:rFonts w:ascii="Calibri" w:hAnsi="Calibri" w:cs="Calibri"/>
          <w:b/>
          <w:bCs/>
          <w:color w:val="ED7D31" w:themeColor="accent2"/>
          <w:sz w:val="20"/>
          <w:u w:val="single"/>
          <w:lang w:eastAsia="en-IN"/>
        </w:rPr>
        <w:t>BRD (</w:t>
      </w:r>
      <w:r w:rsidRPr="00922BFB">
        <w:rPr>
          <w:rFonts w:ascii="Calibri" w:hAnsi="Calibri" w:cs="Calibri"/>
          <w:b/>
          <w:bCs/>
          <w:color w:val="ED7D31" w:themeColor="accent2"/>
          <w:sz w:val="20"/>
          <w:u w:val="single"/>
          <w:lang w:eastAsia="en-IN"/>
        </w:rPr>
        <w:t>BRD02-35, BRD02-47, BRD02-51, BRD02-52, BRD02-53, BRD02-54</w:t>
      </w:r>
      <w:r>
        <w:rPr>
          <w:rFonts w:ascii="Calibri" w:hAnsi="Calibri" w:cs="Calibri"/>
          <w:b/>
          <w:bCs/>
          <w:color w:val="ED7D31" w:themeColor="accent2"/>
          <w:sz w:val="20"/>
          <w:u w:val="single"/>
          <w:lang w:eastAsia="en-IN"/>
        </w:rPr>
        <w:t xml:space="preserve">, </w:t>
      </w:r>
      <w:r w:rsidRPr="00842AC4">
        <w:rPr>
          <w:rFonts w:ascii="Calibri" w:hAnsi="Calibri" w:cs="Calibri"/>
          <w:b/>
          <w:bCs/>
          <w:color w:val="ED7D31" w:themeColor="accent2"/>
          <w:sz w:val="20"/>
          <w:u w:val="single"/>
          <w:lang w:eastAsia="en-IN"/>
        </w:rPr>
        <w:t>BRD03-01</w:t>
      </w:r>
      <w:r>
        <w:rPr>
          <w:rFonts w:ascii="Calibri" w:hAnsi="Calibri" w:cs="Calibri"/>
          <w:b/>
          <w:bCs/>
          <w:color w:val="ED7D31" w:themeColor="accent2"/>
          <w:sz w:val="20"/>
          <w:u w:val="single"/>
          <w:lang w:eastAsia="en-IN"/>
        </w:rPr>
        <w:t xml:space="preserve">, </w:t>
      </w:r>
      <w:r w:rsidRPr="00842AC4">
        <w:rPr>
          <w:rFonts w:ascii="Calibri" w:hAnsi="Calibri" w:cs="Calibri"/>
          <w:b/>
          <w:bCs/>
          <w:color w:val="ED7D31" w:themeColor="accent2"/>
          <w:sz w:val="20"/>
          <w:u w:val="single"/>
          <w:lang w:eastAsia="en-IN"/>
        </w:rPr>
        <w:t>BRD03-03</w:t>
      </w:r>
      <w:r>
        <w:rPr>
          <w:rFonts w:ascii="Calibri" w:hAnsi="Calibri" w:cs="Calibri"/>
          <w:b/>
          <w:bCs/>
          <w:color w:val="ED7D31" w:themeColor="accent2"/>
          <w:sz w:val="20"/>
          <w:u w:val="single"/>
          <w:lang w:eastAsia="en-IN"/>
        </w:rPr>
        <w:t xml:space="preserve">, </w:t>
      </w:r>
      <w:r w:rsidRPr="00842AC4">
        <w:rPr>
          <w:rFonts w:ascii="Calibri" w:hAnsi="Calibri" w:cs="Calibri"/>
          <w:b/>
          <w:bCs/>
          <w:color w:val="ED7D31" w:themeColor="accent2"/>
          <w:sz w:val="20"/>
          <w:u w:val="single"/>
          <w:lang w:eastAsia="en-IN"/>
        </w:rPr>
        <w:t>BRD03-04</w:t>
      </w:r>
      <w:r>
        <w:rPr>
          <w:rFonts w:ascii="Calibri" w:hAnsi="Calibri" w:cs="Calibri"/>
          <w:b/>
          <w:bCs/>
          <w:color w:val="ED7D31" w:themeColor="accent2"/>
          <w:sz w:val="20"/>
          <w:u w:val="single"/>
          <w:lang w:eastAsia="en-IN"/>
        </w:rPr>
        <w:t xml:space="preserve">, </w:t>
      </w:r>
      <w:r w:rsidRPr="00842AC4">
        <w:rPr>
          <w:rFonts w:ascii="Calibri" w:hAnsi="Calibri" w:cs="Calibri"/>
          <w:b/>
          <w:bCs/>
          <w:color w:val="ED7D31" w:themeColor="accent2"/>
          <w:sz w:val="20"/>
          <w:u w:val="single"/>
          <w:lang w:eastAsia="en-IN"/>
        </w:rPr>
        <w:t>BRD03-06</w:t>
      </w:r>
      <w:r>
        <w:rPr>
          <w:rFonts w:ascii="Calibri" w:hAnsi="Calibri" w:cs="Calibri"/>
          <w:b/>
          <w:bCs/>
          <w:color w:val="ED7D31" w:themeColor="accent2"/>
          <w:sz w:val="20"/>
          <w:u w:val="single"/>
          <w:lang w:eastAsia="en-IN"/>
        </w:rPr>
        <w:t xml:space="preserve">, </w:t>
      </w:r>
      <w:r w:rsidRPr="00842AC4">
        <w:rPr>
          <w:rFonts w:ascii="Calibri" w:hAnsi="Calibri" w:cs="Calibri"/>
          <w:b/>
          <w:bCs/>
          <w:color w:val="ED7D31" w:themeColor="accent2"/>
          <w:sz w:val="20"/>
          <w:u w:val="single"/>
          <w:lang w:eastAsia="en-IN"/>
        </w:rPr>
        <w:t>BRD03-07</w:t>
      </w:r>
      <w:r>
        <w:rPr>
          <w:rFonts w:ascii="Calibri" w:hAnsi="Calibri" w:cs="Calibri"/>
          <w:b/>
          <w:bCs/>
          <w:color w:val="ED7D31" w:themeColor="accent2"/>
          <w:sz w:val="20"/>
          <w:u w:val="single"/>
          <w:lang w:eastAsia="en-IN"/>
        </w:rPr>
        <w:t xml:space="preserve">, </w:t>
      </w:r>
      <w:r w:rsidRPr="00842AC4">
        <w:rPr>
          <w:rFonts w:ascii="Calibri" w:hAnsi="Calibri" w:cs="Calibri"/>
          <w:b/>
          <w:bCs/>
          <w:color w:val="ED7D31" w:themeColor="accent2"/>
          <w:sz w:val="20"/>
          <w:u w:val="single"/>
          <w:lang w:eastAsia="en-IN"/>
        </w:rPr>
        <w:t>BRD03-08</w:t>
      </w:r>
      <w:r>
        <w:rPr>
          <w:rFonts w:ascii="Calibri" w:hAnsi="Calibri" w:cs="Calibri"/>
          <w:b/>
          <w:bCs/>
          <w:color w:val="ED7D31" w:themeColor="accent2"/>
          <w:sz w:val="20"/>
          <w:u w:val="single"/>
          <w:lang w:eastAsia="en-IN"/>
        </w:rPr>
        <w:t xml:space="preserve">, </w:t>
      </w:r>
      <w:r w:rsidRPr="00842AC4">
        <w:rPr>
          <w:rFonts w:ascii="Calibri" w:hAnsi="Calibri" w:cs="Calibri"/>
          <w:b/>
          <w:bCs/>
          <w:color w:val="ED7D31" w:themeColor="accent2"/>
          <w:sz w:val="20"/>
          <w:u w:val="single"/>
          <w:lang w:eastAsia="en-IN"/>
        </w:rPr>
        <w:t>BRD03-09</w:t>
      </w:r>
      <w:r>
        <w:rPr>
          <w:rFonts w:ascii="Calibri" w:hAnsi="Calibri" w:cs="Calibri"/>
          <w:b/>
          <w:bCs/>
          <w:color w:val="ED7D31" w:themeColor="accent2"/>
          <w:sz w:val="20"/>
          <w:u w:val="single"/>
          <w:lang w:eastAsia="en-IN"/>
        </w:rPr>
        <w:t xml:space="preserve">, </w:t>
      </w:r>
      <w:r w:rsidRPr="00842AC4">
        <w:rPr>
          <w:rFonts w:ascii="Calibri" w:hAnsi="Calibri" w:cs="Calibri"/>
          <w:b/>
          <w:bCs/>
          <w:color w:val="ED7D31" w:themeColor="accent2"/>
          <w:sz w:val="20"/>
          <w:u w:val="single"/>
          <w:lang w:eastAsia="en-IN"/>
        </w:rPr>
        <w:t>BRD03-10</w:t>
      </w:r>
      <w:r>
        <w:rPr>
          <w:rFonts w:ascii="Calibri" w:hAnsi="Calibri" w:cs="Calibri"/>
          <w:b/>
          <w:bCs/>
          <w:color w:val="ED7D31" w:themeColor="accent2"/>
          <w:sz w:val="20"/>
          <w:u w:val="single"/>
          <w:lang w:eastAsia="en-IN"/>
        </w:rPr>
        <w:t xml:space="preserve">, </w:t>
      </w:r>
      <w:r w:rsidRPr="002F482F">
        <w:rPr>
          <w:rFonts w:ascii="Calibri" w:hAnsi="Calibri" w:cs="Calibri"/>
          <w:b/>
          <w:bCs/>
          <w:color w:val="ED7D31" w:themeColor="accent2"/>
          <w:sz w:val="20"/>
          <w:u w:val="single"/>
          <w:lang w:eastAsia="en-IN"/>
        </w:rPr>
        <w:t>BRD03-11</w:t>
      </w:r>
      <w:r>
        <w:rPr>
          <w:rFonts w:ascii="Calibri" w:hAnsi="Calibri" w:cs="Calibri"/>
          <w:b/>
          <w:bCs/>
          <w:color w:val="ED7D31" w:themeColor="accent2"/>
          <w:sz w:val="20"/>
          <w:u w:val="single"/>
          <w:lang w:eastAsia="en-IN"/>
        </w:rPr>
        <w:t xml:space="preserve">, </w:t>
      </w:r>
      <w:r w:rsidRPr="002F482F">
        <w:rPr>
          <w:rFonts w:ascii="Calibri" w:hAnsi="Calibri" w:cs="Calibri"/>
          <w:b/>
          <w:bCs/>
          <w:color w:val="ED7D31" w:themeColor="accent2"/>
          <w:sz w:val="20"/>
          <w:u w:val="single"/>
          <w:lang w:eastAsia="en-IN"/>
        </w:rPr>
        <w:t>BRD03-13</w:t>
      </w:r>
      <w:r>
        <w:rPr>
          <w:rFonts w:ascii="Calibri" w:hAnsi="Calibri" w:cs="Calibri"/>
          <w:b/>
          <w:bCs/>
          <w:color w:val="ED7D31" w:themeColor="accent2"/>
          <w:sz w:val="20"/>
          <w:u w:val="single"/>
          <w:lang w:eastAsia="en-IN"/>
        </w:rPr>
        <w:t xml:space="preserve">, </w:t>
      </w:r>
      <w:r w:rsidRPr="0001631D">
        <w:rPr>
          <w:rFonts w:ascii="Calibri" w:hAnsi="Calibri" w:cs="Calibri"/>
          <w:b/>
          <w:bCs/>
          <w:color w:val="ED7D31" w:themeColor="accent2"/>
          <w:sz w:val="20"/>
          <w:u w:val="single"/>
          <w:lang w:eastAsia="en-IN"/>
        </w:rPr>
        <w:t>BRD03-14</w:t>
      </w:r>
      <w:r>
        <w:rPr>
          <w:rFonts w:ascii="Calibri" w:hAnsi="Calibri" w:cs="Calibri"/>
          <w:b/>
          <w:bCs/>
          <w:color w:val="ED7D31" w:themeColor="accent2"/>
          <w:sz w:val="20"/>
          <w:u w:val="single"/>
          <w:lang w:eastAsia="en-IN"/>
        </w:rPr>
        <w:t xml:space="preserve">, </w:t>
      </w:r>
      <w:r w:rsidRPr="0001631D">
        <w:rPr>
          <w:rFonts w:ascii="Calibri" w:hAnsi="Calibri" w:cs="Calibri"/>
          <w:b/>
          <w:bCs/>
          <w:color w:val="ED7D31" w:themeColor="accent2"/>
          <w:sz w:val="20"/>
          <w:u w:val="single"/>
          <w:lang w:eastAsia="en-IN"/>
        </w:rPr>
        <w:t>BRD03-15</w:t>
      </w:r>
      <w:r>
        <w:rPr>
          <w:rFonts w:ascii="Calibri" w:hAnsi="Calibri" w:cs="Calibri"/>
          <w:b/>
          <w:bCs/>
          <w:color w:val="ED7D31" w:themeColor="accent2"/>
          <w:sz w:val="20"/>
          <w:u w:val="single"/>
          <w:lang w:eastAsia="en-IN"/>
        </w:rPr>
        <w:t xml:space="preserve">, </w:t>
      </w:r>
      <w:r w:rsidRPr="0001631D">
        <w:rPr>
          <w:rFonts w:ascii="Calibri" w:hAnsi="Calibri" w:cs="Calibri"/>
          <w:b/>
          <w:bCs/>
          <w:color w:val="ED7D31" w:themeColor="accent2"/>
          <w:sz w:val="20"/>
          <w:u w:val="single"/>
          <w:lang w:eastAsia="en-IN"/>
        </w:rPr>
        <w:t>BRD03-16</w:t>
      </w:r>
      <w:r>
        <w:rPr>
          <w:rFonts w:ascii="Calibri" w:hAnsi="Calibri" w:cs="Calibri"/>
          <w:b/>
          <w:bCs/>
          <w:color w:val="ED7D31" w:themeColor="accent2"/>
          <w:sz w:val="20"/>
          <w:u w:val="single"/>
          <w:lang w:eastAsia="en-IN"/>
        </w:rPr>
        <w:t xml:space="preserve">, </w:t>
      </w:r>
      <w:r w:rsidRPr="0001631D">
        <w:rPr>
          <w:rFonts w:ascii="Calibri" w:hAnsi="Calibri" w:cs="Calibri"/>
          <w:b/>
          <w:bCs/>
          <w:color w:val="ED7D31" w:themeColor="accent2"/>
          <w:sz w:val="20"/>
          <w:u w:val="single"/>
          <w:lang w:eastAsia="en-IN"/>
        </w:rPr>
        <w:t>BRD03-17</w:t>
      </w:r>
      <w:r>
        <w:rPr>
          <w:rFonts w:ascii="Calibri" w:hAnsi="Calibri" w:cs="Calibri"/>
          <w:b/>
          <w:bCs/>
          <w:color w:val="ED7D31" w:themeColor="accent2"/>
          <w:sz w:val="20"/>
          <w:u w:val="single"/>
          <w:lang w:eastAsia="en-IN"/>
        </w:rPr>
        <w:t xml:space="preserve">, </w:t>
      </w:r>
      <w:r w:rsidRPr="0001631D">
        <w:rPr>
          <w:rFonts w:ascii="Calibri" w:hAnsi="Calibri" w:cs="Calibri"/>
          <w:b/>
          <w:bCs/>
          <w:color w:val="ED7D31" w:themeColor="accent2"/>
          <w:sz w:val="20"/>
          <w:u w:val="single"/>
          <w:lang w:eastAsia="en-IN"/>
        </w:rPr>
        <w:t>BRD03-18</w:t>
      </w:r>
      <w:r>
        <w:rPr>
          <w:rFonts w:ascii="Calibri" w:hAnsi="Calibri" w:cs="Calibri"/>
          <w:b/>
          <w:bCs/>
          <w:color w:val="ED7D31" w:themeColor="accent2"/>
          <w:sz w:val="20"/>
          <w:u w:val="single"/>
          <w:lang w:eastAsia="en-IN"/>
        </w:rPr>
        <w:t xml:space="preserve">, </w:t>
      </w:r>
      <w:r w:rsidRPr="0001631D">
        <w:rPr>
          <w:rFonts w:ascii="Calibri" w:hAnsi="Calibri" w:cs="Calibri"/>
          <w:b/>
          <w:bCs/>
          <w:color w:val="ED7D31" w:themeColor="accent2"/>
          <w:sz w:val="20"/>
          <w:u w:val="single"/>
          <w:lang w:eastAsia="en-IN"/>
        </w:rPr>
        <w:t>BRD03-21</w:t>
      </w:r>
      <w:r>
        <w:rPr>
          <w:rFonts w:ascii="Calibri" w:hAnsi="Calibri" w:cs="Calibri"/>
          <w:b/>
          <w:bCs/>
          <w:color w:val="ED7D31" w:themeColor="accent2"/>
          <w:sz w:val="20"/>
          <w:u w:val="single"/>
          <w:lang w:eastAsia="en-IN"/>
        </w:rPr>
        <w:t xml:space="preserve">, </w:t>
      </w:r>
      <w:r w:rsidRPr="0001631D">
        <w:rPr>
          <w:rFonts w:ascii="Calibri" w:hAnsi="Calibri" w:cs="Calibri"/>
          <w:b/>
          <w:bCs/>
          <w:color w:val="ED7D31" w:themeColor="accent2"/>
          <w:sz w:val="20"/>
          <w:u w:val="single"/>
          <w:lang w:eastAsia="en-IN"/>
        </w:rPr>
        <w:t>BRD03-22</w:t>
      </w:r>
      <w:r>
        <w:rPr>
          <w:rFonts w:ascii="Calibri" w:hAnsi="Calibri" w:cs="Calibri"/>
          <w:b/>
          <w:bCs/>
          <w:color w:val="ED7D31" w:themeColor="accent2"/>
          <w:sz w:val="20"/>
          <w:u w:val="single"/>
          <w:lang w:eastAsia="en-IN"/>
        </w:rPr>
        <w:t xml:space="preserve">, </w:t>
      </w:r>
      <w:r w:rsidRPr="0001631D">
        <w:rPr>
          <w:rFonts w:ascii="Calibri" w:hAnsi="Calibri" w:cs="Calibri"/>
          <w:b/>
          <w:bCs/>
          <w:color w:val="ED7D31" w:themeColor="accent2"/>
          <w:sz w:val="20"/>
          <w:u w:val="single"/>
          <w:lang w:eastAsia="en-IN"/>
        </w:rPr>
        <w:t>BRD03-24</w:t>
      </w:r>
      <w:r>
        <w:rPr>
          <w:rFonts w:ascii="Calibri" w:hAnsi="Calibri" w:cs="Calibri"/>
          <w:b/>
          <w:bCs/>
          <w:color w:val="ED7D31" w:themeColor="accent2"/>
          <w:sz w:val="20"/>
          <w:u w:val="single"/>
          <w:lang w:eastAsia="en-IN"/>
        </w:rPr>
        <w:t xml:space="preserve">, </w:t>
      </w:r>
      <w:r w:rsidRPr="0001631D">
        <w:rPr>
          <w:rFonts w:ascii="Calibri" w:hAnsi="Calibri" w:cs="Calibri"/>
          <w:b/>
          <w:bCs/>
          <w:color w:val="ED7D31" w:themeColor="accent2"/>
          <w:sz w:val="20"/>
          <w:u w:val="single"/>
          <w:lang w:eastAsia="en-IN"/>
        </w:rPr>
        <w:t>BRD03-27</w:t>
      </w:r>
      <w:r w:rsidRPr="00EA3CEC">
        <w:rPr>
          <w:rFonts w:ascii="Calibri" w:hAnsi="Calibri" w:cs="Calibri"/>
          <w:b/>
          <w:bCs/>
          <w:color w:val="ED7D31" w:themeColor="accent2"/>
          <w:sz w:val="20"/>
          <w:u w:val="single"/>
          <w:lang w:eastAsia="en-IN"/>
        </w:rPr>
        <w:t>)</w:t>
      </w:r>
    </w:p>
    <w:p w14:paraId="661FA177" w14:textId="2FCF6770" w:rsidR="005D6792" w:rsidRDefault="005D6792" w:rsidP="005D6792">
      <w:pPr>
        <w:ind w:left="360"/>
        <w:rPr>
          <w:rFonts w:ascii="Calibri" w:hAnsi="Calibri" w:cs="Calibri"/>
        </w:rPr>
      </w:pPr>
      <w:r w:rsidRPr="00A4791B">
        <w:rPr>
          <w:i/>
          <w:iCs/>
          <w:u w:val="single"/>
          <w:lang w:val="en-US" w:eastAsia="en-IN"/>
        </w:rPr>
        <w:t>Above mentioned BRD links will cover the Data Entry stage on both Mobile and Branch Journey.</w:t>
      </w:r>
    </w:p>
    <w:p w14:paraId="3B9A8D90" w14:textId="28B5EBB1" w:rsidR="00427174" w:rsidRPr="006011DC" w:rsidRDefault="00427174" w:rsidP="00427174">
      <w:pPr>
        <w:ind w:left="360"/>
        <w:rPr>
          <w:rFonts w:ascii="Calibri" w:hAnsi="Calibri" w:cs="Calibri"/>
        </w:rPr>
      </w:pPr>
      <w:r w:rsidRPr="006011DC">
        <w:rPr>
          <w:rFonts w:ascii="Calibri" w:hAnsi="Calibri" w:cs="Calibri"/>
        </w:rPr>
        <w:t>Based on the response from Qarar Application will route as mentioned below:</w:t>
      </w:r>
    </w:p>
    <w:p w14:paraId="3335ABCC" w14:textId="77777777" w:rsidR="00427174" w:rsidRPr="006011DC" w:rsidRDefault="00427174" w:rsidP="0093307E">
      <w:pPr>
        <w:pStyle w:val="ListParagraph"/>
        <w:numPr>
          <w:ilvl w:val="0"/>
          <w:numId w:val="17"/>
        </w:numPr>
        <w:suppressAutoHyphens w:val="0"/>
        <w:spacing w:before="120" w:after="120" w:line="240" w:lineRule="auto"/>
        <w:ind w:left="1080"/>
        <w:rPr>
          <w:rFonts w:cs="Calibri"/>
        </w:rPr>
      </w:pPr>
      <w:r w:rsidRPr="006011DC">
        <w:rPr>
          <w:rFonts w:cs="Calibri"/>
        </w:rPr>
        <w:t>Accept – In case of this response, the application should bypass underwriter and should display final offer (loan amount and loan tenure) to the customer on his mobile app. (this is Loan Offer stage)</w:t>
      </w:r>
    </w:p>
    <w:p w14:paraId="2D0C8CD3" w14:textId="77777777" w:rsidR="00427174" w:rsidRPr="006011DC" w:rsidRDefault="00427174" w:rsidP="0093307E">
      <w:pPr>
        <w:pStyle w:val="ListParagraph"/>
        <w:numPr>
          <w:ilvl w:val="0"/>
          <w:numId w:val="17"/>
        </w:numPr>
        <w:suppressAutoHyphens w:val="0"/>
        <w:spacing w:before="120" w:after="120" w:line="240" w:lineRule="auto"/>
        <w:ind w:left="1080"/>
        <w:rPr>
          <w:rFonts w:cs="Calibri"/>
        </w:rPr>
      </w:pPr>
      <w:r w:rsidRPr="006011DC">
        <w:rPr>
          <w:rFonts w:cs="Calibri"/>
        </w:rPr>
        <w:t>Reject – In case of this response, the application should display an application reject message to the customer on his mobile app.</w:t>
      </w:r>
    </w:p>
    <w:p w14:paraId="55833AB7" w14:textId="77777777" w:rsidR="00427174" w:rsidRDefault="00427174" w:rsidP="0093307E">
      <w:pPr>
        <w:pStyle w:val="ListParagraph"/>
        <w:numPr>
          <w:ilvl w:val="0"/>
          <w:numId w:val="17"/>
        </w:numPr>
        <w:suppressAutoHyphens w:val="0"/>
        <w:spacing w:before="120" w:after="120" w:line="240" w:lineRule="auto"/>
        <w:ind w:left="1080"/>
        <w:rPr>
          <w:rFonts w:cs="Calibri"/>
        </w:rPr>
      </w:pPr>
      <w:r w:rsidRPr="006011DC">
        <w:rPr>
          <w:rFonts w:cs="Calibri"/>
        </w:rPr>
        <w:t>Refer – In case of this response, Newgen should have a workflow configured to allot the application to underwriters’ basket based on pre-defined underwriters’ approval matrix shown below. The loan application and offer must be reviewed by the underwriters and provide a decision based on the review.</w:t>
      </w:r>
    </w:p>
    <w:p w14:paraId="267063EF" w14:textId="77777777" w:rsidR="00427174" w:rsidRPr="006011DC" w:rsidRDefault="00427174" w:rsidP="00427174">
      <w:pPr>
        <w:pStyle w:val="ListParagraph"/>
        <w:spacing w:before="120" w:after="120"/>
        <w:ind w:left="1080"/>
        <w:rPr>
          <w:rFonts w:cs="Calibri"/>
        </w:rPr>
      </w:pPr>
    </w:p>
    <w:p w14:paraId="40B69F6A" w14:textId="77777777" w:rsidR="00427174" w:rsidRDefault="00427174" w:rsidP="00427174">
      <w:pPr>
        <w:keepNext/>
        <w:jc w:val="center"/>
      </w:pPr>
      <w:r>
        <w:rPr>
          <w:noProof/>
          <w:lang w:val="en-US"/>
        </w:rPr>
        <w:drawing>
          <wp:inline distT="0" distB="0" distL="0" distR="0" wp14:anchorId="25CE2AC1" wp14:editId="0B06DA1C">
            <wp:extent cx="6645910" cy="1543050"/>
            <wp:effectExtent l="0" t="0" r="0" b="6350"/>
            <wp:docPr id="54" name="Picture 54" descr="A black background with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black background with white squares&#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645910" cy="1543050"/>
                    </a:xfrm>
                    <a:prstGeom prst="rect">
                      <a:avLst/>
                    </a:prstGeom>
                    <a:noFill/>
                    <a:ln>
                      <a:noFill/>
                    </a:ln>
                  </pic:spPr>
                </pic:pic>
              </a:graphicData>
            </a:graphic>
          </wp:inline>
        </w:drawing>
      </w:r>
    </w:p>
    <w:p w14:paraId="390E8C4F" w14:textId="77777777" w:rsidR="00427174" w:rsidRPr="000D3EA5" w:rsidRDefault="00427174" w:rsidP="00427174">
      <w:pPr>
        <w:pStyle w:val="Caption"/>
        <w:jc w:val="center"/>
      </w:pPr>
      <w:bookmarkStart w:id="203" w:name="_Toc171427852"/>
      <w:r>
        <w:t xml:space="preserve">Figure </w:t>
      </w:r>
      <w:fldSimple w:instr=" SEQ Figure \* ARABIC ">
        <w:r>
          <w:rPr>
            <w:noProof/>
          </w:rPr>
          <w:t>38</w:t>
        </w:r>
      </w:fldSimple>
      <w:r>
        <w:rPr>
          <w:lang w:val="en-US"/>
        </w:rPr>
        <w:t xml:space="preserve"> </w:t>
      </w:r>
      <w:r w:rsidRPr="00393A4B">
        <w:rPr>
          <w:lang w:val="en-US"/>
        </w:rPr>
        <w:t xml:space="preserve">Underwriter Approval </w:t>
      </w:r>
      <w:r>
        <w:rPr>
          <w:lang w:val="en-US"/>
        </w:rPr>
        <w:t xml:space="preserve"> RF</w:t>
      </w:r>
      <w:bookmarkEnd w:id="203"/>
    </w:p>
    <w:p w14:paraId="7E2994A1" w14:textId="77777777" w:rsidR="00427174" w:rsidRPr="006011DC" w:rsidRDefault="00427174" w:rsidP="00427174">
      <w:pPr>
        <w:ind w:left="360"/>
        <w:rPr>
          <w:rFonts w:ascii="Calibri" w:hAnsi="Calibri" w:cs="Calibri"/>
          <w:b/>
          <w:bCs/>
        </w:rPr>
      </w:pPr>
      <w:r w:rsidRPr="006011DC">
        <w:rPr>
          <w:rFonts w:ascii="Calibri" w:hAnsi="Calibri" w:cs="Calibri"/>
          <w:b/>
          <w:bCs/>
        </w:rPr>
        <w:t xml:space="preserve">Underwriter matrix for top-up </w:t>
      </w:r>
    </w:p>
    <w:p w14:paraId="1C37CDD7" w14:textId="77777777" w:rsidR="00427174" w:rsidRPr="006011DC" w:rsidRDefault="00427174" w:rsidP="00427174">
      <w:pPr>
        <w:pStyle w:val="ListParagraph"/>
        <w:rPr>
          <w:rFonts w:cs="Calibri"/>
        </w:rPr>
      </w:pPr>
      <w:r w:rsidRPr="006011DC">
        <w:rPr>
          <w:rFonts w:cs="Calibri"/>
          <w:b/>
          <w:bCs/>
        </w:rPr>
        <w:t>Top Up – Other Bank</w:t>
      </w:r>
      <w:r w:rsidRPr="006011DC">
        <w:rPr>
          <w:rFonts w:cs="Calibri"/>
        </w:rPr>
        <w:t>:</w:t>
      </w:r>
    </w:p>
    <w:tbl>
      <w:tblPr>
        <w:tblW w:w="8211" w:type="dxa"/>
        <w:tblInd w:w="656" w:type="dxa"/>
        <w:tblLook w:val="04A0" w:firstRow="1" w:lastRow="0" w:firstColumn="1" w:lastColumn="0" w:noHBand="0" w:noVBand="1"/>
      </w:tblPr>
      <w:tblGrid>
        <w:gridCol w:w="3890"/>
        <w:gridCol w:w="4321"/>
      </w:tblGrid>
      <w:tr w:rsidR="00427174" w:rsidRPr="006011DC" w14:paraId="467340FF" w14:textId="77777777" w:rsidTr="003754C7">
        <w:trPr>
          <w:trHeight w:val="248"/>
        </w:trPr>
        <w:tc>
          <w:tcPr>
            <w:tcW w:w="3890" w:type="dxa"/>
            <w:tcBorders>
              <w:top w:val="single" w:sz="4" w:space="0" w:color="BFBFBF"/>
              <w:left w:val="single" w:sz="4" w:space="0" w:color="BFBFBF"/>
              <w:bottom w:val="single" w:sz="4" w:space="0" w:color="BFBFBF"/>
              <w:right w:val="single" w:sz="4" w:space="0" w:color="BFBFBF"/>
            </w:tcBorders>
            <w:noWrap/>
            <w:vAlign w:val="bottom"/>
            <w:hideMark/>
          </w:tcPr>
          <w:p w14:paraId="23E07392" w14:textId="77777777" w:rsidR="00427174" w:rsidRPr="006011DC" w:rsidRDefault="00427174" w:rsidP="003754C7">
            <w:pPr>
              <w:rPr>
                <w:rFonts w:ascii="Calibri" w:hAnsi="Calibri" w:cs="Calibri"/>
                <w:b/>
                <w:bCs/>
                <w:color w:val="000000"/>
                <w:szCs w:val="20"/>
                <w:lang w:val="en-US"/>
              </w:rPr>
            </w:pPr>
            <w:r w:rsidRPr="006011DC">
              <w:rPr>
                <w:rFonts w:ascii="Calibri" w:hAnsi="Calibri" w:cs="Calibri"/>
                <w:b/>
                <w:bCs/>
                <w:color w:val="000000"/>
                <w:szCs w:val="20"/>
                <w:lang w:val="en-US"/>
              </w:rPr>
              <w:t>Credit Limit</w:t>
            </w:r>
          </w:p>
        </w:tc>
        <w:tc>
          <w:tcPr>
            <w:tcW w:w="4321" w:type="dxa"/>
            <w:tcBorders>
              <w:top w:val="single" w:sz="4" w:space="0" w:color="BFBFBF"/>
              <w:left w:val="nil"/>
              <w:bottom w:val="single" w:sz="4" w:space="0" w:color="BFBFBF"/>
              <w:right w:val="single" w:sz="4" w:space="0" w:color="BFBFBF"/>
            </w:tcBorders>
            <w:noWrap/>
            <w:vAlign w:val="bottom"/>
            <w:hideMark/>
          </w:tcPr>
          <w:p w14:paraId="74BE5FEF" w14:textId="77777777" w:rsidR="00427174" w:rsidRPr="006011DC" w:rsidRDefault="00427174" w:rsidP="003754C7">
            <w:pPr>
              <w:rPr>
                <w:rFonts w:ascii="Calibri" w:hAnsi="Calibri" w:cs="Calibri"/>
                <w:b/>
                <w:bCs/>
                <w:color w:val="000000"/>
                <w:szCs w:val="20"/>
                <w:lang w:val="en-US"/>
              </w:rPr>
            </w:pPr>
            <w:r w:rsidRPr="006011DC">
              <w:rPr>
                <w:rFonts w:ascii="Calibri" w:hAnsi="Calibri" w:cs="Calibri"/>
                <w:b/>
                <w:bCs/>
                <w:color w:val="000000"/>
                <w:szCs w:val="20"/>
                <w:lang w:val="en-US"/>
              </w:rPr>
              <w:t>Approving Authority*</w:t>
            </w:r>
          </w:p>
        </w:tc>
      </w:tr>
      <w:tr w:rsidR="00427174" w:rsidRPr="006011DC" w14:paraId="0E672E21" w14:textId="77777777" w:rsidTr="003754C7">
        <w:trPr>
          <w:trHeight w:val="248"/>
        </w:trPr>
        <w:tc>
          <w:tcPr>
            <w:tcW w:w="3890" w:type="dxa"/>
            <w:tcBorders>
              <w:top w:val="nil"/>
              <w:left w:val="single" w:sz="4" w:space="0" w:color="BFBFBF"/>
              <w:bottom w:val="single" w:sz="4" w:space="0" w:color="BFBFBF"/>
              <w:right w:val="single" w:sz="4" w:space="0" w:color="BFBFBF"/>
            </w:tcBorders>
            <w:noWrap/>
            <w:vAlign w:val="bottom"/>
            <w:hideMark/>
          </w:tcPr>
          <w:p w14:paraId="4E914323" w14:textId="77777777" w:rsidR="00427174" w:rsidRPr="006011DC" w:rsidRDefault="00427174" w:rsidP="003754C7">
            <w:pPr>
              <w:rPr>
                <w:rFonts w:ascii="Calibri" w:hAnsi="Calibri" w:cs="Calibri"/>
                <w:color w:val="000000"/>
                <w:szCs w:val="20"/>
                <w:lang w:val="en-US"/>
              </w:rPr>
            </w:pPr>
            <w:r w:rsidRPr="006011DC">
              <w:rPr>
                <w:rFonts w:ascii="Calibri" w:hAnsi="Calibri" w:cs="Calibri"/>
                <w:color w:val="000000"/>
                <w:szCs w:val="20"/>
                <w:lang w:val="en-US"/>
              </w:rPr>
              <w:t>Up to 100 K</w:t>
            </w:r>
          </w:p>
        </w:tc>
        <w:tc>
          <w:tcPr>
            <w:tcW w:w="4321" w:type="dxa"/>
            <w:tcBorders>
              <w:top w:val="nil"/>
              <w:left w:val="nil"/>
              <w:bottom w:val="single" w:sz="4" w:space="0" w:color="BFBFBF"/>
              <w:right w:val="single" w:sz="4" w:space="0" w:color="BFBFBF"/>
            </w:tcBorders>
            <w:noWrap/>
            <w:vAlign w:val="bottom"/>
            <w:hideMark/>
          </w:tcPr>
          <w:p w14:paraId="35C98103" w14:textId="77777777" w:rsidR="00427174" w:rsidRPr="006011DC" w:rsidRDefault="00427174" w:rsidP="003754C7">
            <w:pPr>
              <w:rPr>
                <w:rFonts w:ascii="Calibri" w:hAnsi="Calibri" w:cs="Calibri"/>
                <w:color w:val="000000"/>
                <w:szCs w:val="20"/>
                <w:lang w:val="en-US"/>
              </w:rPr>
            </w:pPr>
            <w:r w:rsidRPr="006011DC">
              <w:rPr>
                <w:rFonts w:ascii="Calibri" w:hAnsi="Calibri" w:cs="Calibri"/>
                <w:color w:val="000000"/>
                <w:szCs w:val="20"/>
                <w:lang w:val="en-US"/>
              </w:rPr>
              <w:t>Credit Analyst</w:t>
            </w:r>
          </w:p>
        </w:tc>
      </w:tr>
      <w:tr w:rsidR="00427174" w:rsidRPr="006011DC" w14:paraId="26CE889B" w14:textId="77777777" w:rsidTr="003754C7">
        <w:trPr>
          <w:trHeight w:val="248"/>
        </w:trPr>
        <w:tc>
          <w:tcPr>
            <w:tcW w:w="3890" w:type="dxa"/>
            <w:tcBorders>
              <w:top w:val="nil"/>
              <w:left w:val="single" w:sz="4" w:space="0" w:color="BFBFBF"/>
              <w:bottom w:val="single" w:sz="4" w:space="0" w:color="BFBFBF"/>
              <w:right w:val="single" w:sz="4" w:space="0" w:color="BFBFBF"/>
            </w:tcBorders>
            <w:noWrap/>
            <w:vAlign w:val="bottom"/>
            <w:hideMark/>
          </w:tcPr>
          <w:p w14:paraId="276159E4" w14:textId="77777777" w:rsidR="00427174" w:rsidRPr="006011DC" w:rsidRDefault="00427174" w:rsidP="003754C7">
            <w:pPr>
              <w:rPr>
                <w:rFonts w:ascii="Calibri" w:hAnsi="Calibri" w:cs="Calibri"/>
                <w:color w:val="000000"/>
                <w:szCs w:val="20"/>
                <w:lang w:val="en-US"/>
              </w:rPr>
            </w:pPr>
            <w:r w:rsidRPr="006011DC">
              <w:rPr>
                <w:rFonts w:ascii="Calibri" w:hAnsi="Calibri" w:cs="Calibri"/>
                <w:color w:val="000000"/>
                <w:szCs w:val="20"/>
                <w:lang w:val="en-US"/>
              </w:rPr>
              <w:t>More than 100 K to 200 K</w:t>
            </w:r>
          </w:p>
        </w:tc>
        <w:tc>
          <w:tcPr>
            <w:tcW w:w="4321" w:type="dxa"/>
            <w:tcBorders>
              <w:top w:val="nil"/>
              <w:left w:val="nil"/>
              <w:bottom w:val="single" w:sz="4" w:space="0" w:color="BFBFBF"/>
              <w:right w:val="single" w:sz="4" w:space="0" w:color="BFBFBF"/>
            </w:tcBorders>
            <w:noWrap/>
            <w:vAlign w:val="bottom"/>
            <w:hideMark/>
          </w:tcPr>
          <w:p w14:paraId="5CC2589E" w14:textId="77777777" w:rsidR="00427174" w:rsidRPr="006011DC" w:rsidRDefault="00427174" w:rsidP="003754C7">
            <w:pPr>
              <w:rPr>
                <w:rFonts w:ascii="Calibri" w:hAnsi="Calibri" w:cs="Calibri"/>
                <w:color w:val="000000"/>
                <w:szCs w:val="20"/>
                <w:lang w:val="en-US"/>
              </w:rPr>
            </w:pPr>
            <w:r w:rsidRPr="006011DC">
              <w:rPr>
                <w:rFonts w:ascii="Calibri" w:hAnsi="Calibri" w:cs="Calibri"/>
                <w:color w:val="000000"/>
                <w:szCs w:val="20"/>
                <w:lang w:val="en-US"/>
              </w:rPr>
              <w:t>Credit Analyst Supervisor</w:t>
            </w:r>
          </w:p>
        </w:tc>
      </w:tr>
      <w:tr w:rsidR="00427174" w:rsidRPr="006011DC" w14:paraId="43278923" w14:textId="77777777" w:rsidTr="003754C7">
        <w:trPr>
          <w:trHeight w:val="248"/>
        </w:trPr>
        <w:tc>
          <w:tcPr>
            <w:tcW w:w="3890" w:type="dxa"/>
            <w:tcBorders>
              <w:top w:val="nil"/>
              <w:left w:val="single" w:sz="4" w:space="0" w:color="BFBFBF"/>
              <w:bottom w:val="single" w:sz="4" w:space="0" w:color="BFBFBF"/>
              <w:right w:val="single" w:sz="4" w:space="0" w:color="BFBFBF"/>
            </w:tcBorders>
            <w:noWrap/>
            <w:vAlign w:val="bottom"/>
            <w:hideMark/>
          </w:tcPr>
          <w:p w14:paraId="5C5B68AA" w14:textId="77777777" w:rsidR="00427174" w:rsidRPr="006011DC" w:rsidRDefault="00427174" w:rsidP="003754C7">
            <w:pPr>
              <w:rPr>
                <w:rFonts w:ascii="Calibri" w:hAnsi="Calibri" w:cs="Calibri"/>
                <w:color w:val="000000"/>
                <w:szCs w:val="20"/>
                <w:lang w:val="en-US"/>
              </w:rPr>
            </w:pPr>
            <w:r w:rsidRPr="006011DC">
              <w:rPr>
                <w:rFonts w:ascii="Calibri" w:hAnsi="Calibri" w:cs="Calibri"/>
                <w:color w:val="000000"/>
                <w:szCs w:val="20"/>
                <w:lang w:val="en-US"/>
              </w:rPr>
              <w:t>More than 200 K to 400 K</w:t>
            </w:r>
          </w:p>
        </w:tc>
        <w:tc>
          <w:tcPr>
            <w:tcW w:w="4321" w:type="dxa"/>
            <w:tcBorders>
              <w:top w:val="nil"/>
              <w:left w:val="nil"/>
              <w:bottom w:val="single" w:sz="4" w:space="0" w:color="BFBFBF"/>
              <w:right w:val="single" w:sz="4" w:space="0" w:color="BFBFBF"/>
            </w:tcBorders>
            <w:noWrap/>
            <w:vAlign w:val="bottom"/>
            <w:hideMark/>
          </w:tcPr>
          <w:p w14:paraId="39CB311A" w14:textId="77777777" w:rsidR="00427174" w:rsidRPr="006011DC" w:rsidRDefault="00427174" w:rsidP="003754C7">
            <w:pPr>
              <w:rPr>
                <w:rFonts w:ascii="Calibri" w:hAnsi="Calibri" w:cs="Calibri"/>
                <w:color w:val="000000"/>
                <w:szCs w:val="20"/>
                <w:lang w:val="en-US"/>
              </w:rPr>
            </w:pPr>
            <w:r w:rsidRPr="006011DC">
              <w:rPr>
                <w:rFonts w:ascii="Calibri" w:hAnsi="Calibri" w:cs="Calibri"/>
                <w:color w:val="000000"/>
                <w:szCs w:val="20"/>
                <w:lang w:val="en-US"/>
              </w:rPr>
              <w:t>Senior/ Operation Manager</w:t>
            </w:r>
          </w:p>
        </w:tc>
      </w:tr>
      <w:tr w:rsidR="00427174" w:rsidRPr="006011DC" w14:paraId="0D31D883" w14:textId="77777777" w:rsidTr="003754C7">
        <w:trPr>
          <w:trHeight w:val="248"/>
        </w:trPr>
        <w:tc>
          <w:tcPr>
            <w:tcW w:w="3890" w:type="dxa"/>
            <w:tcBorders>
              <w:top w:val="nil"/>
              <w:left w:val="single" w:sz="4" w:space="0" w:color="BFBFBF"/>
              <w:bottom w:val="single" w:sz="4" w:space="0" w:color="BFBFBF"/>
              <w:right w:val="single" w:sz="4" w:space="0" w:color="BFBFBF"/>
            </w:tcBorders>
            <w:noWrap/>
            <w:vAlign w:val="bottom"/>
            <w:hideMark/>
          </w:tcPr>
          <w:p w14:paraId="5EC4E39F" w14:textId="77777777" w:rsidR="00427174" w:rsidRPr="006011DC" w:rsidRDefault="00427174" w:rsidP="003754C7">
            <w:pPr>
              <w:rPr>
                <w:rFonts w:ascii="Calibri" w:hAnsi="Calibri" w:cs="Calibri"/>
                <w:color w:val="000000"/>
                <w:szCs w:val="20"/>
                <w:lang w:val="en-US"/>
              </w:rPr>
            </w:pPr>
            <w:r w:rsidRPr="006011DC">
              <w:rPr>
                <w:rFonts w:ascii="Calibri" w:hAnsi="Calibri" w:cs="Calibri"/>
                <w:color w:val="000000"/>
                <w:szCs w:val="20"/>
                <w:lang w:val="en-US"/>
              </w:rPr>
              <w:t>More than 400 K to 600 K</w:t>
            </w:r>
          </w:p>
        </w:tc>
        <w:tc>
          <w:tcPr>
            <w:tcW w:w="4321" w:type="dxa"/>
            <w:tcBorders>
              <w:top w:val="nil"/>
              <w:left w:val="nil"/>
              <w:bottom w:val="single" w:sz="4" w:space="0" w:color="BFBFBF"/>
              <w:right w:val="single" w:sz="4" w:space="0" w:color="BFBFBF"/>
            </w:tcBorders>
            <w:noWrap/>
            <w:vAlign w:val="bottom"/>
            <w:hideMark/>
          </w:tcPr>
          <w:p w14:paraId="425D37C8" w14:textId="77777777" w:rsidR="00427174" w:rsidRPr="006011DC" w:rsidRDefault="00427174" w:rsidP="003754C7">
            <w:pPr>
              <w:rPr>
                <w:rFonts w:ascii="Calibri" w:hAnsi="Calibri" w:cs="Calibri"/>
                <w:color w:val="000000"/>
                <w:szCs w:val="20"/>
                <w:lang w:val="en-US"/>
              </w:rPr>
            </w:pPr>
            <w:r w:rsidRPr="006011DC">
              <w:rPr>
                <w:rFonts w:ascii="Calibri" w:hAnsi="Calibri" w:cs="Calibri"/>
                <w:color w:val="000000"/>
                <w:szCs w:val="20"/>
                <w:lang w:val="en-US"/>
              </w:rPr>
              <w:t>COO</w:t>
            </w:r>
          </w:p>
        </w:tc>
      </w:tr>
      <w:tr w:rsidR="00427174" w:rsidRPr="006011DC" w14:paraId="393084E3" w14:textId="77777777" w:rsidTr="003754C7">
        <w:trPr>
          <w:trHeight w:val="248"/>
        </w:trPr>
        <w:tc>
          <w:tcPr>
            <w:tcW w:w="3890" w:type="dxa"/>
            <w:tcBorders>
              <w:top w:val="nil"/>
              <w:left w:val="single" w:sz="4" w:space="0" w:color="BFBFBF"/>
              <w:bottom w:val="single" w:sz="4" w:space="0" w:color="BFBFBF"/>
              <w:right w:val="single" w:sz="4" w:space="0" w:color="BFBFBF"/>
            </w:tcBorders>
            <w:noWrap/>
            <w:vAlign w:val="bottom"/>
            <w:hideMark/>
          </w:tcPr>
          <w:p w14:paraId="4C4BDFCC" w14:textId="77777777" w:rsidR="00427174" w:rsidRPr="006011DC" w:rsidRDefault="00427174" w:rsidP="003754C7">
            <w:pPr>
              <w:rPr>
                <w:rFonts w:ascii="Calibri" w:hAnsi="Calibri" w:cs="Calibri"/>
                <w:color w:val="000000"/>
                <w:szCs w:val="20"/>
                <w:lang w:val="en-US"/>
              </w:rPr>
            </w:pPr>
            <w:r w:rsidRPr="006011DC">
              <w:rPr>
                <w:rFonts w:ascii="Calibri" w:hAnsi="Calibri" w:cs="Calibri"/>
                <w:color w:val="000000"/>
                <w:szCs w:val="20"/>
                <w:lang w:val="en-US"/>
              </w:rPr>
              <w:t>More than 600 K up to 1 M</w:t>
            </w:r>
          </w:p>
        </w:tc>
        <w:tc>
          <w:tcPr>
            <w:tcW w:w="4321" w:type="dxa"/>
            <w:tcBorders>
              <w:top w:val="nil"/>
              <w:left w:val="nil"/>
              <w:bottom w:val="single" w:sz="4" w:space="0" w:color="BFBFBF"/>
              <w:right w:val="single" w:sz="4" w:space="0" w:color="BFBFBF"/>
            </w:tcBorders>
            <w:noWrap/>
            <w:vAlign w:val="bottom"/>
            <w:hideMark/>
          </w:tcPr>
          <w:p w14:paraId="15D57685" w14:textId="77777777" w:rsidR="00427174" w:rsidRPr="006011DC" w:rsidRDefault="00427174" w:rsidP="003754C7">
            <w:pPr>
              <w:rPr>
                <w:rFonts w:ascii="Calibri" w:hAnsi="Calibri" w:cs="Calibri"/>
                <w:color w:val="000000"/>
                <w:szCs w:val="20"/>
                <w:lang w:val="en-US"/>
              </w:rPr>
            </w:pPr>
            <w:r w:rsidRPr="006011DC">
              <w:rPr>
                <w:rFonts w:ascii="Calibri" w:hAnsi="Calibri" w:cs="Calibri"/>
                <w:color w:val="000000"/>
                <w:szCs w:val="20"/>
                <w:lang w:val="en-US"/>
              </w:rPr>
              <w:t>CRO</w:t>
            </w:r>
          </w:p>
        </w:tc>
      </w:tr>
      <w:tr w:rsidR="00427174" w:rsidRPr="006011DC" w14:paraId="108CA05B" w14:textId="77777777" w:rsidTr="003754C7">
        <w:trPr>
          <w:trHeight w:val="248"/>
        </w:trPr>
        <w:tc>
          <w:tcPr>
            <w:tcW w:w="3890" w:type="dxa"/>
            <w:tcBorders>
              <w:top w:val="nil"/>
              <w:left w:val="single" w:sz="4" w:space="0" w:color="BFBFBF"/>
              <w:bottom w:val="single" w:sz="4" w:space="0" w:color="BFBFBF"/>
              <w:right w:val="single" w:sz="4" w:space="0" w:color="BFBFBF"/>
            </w:tcBorders>
            <w:noWrap/>
            <w:vAlign w:val="bottom"/>
            <w:hideMark/>
          </w:tcPr>
          <w:p w14:paraId="1566D7A0" w14:textId="77777777" w:rsidR="00427174" w:rsidRPr="006011DC" w:rsidRDefault="00427174" w:rsidP="003754C7">
            <w:pPr>
              <w:rPr>
                <w:rFonts w:ascii="Calibri" w:hAnsi="Calibri" w:cs="Calibri"/>
                <w:color w:val="000000"/>
                <w:szCs w:val="20"/>
                <w:lang w:val="en-US"/>
              </w:rPr>
            </w:pPr>
            <w:r w:rsidRPr="006011DC">
              <w:rPr>
                <w:rFonts w:ascii="Calibri" w:hAnsi="Calibri" w:cs="Calibri"/>
                <w:color w:val="000000"/>
                <w:szCs w:val="20"/>
                <w:lang w:val="en-US"/>
              </w:rPr>
              <w:t>More than 1 M</w:t>
            </w:r>
          </w:p>
        </w:tc>
        <w:tc>
          <w:tcPr>
            <w:tcW w:w="4321" w:type="dxa"/>
            <w:tcBorders>
              <w:top w:val="nil"/>
              <w:left w:val="nil"/>
              <w:bottom w:val="single" w:sz="4" w:space="0" w:color="BFBFBF"/>
              <w:right w:val="single" w:sz="4" w:space="0" w:color="BFBFBF"/>
            </w:tcBorders>
            <w:noWrap/>
            <w:vAlign w:val="bottom"/>
            <w:hideMark/>
          </w:tcPr>
          <w:p w14:paraId="256AE2D4" w14:textId="77777777" w:rsidR="00427174" w:rsidRPr="006011DC" w:rsidRDefault="00427174" w:rsidP="003754C7">
            <w:pPr>
              <w:rPr>
                <w:rFonts w:ascii="Calibri" w:hAnsi="Calibri" w:cs="Calibri"/>
                <w:color w:val="000000"/>
                <w:szCs w:val="20"/>
                <w:lang w:val="en-US"/>
              </w:rPr>
            </w:pPr>
            <w:r w:rsidRPr="006011DC">
              <w:rPr>
                <w:rFonts w:ascii="Calibri" w:hAnsi="Calibri" w:cs="Calibri"/>
                <w:color w:val="000000"/>
                <w:szCs w:val="20"/>
                <w:lang w:val="en-US"/>
              </w:rPr>
              <w:t>CEO</w:t>
            </w:r>
          </w:p>
        </w:tc>
      </w:tr>
      <w:tr w:rsidR="00427174" w:rsidRPr="006011DC" w14:paraId="035E7DBA" w14:textId="77777777" w:rsidTr="003754C7">
        <w:trPr>
          <w:trHeight w:val="248"/>
        </w:trPr>
        <w:tc>
          <w:tcPr>
            <w:tcW w:w="3890" w:type="dxa"/>
            <w:tcBorders>
              <w:top w:val="nil"/>
              <w:left w:val="single" w:sz="4" w:space="0" w:color="BFBFBF"/>
              <w:bottom w:val="single" w:sz="4" w:space="0" w:color="BFBFBF"/>
              <w:right w:val="single" w:sz="4" w:space="0" w:color="BFBFBF"/>
            </w:tcBorders>
            <w:noWrap/>
            <w:vAlign w:val="bottom"/>
            <w:hideMark/>
          </w:tcPr>
          <w:p w14:paraId="7DF08584" w14:textId="77777777" w:rsidR="00427174" w:rsidRPr="006011DC" w:rsidRDefault="00427174" w:rsidP="003754C7">
            <w:pPr>
              <w:rPr>
                <w:rFonts w:ascii="Calibri" w:hAnsi="Calibri" w:cs="Calibri"/>
                <w:color w:val="000000"/>
                <w:szCs w:val="20"/>
                <w:lang w:val="en-US"/>
              </w:rPr>
            </w:pPr>
            <w:r w:rsidRPr="006011DC">
              <w:rPr>
                <w:rFonts w:ascii="Calibri" w:hAnsi="Calibri" w:cs="Calibri"/>
                <w:color w:val="000000"/>
                <w:szCs w:val="20"/>
                <w:lang w:val="en-US"/>
              </w:rPr>
              <w:t>Up to 500 K</w:t>
            </w:r>
          </w:p>
        </w:tc>
        <w:tc>
          <w:tcPr>
            <w:tcW w:w="4321" w:type="dxa"/>
            <w:tcBorders>
              <w:top w:val="nil"/>
              <w:left w:val="nil"/>
              <w:bottom w:val="single" w:sz="4" w:space="0" w:color="BFBFBF"/>
              <w:right w:val="single" w:sz="4" w:space="0" w:color="BFBFBF"/>
            </w:tcBorders>
            <w:noWrap/>
            <w:vAlign w:val="bottom"/>
            <w:hideMark/>
          </w:tcPr>
          <w:p w14:paraId="0F3F1D94" w14:textId="77777777" w:rsidR="00427174" w:rsidRPr="006011DC" w:rsidRDefault="00427174" w:rsidP="003754C7">
            <w:pPr>
              <w:rPr>
                <w:rFonts w:ascii="Calibri" w:hAnsi="Calibri" w:cs="Calibri"/>
                <w:color w:val="000000"/>
                <w:szCs w:val="20"/>
                <w:lang w:val="en-US"/>
              </w:rPr>
            </w:pPr>
            <w:r w:rsidRPr="006011DC">
              <w:rPr>
                <w:rFonts w:ascii="Calibri" w:hAnsi="Calibri" w:cs="Calibri"/>
                <w:color w:val="000000"/>
                <w:szCs w:val="20"/>
                <w:lang w:val="en-US"/>
              </w:rPr>
              <w:t>Auto Approval (by Qarar)</w:t>
            </w:r>
          </w:p>
        </w:tc>
      </w:tr>
    </w:tbl>
    <w:p w14:paraId="5B09FC92" w14:textId="77777777" w:rsidR="00427174" w:rsidRPr="006011DC" w:rsidRDefault="00427174" w:rsidP="00427174">
      <w:pPr>
        <w:pStyle w:val="ListParagraph"/>
        <w:rPr>
          <w:rFonts w:cs="Calibri"/>
        </w:rPr>
      </w:pPr>
    </w:p>
    <w:p w14:paraId="292B4921" w14:textId="77777777" w:rsidR="00427174" w:rsidRPr="006011DC" w:rsidRDefault="00427174" w:rsidP="00427174">
      <w:pPr>
        <w:pStyle w:val="ListParagraph"/>
        <w:ind w:left="360"/>
        <w:rPr>
          <w:rFonts w:cs="Calibri"/>
        </w:rPr>
      </w:pPr>
      <w:r w:rsidRPr="006011DC">
        <w:rPr>
          <w:rFonts w:cs="Calibri"/>
          <w:b/>
          <w:bCs/>
        </w:rPr>
        <w:t>Top Up – ARB</w:t>
      </w:r>
      <w:r w:rsidRPr="006011DC">
        <w:rPr>
          <w:rFonts w:cs="Calibri"/>
        </w:rPr>
        <w:t>:</w:t>
      </w:r>
    </w:p>
    <w:p w14:paraId="7CA13387" w14:textId="77777777" w:rsidR="00427174" w:rsidRPr="006011DC" w:rsidRDefault="00427174" w:rsidP="00427174">
      <w:pPr>
        <w:pStyle w:val="ListParagraph"/>
        <w:rPr>
          <w:rFonts w:cs="Calibri"/>
        </w:rPr>
      </w:pPr>
    </w:p>
    <w:tbl>
      <w:tblPr>
        <w:tblW w:w="8211" w:type="dxa"/>
        <w:tblInd w:w="638" w:type="dxa"/>
        <w:tblLook w:val="04A0" w:firstRow="1" w:lastRow="0" w:firstColumn="1" w:lastColumn="0" w:noHBand="0" w:noVBand="1"/>
      </w:tblPr>
      <w:tblGrid>
        <w:gridCol w:w="4036"/>
        <w:gridCol w:w="4175"/>
      </w:tblGrid>
      <w:tr w:rsidR="00427174" w:rsidRPr="006011DC" w14:paraId="51A9D054" w14:textId="77777777" w:rsidTr="003754C7">
        <w:trPr>
          <w:trHeight w:val="283"/>
        </w:trPr>
        <w:tc>
          <w:tcPr>
            <w:tcW w:w="4036" w:type="dxa"/>
            <w:tcBorders>
              <w:top w:val="single" w:sz="4" w:space="0" w:color="BFBFBF"/>
              <w:left w:val="single" w:sz="4" w:space="0" w:color="BFBFBF"/>
              <w:bottom w:val="single" w:sz="4" w:space="0" w:color="BFBFBF"/>
              <w:right w:val="single" w:sz="4" w:space="0" w:color="BFBFBF"/>
            </w:tcBorders>
            <w:noWrap/>
            <w:vAlign w:val="bottom"/>
            <w:hideMark/>
          </w:tcPr>
          <w:p w14:paraId="4F42B941" w14:textId="77777777" w:rsidR="00427174" w:rsidRPr="006011DC" w:rsidRDefault="00427174" w:rsidP="003754C7">
            <w:pPr>
              <w:rPr>
                <w:rFonts w:ascii="Calibri" w:hAnsi="Calibri" w:cs="Calibri"/>
                <w:b/>
                <w:bCs/>
                <w:color w:val="000000"/>
                <w:szCs w:val="20"/>
                <w:lang w:val="en-US"/>
              </w:rPr>
            </w:pPr>
            <w:r w:rsidRPr="006011DC">
              <w:rPr>
                <w:rFonts w:ascii="Calibri" w:hAnsi="Calibri" w:cs="Calibri"/>
                <w:b/>
                <w:bCs/>
                <w:color w:val="000000"/>
                <w:szCs w:val="20"/>
                <w:lang w:val="en-US"/>
              </w:rPr>
              <w:t>Credit Limit</w:t>
            </w:r>
          </w:p>
        </w:tc>
        <w:tc>
          <w:tcPr>
            <w:tcW w:w="4175" w:type="dxa"/>
            <w:tcBorders>
              <w:top w:val="single" w:sz="4" w:space="0" w:color="BFBFBF"/>
              <w:left w:val="nil"/>
              <w:bottom w:val="single" w:sz="4" w:space="0" w:color="BFBFBF"/>
              <w:right w:val="single" w:sz="4" w:space="0" w:color="BFBFBF"/>
            </w:tcBorders>
            <w:noWrap/>
            <w:vAlign w:val="bottom"/>
            <w:hideMark/>
          </w:tcPr>
          <w:p w14:paraId="4DC9CC27" w14:textId="77777777" w:rsidR="00427174" w:rsidRPr="006011DC" w:rsidRDefault="00427174" w:rsidP="003754C7">
            <w:pPr>
              <w:rPr>
                <w:rFonts w:ascii="Calibri" w:hAnsi="Calibri" w:cs="Calibri"/>
                <w:b/>
                <w:bCs/>
                <w:color w:val="000000"/>
                <w:szCs w:val="20"/>
                <w:lang w:val="en-US"/>
              </w:rPr>
            </w:pPr>
            <w:r w:rsidRPr="006011DC">
              <w:rPr>
                <w:rFonts w:ascii="Calibri" w:hAnsi="Calibri" w:cs="Calibri"/>
                <w:b/>
                <w:bCs/>
                <w:color w:val="000000"/>
                <w:szCs w:val="20"/>
                <w:lang w:val="en-US"/>
              </w:rPr>
              <w:t>Approving Authority*</w:t>
            </w:r>
          </w:p>
        </w:tc>
      </w:tr>
      <w:tr w:rsidR="00427174" w:rsidRPr="006011DC" w14:paraId="615387EC" w14:textId="77777777" w:rsidTr="003754C7">
        <w:trPr>
          <w:trHeight w:val="283"/>
        </w:trPr>
        <w:tc>
          <w:tcPr>
            <w:tcW w:w="4036" w:type="dxa"/>
            <w:tcBorders>
              <w:top w:val="nil"/>
              <w:left w:val="single" w:sz="4" w:space="0" w:color="BFBFBF"/>
              <w:bottom w:val="single" w:sz="4" w:space="0" w:color="BFBFBF"/>
              <w:right w:val="single" w:sz="4" w:space="0" w:color="BFBFBF"/>
            </w:tcBorders>
            <w:noWrap/>
            <w:vAlign w:val="bottom"/>
            <w:hideMark/>
          </w:tcPr>
          <w:p w14:paraId="7AAA1063" w14:textId="77777777" w:rsidR="00427174" w:rsidRPr="006011DC" w:rsidRDefault="00427174" w:rsidP="003754C7">
            <w:pPr>
              <w:rPr>
                <w:rFonts w:ascii="Calibri" w:hAnsi="Calibri" w:cs="Calibri"/>
                <w:color w:val="000000"/>
                <w:szCs w:val="20"/>
                <w:lang w:val="en-US"/>
              </w:rPr>
            </w:pPr>
            <w:r w:rsidRPr="006011DC">
              <w:rPr>
                <w:rFonts w:ascii="Calibri" w:hAnsi="Calibri" w:cs="Calibri"/>
                <w:color w:val="000000"/>
                <w:szCs w:val="20"/>
                <w:lang w:val="en-US"/>
              </w:rPr>
              <w:lastRenderedPageBreak/>
              <w:t>Up to 300 K</w:t>
            </w:r>
          </w:p>
        </w:tc>
        <w:tc>
          <w:tcPr>
            <w:tcW w:w="4175" w:type="dxa"/>
            <w:tcBorders>
              <w:top w:val="nil"/>
              <w:left w:val="nil"/>
              <w:bottom w:val="single" w:sz="4" w:space="0" w:color="BFBFBF"/>
              <w:right w:val="single" w:sz="4" w:space="0" w:color="BFBFBF"/>
            </w:tcBorders>
            <w:noWrap/>
            <w:vAlign w:val="bottom"/>
            <w:hideMark/>
          </w:tcPr>
          <w:p w14:paraId="6943990D" w14:textId="77777777" w:rsidR="00427174" w:rsidRPr="006011DC" w:rsidRDefault="00427174" w:rsidP="003754C7">
            <w:pPr>
              <w:rPr>
                <w:rFonts w:ascii="Calibri" w:hAnsi="Calibri" w:cs="Calibri"/>
                <w:color w:val="000000"/>
                <w:szCs w:val="20"/>
                <w:lang w:val="en-US"/>
              </w:rPr>
            </w:pPr>
            <w:r w:rsidRPr="006011DC">
              <w:rPr>
                <w:rFonts w:ascii="Calibri" w:hAnsi="Calibri" w:cs="Calibri"/>
                <w:color w:val="000000"/>
                <w:szCs w:val="20"/>
                <w:lang w:val="en-US"/>
              </w:rPr>
              <w:t>Credit Analyst</w:t>
            </w:r>
          </w:p>
        </w:tc>
      </w:tr>
      <w:tr w:rsidR="00427174" w:rsidRPr="006011DC" w14:paraId="23570B3B" w14:textId="77777777" w:rsidTr="003754C7">
        <w:trPr>
          <w:trHeight w:val="283"/>
        </w:trPr>
        <w:tc>
          <w:tcPr>
            <w:tcW w:w="4036" w:type="dxa"/>
            <w:tcBorders>
              <w:top w:val="nil"/>
              <w:left w:val="single" w:sz="4" w:space="0" w:color="BFBFBF"/>
              <w:bottom w:val="single" w:sz="4" w:space="0" w:color="BFBFBF"/>
              <w:right w:val="single" w:sz="4" w:space="0" w:color="BFBFBF"/>
            </w:tcBorders>
            <w:noWrap/>
            <w:vAlign w:val="bottom"/>
            <w:hideMark/>
          </w:tcPr>
          <w:p w14:paraId="5C9260C5" w14:textId="77777777" w:rsidR="00427174" w:rsidRPr="006011DC" w:rsidRDefault="00427174" w:rsidP="003754C7">
            <w:pPr>
              <w:rPr>
                <w:rFonts w:ascii="Calibri" w:hAnsi="Calibri" w:cs="Calibri"/>
                <w:color w:val="000000"/>
                <w:szCs w:val="20"/>
                <w:lang w:val="en-US"/>
              </w:rPr>
            </w:pPr>
            <w:r w:rsidRPr="006011DC">
              <w:rPr>
                <w:rFonts w:ascii="Calibri" w:hAnsi="Calibri" w:cs="Calibri"/>
                <w:color w:val="000000"/>
                <w:szCs w:val="20"/>
                <w:lang w:val="en-US"/>
              </w:rPr>
              <w:t>More than 300 K to 500 K</w:t>
            </w:r>
          </w:p>
        </w:tc>
        <w:tc>
          <w:tcPr>
            <w:tcW w:w="4175" w:type="dxa"/>
            <w:tcBorders>
              <w:top w:val="nil"/>
              <w:left w:val="nil"/>
              <w:bottom w:val="single" w:sz="4" w:space="0" w:color="BFBFBF"/>
              <w:right w:val="single" w:sz="4" w:space="0" w:color="BFBFBF"/>
            </w:tcBorders>
            <w:noWrap/>
            <w:vAlign w:val="bottom"/>
            <w:hideMark/>
          </w:tcPr>
          <w:p w14:paraId="76973EF4" w14:textId="77777777" w:rsidR="00427174" w:rsidRPr="006011DC" w:rsidRDefault="00427174" w:rsidP="003754C7">
            <w:pPr>
              <w:rPr>
                <w:rFonts w:ascii="Calibri" w:hAnsi="Calibri" w:cs="Calibri"/>
                <w:color w:val="000000"/>
                <w:szCs w:val="20"/>
                <w:lang w:val="en-US"/>
              </w:rPr>
            </w:pPr>
            <w:r w:rsidRPr="006011DC">
              <w:rPr>
                <w:rFonts w:ascii="Calibri" w:hAnsi="Calibri" w:cs="Calibri"/>
                <w:color w:val="000000"/>
                <w:szCs w:val="20"/>
                <w:lang w:val="en-US"/>
              </w:rPr>
              <w:t>Credit Analyst Supervisor</w:t>
            </w:r>
          </w:p>
        </w:tc>
      </w:tr>
      <w:tr w:rsidR="00427174" w:rsidRPr="006011DC" w14:paraId="058CDE65" w14:textId="77777777" w:rsidTr="003754C7">
        <w:trPr>
          <w:trHeight w:val="283"/>
        </w:trPr>
        <w:tc>
          <w:tcPr>
            <w:tcW w:w="4036" w:type="dxa"/>
            <w:tcBorders>
              <w:top w:val="nil"/>
              <w:left w:val="single" w:sz="4" w:space="0" w:color="BFBFBF"/>
              <w:bottom w:val="single" w:sz="4" w:space="0" w:color="BFBFBF"/>
              <w:right w:val="single" w:sz="4" w:space="0" w:color="BFBFBF"/>
            </w:tcBorders>
            <w:noWrap/>
            <w:vAlign w:val="bottom"/>
            <w:hideMark/>
          </w:tcPr>
          <w:p w14:paraId="5D56A22F" w14:textId="77777777" w:rsidR="00427174" w:rsidRPr="006011DC" w:rsidRDefault="00427174" w:rsidP="003754C7">
            <w:pPr>
              <w:rPr>
                <w:rFonts w:ascii="Calibri" w:hAnsi="Calibri" w:cs="Calibri"/>
                <w:color w:val="000000"/>
                <w:szCs w:val="20"/>
                <w:lang w:val="en-US"/>
              </w:rPr>
            </w:pPr>
            <w:r w:rsidRPr="006011DC">
              <w:rPr>
                <w:rFonts w:ascii="Calibri" w:hAnsi="Calibri" w:cs="Calibri"/>
                <w:color w:val="000000"/>
                <w:szCs w:val="20"/>
                <w:lang w:val="en-US"/>
              </w:rPr>
              <w:t>More than 500 K to 700 K</w:t>
            </w:r>
          </w:p>
        </w:tc>
        <w:tc>
          <w:tcPr>
            <w:tcW w:w="4175" w:type="dxa"/>
            <w:tcBorders>
              <w:top w:val="nil"/>
              <w:left w:val="nil"/>
              <w:bottom w:val="single" w:sz="4" w:space="0" w:color="BFBFBF"/>
              <w:right w:val="single" w:sz="4" w:space="0" w:color="BFBFBF"/>
            </w:tcBorders>
            <w:noWrap/>
            <w:vAlign w:val="bottom"/>
            <w:hideMark/>
          </w:tcPr>
          <w:p w14:paraId="5F98D76A" w14:textId="77777777" w:rsidR="00427174" w:rsidRPr="006011DC" w:rsidRDefault="00427174" w:rsidP="003754C7">
            <w:pPr>
              <w:rPr>
                <w:rFonts w:ascii="Calibri" w:hAnsi="Calibri" w:cs="Calibri"/>
                <w:color w:val="000000"/>
                <w:szCs w:val="20"/>
                <w:lang w:val="en-US"/>
              </w:rPr>
            </w:pPr>
            <w:r w:rsidRPr="006011DC">
              <w:rPr>
                <w:rFonts w:ascii="Calibri" w:hAnsi="Calibri" w:cs="Calibri"/>
                <w:color w:val="000000"/>
                <w:szCs w:val="20"/>
                <w:lang w:val="en-US"/>
              </w:rPr>
              <w:t>Senior/ Operation Manager</w:t>
            </w:r>
          </w:p>
        </w:tc>
      </w:tr>
      <w:tr w:rsidR="00427174" w:rsidRPr="006011DC" w14:paraId="5A8B6B66" w14:textId="77777777" w:rsidTr="003754C7">
        <w:trPr>
          <w:trHeight w:val="283"/>
        </w:trPr>
        <w:tc>
          <w:tcPr>
            <w:tcW w:w="4036" w:type="dxa"/>
            <w:tcBorders>
              <w:top w:val="nil"/>
              <w:left w:val="single" w:sz="4" w:space="0" w:color="BFBFBF"/>
              <w:bottom w:val="single" w:sz="4" w:space="0" w:color="BFBFBF"/>
              <w:right w:val="single" w:sz="4" w:space="0" w:color="BFBFBF"/>
            </w:tcBorders>
            <w:noWrap/>
            <w:vAlign w:val="bottom"/>
            <w:hideMark/>
          </w:tcPr>
          <w:p w14:paraId="083C76DA" w14:textId="77777777" w:rsidR="00427174" w:rsidRPr="006011DC" w:rsidRDefault="00427174" w:rsidP="003754C7">
            <w:pPr>
              <w:rPr>
                <w:rFonts w:ascii="Calibri" w:hAnsi="Calibri" w:cs="Calibri"/>
                <w:color w:val="000000"/>
                <w:szCs w:val="20"/>
                <w:lang w:val="en-US"/>
              </w:rPr>
            </w:pPr>
            <w:r w:rsidRPr="006011DC">
              <w:rPr>
                <w:rFonts w:ascii="Calibri" w:hAnsi="Calibri" w:cs="Calibri"/>
                <w:color w:val="000000"/>
                <w:szCs w:val="20"/>
                <w:lang w:val="en-US"/>
              </w:rPr>
              <w:t>More than 700 K to 900 K</w:t>
            </w:r>
          </w:p>
        </w:tc>
        <w:tc>
          <w:tcPr>
            <w:tcW w:w="4175" w:type="dxa"/>
            <w:tcBorders>
              <w:top w:val="nil"/>
              <w:left w:val="nil"/>
              <w:bottom w:val="single" w:sz="4" w:space="0" w:color="BFBFBF"/>
              <w:right w:val="single" w:sz="4" w:space="0" w:color="BFBFBF"/>
            </w:tcBorders>
            <w:noWrap/>
            <w:vAlign w:val="bottom"/>
            <w:hideMark/>
          </w:tcPr>
          <w:p w14:paraId="12A8387A" w14:textId="77777777" w:rsidR="00427174" w:rsidRPr="006011DC" w:rsidRDefault="00427174" w:rsidP="003754C7">
            <w:pPr>
              <w:rPr>
                <w:rFonts w:ascii="Calibri" w:hAnsi="Calibri" w:cs="Calibri"/>
                <w:color w:val="000000"/>
                <w:szCs w:val="20"/>
                <w:lang w:val="en-US"/>
              </w:rPr>
            </w:pPr>
            <w:r w:rsidRPr="006011DC">
              <w:rPr>
                <w:rFonts w:ascii="Calibri" w:hAnsi="Calibri" w:cs="Calibri"/>
                <w:color w:val="000000"/>
                <w:szCs w:val="20"/>
                <w:lang w:val="en-US"/>
              </w:rPr>
              <w:t>COO</w:t>
            </w:r>
          </w:p>
        </w:tc>
      </w:tr>
      <w:tr w:rsidR="00427174" w:rsidRPr="006011DC" w14:paraId="2467EE75" w14:textId="77777777" w:rsidTr="003754C7">
        <w:trPr>
          <w:trHeight w:val="283"/>
        </w:trPr>
        <w:tc>
          <w:tcPr>
            <w:tcW w:w="4036" w:type="dxa"/>
            <w:tcBorders>
              <w:top w:val="nil"/>
              <w:left w:val="single" w:sz="4" w:space="0" w:color="BFBFBF"/>
              <w:bottom w:val="single" w:sz="4" w:space="0" w:color="BFBFBF"/>
              <w:right w:val="single" w:sz="4" w:space="0" w:color="BFBFBF"/>
            </w:tcBorders>
            <w:noWrap/>
            <w:vAlign w:val="bottom"/>
            <w:hideMark/>
          </w:tcPr>
          <w:p w14:paraId="31A4020B" w14:textId="77777777" w:rsidR="00427174" w:rsidRPr="006011DC" w:rsidRDefault="00427174" w:rsidP="003754C7">
            <w:pPr>
              <w:rPr>
                <w:rFonts w:ascii="Calibri" w:hAnsi="Calibri" w:cs="Calibri"/>
                <w:color w:val="000000"/>
                <w:szCs w:val="20"/>
                <w:lang w:val="en-US"/>
              </w:rPr>
            </w:pPr>
            <w:r w:rsidRPr="006011DC">
              <w:rPr>
                <w:rFonts w:ascii="Calibri" w:hAnsi="Calibri" w:cs="Calibri"/>
                <w:color w:val="000000"/>
                <w:szCs w:val="20"/>
                <w:lang w:val="en-US"/>
              </w:rPr>
              <w:t>More than 900 K up to 1.5 M</w:t>
            </w:r>
          </w:p>
        </w:tc>
        <w:tc>
          <w:tcPr>
            <w:tcW w:w="4175" w:type="dxa"/>
            <w:tcBorders>
              <w:top w:val="nil"/>
              <w:left w:val="nil"/>
              <w:bottom w:val="single" w:sz="4" w:space="0" w:color="BFBFBF"/>
              <w:right w:val="single" w:sz="4" w:space="0" w:color="BFBFBF"/>
            </w:tcBorders>
            <w:noWrap/>
            <w:vAlign w:val="bottom"/>
            <w:hideMark/>
          </w:tcPr>
          <w:p w14:paraId="7BEF3F9A" w14:textId="77777777" w:rsidR="00427174" w:rsidRPr="006011DC" w:rsidRDefault="00427174" w:rsidP="003754C7">
            <w:pPr>
              <w:rPr>
                <w:rFonts w:ascii="Calibri" w:hAnsi="Calibri" w:cs="Calibri"/>
                <w:color w:val="000000"/>
                <w:szCs w:val="20"/>
                <w:lang w:val="en-US"/>
              </w:rPr>
            </w:pPr>
            <w:r w:rsidRPr="006011DC">
              <w:rPr>
                <w:rFonts w:ascii="Calibri" w:hAnsi="Calibri" w:cs="Calibri"/>
                <w:color w:val="000000"/>
                <w:szCs w:val="20"/>
                <w:lang w:val="en-US"/>
              </w:rPr>
              <w:t>CRO</w:t>
            </w:r>
          </w:p>
        </w:tc>
      </w:tr>
      <w:tr w:rsidR="00427174" w:rsidRPr="006011DC" w14:paraId="314ED1B7" w14:textId="77777777" w:rsidTr="003754C7">
        <w:trPr>
          <w:trHeight w:val="283"/>
        </w:trPr>
        <w:tc>
          <w:tcPr>
            <w:tcW w:w="4036" w:type="dxa"/>
            <w:tcBorders>
              <w:top w:val="nil"/>
              <w:left w:val="single" w:sz="4" w:space="0" w:color="BFBFBF"/>
              <w:bottom w:val="single" w:sz="4" w:space="0" w:color="BFBFBF"/>
              <w:right w:val="single" w:sz="4" w:space="0" w:color="BFBFBF"/>
            </w:tcBorders>
            <w:noWrap/>
            <w:vAlign w:val="bottom"/>
            <w:hideMark/>
          </w:tcPr>
          <w:p w14:paraId="4233CD8E" w14:textId="77777777" w:rsidR="00427174" w:rsidRPr="006011DC" w:rsidRDefault="00427174" w:rsidP="003754C7">
            <w:pPr>
              <w:rPr>
                <w:rFonts w:ascii="Calibri" w:hAnsi="Calibri" w:cs="Calibri"/>
                <w:color w:val="000000"/>
                <w:szCs w:val="20"/>
                <w:lang w:val="en-US"/>
              </w:rPr>
            </w:pPr>
            <w:r w:rsidRPr="006011DC">
              <w:rPr>
                <w:rFonts w:ascii="Calibri" w:hAnsi="Calibri" w:cs="Calibri"/>
                <w:color w:val="000000"/>
                <w:szCs w:val="20"/>
                <w:lang w:val="en-US"/>
              </w:rPr>
              <w:t>More than 1.5 M</w:t>
            </w:r>
          </w:p>
        </w:tc>
        <w:tc>
          <w:tcPr>
            <w:tcW w:w="4175" w:type="dxa"/>
            <w:tcBorders>
              <w:top w:val="nil"/>
              <w:left w:val="nil"/>
              <w:bottom w:val="single" w:sz="4" w:space="0" w:color="BFBFBF"/>
              <w:right w:val="single" w:sz="4" w:space="0" w:color="BFBFBF"/>
            </w:tcBorders>
            <w:noWrap/>
            <w:vAlign w:val="bottom"/>
            <w:hideMark/>
          </w:tcPr>
          <w:p w14:paraId="58618C43" w14:textId="77777777" w:rsidR="00427174" w:rsidRPr="006011DC" w:rsidRDefault="00427174" w:rsidP="003754C7">
            <w:pPr>
              <w:rPr>
                <w:rFonts w:ascii="Calibri" w:hAnsi="Calibri" w:cs="Calibri"/>
                <w:color w:val="000000"/>
                <w:szCs w:val="20"/>
                <w:lang w:val="en-US"/>
              </w:rPr>
            </w:pPr>
            <w:r w:rsidRPr="006011DC">
              <w:rPr>
                <w:rFonts w:ascii="Calibri" w:hAnsi="Calibri" w:cs="Calibri"/>
                <w:color w:val="000000"/>
                <w:szCs w:val="20"/>
                <w:lang w:val="en-US"/>
              </w:rPr>
              <w:t>CEO</w:t>
            </w:r>
          </w:p>
        </w:tc>
      </w:tr>
      <w:tr w:rsidR="00427174" w:rsidRPr="006011DC" w14:paraId="64863BF2" w14:textId="77777777" w:rsidTr="003754C7">
        <w:trPr>
          <w:trHeight w:val="283"/>
        </w:trPr>
        <w:tc>
          <w:tcPr>
            <w:tcW w:w="4036" w:type="dxa"/>
            <w:tcBorders>
              <w:top w:val="nil"/>
              <w:left w:val="single" w:sz="4" w:space="0" w:color="BFBFBF"/>
              <w:bottom w:val="single" w:sz="4" w:space="0" w:color="BFBFBF"/>
              <w:right w:val="single" w:sz="4" w:space="0" w:color="BFBFBF"/>
            </w:tcBorders>
            <w:noWrap/>
            <w:vAlign w:val="bottom"/>
            <w:hideMark/>
          </w:tcPr>
          <w:p w14:paraId="37D0181F" w14:textId="77777777" w:rsidR="00427174" w:rsidRPr="006011DC" w:rsidRDefault="00427174" w:rsidP="003754C7">
            <w:pPr>
              <w:rPr>
                <w:rFonts w:ascii="Calibri" w:hAnsi="Calibri" w:cs="Calibri"/>
                <w:color w:val="000000"/>
                <w:szCs w:val="20"/>
                <w:lang w:val="en-US"/>
              </w:rPr>
            </w:pPr>
            <w:r w:rsidRPr="006011DC">
              <w:rPr>
                <w:rFonts w:ascii="Calibri" w:hAnsi="Calibri" w:cs="Calibri"/>
                <w:color w:val="000000"/>
                <w:szCs w:val="20"/>
                <w:lang w:val="en-US"/>
              </w:rPr>
              <w:t>Up to 600 K</w:t>
            </w:r>
          </w:p>
        </w:tc>
        <w:tc>
          <w:tcPr>
            <w:tcW w:w="4175" w:type="dxa"/>
            <w:tcBorders>
              <w:top w:val="nil"/>
              <w:left w:val="nil"/>
              <w:bottom w:val="single" w:sz="4" w:space="0" w:color="BFBFBF"/>
              <w:right w:val="single" w:sz="4" w:space="0" w:color="BFBFBF"/>
            </w:tcBorders>
            <w:noWrap/>
            <w:vAlign w:val="bottom"/>
            <w:hideMark/>
          </w:tcPr>
          <w:p w14:paraId="453A3168" w14:textId="77777777" w:rsidR="00427174" w:rsidRPr="006011DC" w:rsidRDefault="00427174" w:rsidP="003754C7">
            <w:pPr>
              <w:rPr>
                <w:rFonts w:ascii="Calibri" w:hAnsi="Calibri" w:cs="Calibri"/>
                <w:color w:val="000000"/>
                <w:szCs w:val="20"/>
                <w:lang w:val="en-US"/>
              </w:rPr>
            </w:pPr>
            <w:r w:rsidRPr="006011DC">
              <w:rPr>
                <w:rFonts w:ascii="Calibri" w:hAnsi="Calibri" w:cs="Calibri"/>
                <w:color w:val="000000"/>
                <w:szCs w:val="20"/>
                <w:lang w:val="en-US"/>
              </w:rPr>
              <w:t>Auto Approval (by Qarar)</w:t>
            </w:r>
          </w:p>
        </w:tc>
      </w:tr>
    </w:tbl>
    <w:p w14:paraId="0CB6929A" w14:textId="77777777" w:rsidR="00427174" w:rsidRPr="006011DC" w:rsidRDefault="00427174" w:rsidP="00427174">
      <w:pPr>
        <w:pStyle w:val="ListParagraph"/>
        <w:rPr>
          <w:rFonts w:cs="Calibri"/>
        </w:rPr>
      </w:pPr>
    </w:p>
    <w:p w14:paraId="5322CFB2" w14:textId="77777777" w:rsidR="00427174" w:rsidRPr="006011DC" w:rsidRDefault="00427174" w:rsidP="00427174">
      <w:pPr>
        <w:pStyle w:val="ListParagraph"/>
        <w:ind w:left="360"/>
        <w:rPr>
          <w:rFonts w:cs="Calibri"/>
          <w:b/>
        </w:rPr>
      </w:pPr>
      <w:r w:rsidRPr="006011DC">
        <w:rPr>
          <w:rFonts w:cs="Calibri"/>
          <w:b/>
        </w:rPr>
        <w:t xml:space="preserve">Microfinance: </w:t>
      </w:r>
    </w:p>
    <w:tbl>
      <w:tblPr>
        <w:tblW w:w="8211" w:type="dxa"/>
        <w:tblInd w:w="638" w:type="dxa"/>
        <w:tblLook w:val="04A0" w:firstRow="1" w:lastRow="0" w:firstColumn="1" w:lastColumn="0" w:noHBand="0" w:noVBand="1"/>
      </w:tblPr>
      <w:tblGrid>
        <w:gridCol w:w="4036"/>
        <w:gridCol w:w="4175"/>
      </w:tblGrid>
      <w:tr w:rsidR="00427174" w:rsidRPr="006011DC" w14:paraId="09A07E33" w14:textId="77777777" w:rsidTr="003754C7">
        <w:trPr>
          <w:trHeight w:val="283"/>
        </w:trPr>
        <w:tc>
          <w:tcPr>
            <w:tcW w:w="4036" w:type="dxa"/>
            <w:tcBorders>
              <w:top w:val="single" w:sz="4" w:space="0" w:color="BFBFBF"/>
              <w:left w:val="single" w:sz="4" w:space="0" w:color="BFBFBF"/>
              <w:bottom w:val="single" w:sz="4" w:space="0" w:color="BFBFBF"/>
              <w:right w:val="single" w:sz="4" w:space="0" w:color="BFBFBF"/>
            </w:tcBorders>
            <w:noWrap/>
            <w:vAlign w:val="bottom"/>
            <w:hideMark/>
          </w:tcPr>
          <w:p w14:paraId="7986D0E1" w14:textId="77777777" w:rsidR="00427174" w:rsidRPr="006011DC" w:rsidRDefault="00427174" w:rsidP="003754C7">
            <w:pPr>
              <w:rPr>
                <w:rFonts w:ascii="Calibri" w:hAnsi="Calibri" w:cs="Calibri"/>
                <w:b/>
                <w:bCs/>
                <w:color w:val="000000"/>
                <w:szCs w:val="20"/>
                <w:lang w:val="en-US"/>
              </w:rPr>
            </w:pPr>
            <w:r w:rsidRPr="006011DC">
              <w:rPr>
                <w:rFonts w:ascii="Calibri" w:hAnsi="Calibri" w:cs="Calibri"/>
                <w:b/>
                <w:bCs/>
                <w:color w:val="000000"/>
                <w:szCs w:val="20"/>
                <w:lang w:val="en-US"/>
              </w:rPr>
              <w:t>Credit Limit</w:t>
            </w:r>
          </w:p>
        </w:tc>
        <w:tc>
          <w:tcPr>
            <w:tcW w:w="4175" w:type="dxa"/>
            <w:tcBorders>
              <w:top w:val="single" w:sz="4" w:space="0" w:color="BFBFBF"/>
              <w:left w:val="nil"/>
              <w:bottom w:val="single" w:sz="4" w:space="0" w:color="BFBFBF"/>
              <w:right w:val="single" w:sz="4" w:space="0" w:color="BFBFBF"/>
            </w:tcBorders>
            <w:noWrap/>
            <w:vAlign w:val="bottom"/>
            <w:hideMark/>
          </w:tcPr>
          <w:p w14:paraId="4408332F" w14:textId="77777777" w:rsidR="00427174" w:rsidRPr="006011DC" w:rsidRDefault="00427174" w:rsidP="003754C7">
            <w:pPr>
              <w:rPr>
                <w:rFonts w:ascii="Calibri" w:hAnsi="Calibri" w:cs="Calibri"/>
                <w:b/>
                <w:bCs/>
                <w:color w:val="000000"/>
                <w:szCs w:val="20"/>
                <w:lang w:val="en-US"/>
              </w:rPr>
            </w:pPr>
            <w:r w:rsidRPr="006011DC">
              <w:rPr>
                <w:rFonts w:ascii="Calibri" w:hAnsi="Calibri" w:cs="Calibri"/>
                <w:b/>
                <w:bCs/>
                <w:color w:val="000000"/>
                <w:szCs w:val="20"/>
                <w:lang w:val="en-US"/>
              </w:rPr>
              <w:t>Approving Authority*</w:t>
            </w:r>
          </w:p>
        </w:tc>
      </w:tr>
      <w:tr w:rsidR="00427174" w:rsidRPr="006011DC" w14:paraId="693898B8" w14:textId="77777777" w:rsidTr="003754C7">
        <w:trPr>
          <w:trHeight w:val="283"/>
        </w:trPr>
        <w:tc>
          <w:tcPr>
            <w:tcW w:w="4036" w:type="dxa"/>
            <w:tcBorders>
              <w:top w:val="nil"/>
              <w:left w:val="single" w:sz="4" w:space="0" w:color="BFBFBF"/>
              <w:bottom w:val="single" w:sz="4" w:space="0" w:color="BFBFBF"/>
              <w:right w:val="single" w:sz="4" w:space="0" w:color="BFBFBF"/>
            </w:tcBorders>
            <w:noWrap/>
            <w:vAlign w:val="bottom"/>
          </w:tcPr>
          <w:p w14:paraId="6D16221F" w14:textId="77777777" w:rsidR="00427174" w:rsidRPr="006011DC" w:rsidRDefault="00427174" w:rsidP="003754C7">
            <w:pPr>
              <w:rPr>
                <w:rFonts w:ascii="Calibri" w:hAnsi="Calibri" w:cs="Calibri"/>
                <w:color w:val="000000"/>
                <w:szCs w:val="20"/>
                <w:lang w:val="en-US"/>
              </w:rPr>
            </w:pPr>
            <w:r w:rsidRPr="006011DC">
              <w:rPr>
                <w:rFonts w:ascii="Calibri" w:hAnsi="Calibri" w:cs="Calibri"/>
                <w:color w:val="000000"/>
                <w:szCs w:val="20"/>
                <w:lang w:val="en-US"/>
              </w:rPr>
              <w:t xml:space="preserve">Up to 25K </w:t>
            </w:r>
          </w:p>
        </w:tc>
        <w:tc>
          <w:tcPr>
            <w:tcW w:w="4175" w:type="dxa"/>
            <w:tcBorders>
              <w:top w:val="nil"/>
              <w:left w:val="nil"/>
              <w:bottom w:val="single" w:sz="4" w:space="0" w:color="BFBFBF"/>
              <w:right w:val="single" w:sz="4" w:space="0" w:color="BFBFBF"/>
            </w:tcBorders>
            <w:noWrap/>
            <w:vAlign w:val="bottom"/>
          </w:tcPr>
          <w:p w14:paraId="0527F6ED" w14:textId="77777777" w:rsidR="00427174" w:rsidRPr="006011DC" w:rsidRDefault="00427174" w:rsidP="003754C7">
            <w:pPr>
              <w:rPr>
                <w:rFonts w:ascii="Calibri" w:hAnsi="Calibri" w:cs="Calibri"/>
                <w:color w:val="000000"/>
                <w:szCs w:val="20"/>
                <w:lang w:val="en-US"/>
              </w:rPr>
            </w:pPr>
            <w:r w:rsidRPr="006011DC">
              <w:rPr>
                <w:rFonts w:ascii="Calibri" w:hAnsi="Calibri" w:cs="Calibri"/>
                <w:color w:val="000000"/>
                <w:szCs w:val="20"/>
                <w:lang w:val="en-US"/>
              </w:rPr>
              <w:t>Credit Analyst</w:t>
            </w:r>
          </w:p>
        </w:tc>
      </w:tr>
      <w:tr w:rsidR="00427174" w:rsidRPr="006011DC" w14:paraId="4FD127FD" w14:textId="77777777" w:rsidTr="003754C7">
        <w:trPr>
          <w:trHeight w:val="283"/>
        </w:trPr>
        <w:tc>
          <w:tcPr>
            <w:tcW w:w="4036" w:type="dxa"/>
            <w:tcBorders>
              <w:top w:val="nil"/>
              <w:left w:val="single" w:sz="4" w:space="0" w:color="BFBFBF"/>
              <w:bottom w:val="single" w:sz="4" w:space="0" w:color="BFBFBF"/>
              <w:right w:val="single" w:sz="4" w:space="0" w:color="BFBFBF"/>
            </w:tcBorders>
            <w:noWrap/>
            <w:vAlign w:val="bottom"/>
          </w:tcPr>
          <w:p w14:paraId="3B47B4A5" w14:textId="77777777" w:rsidR="00427174" w:rsidRPr="006011DC" w:rsidRDefault="00427174" w:rsidP="003754C7">
            <w:pPr>
              <w:rPr>
                <w:rFonts w:ascii="Calibri" w:hAnsi="Calibri" w:cs="Calibri"/>
                <w:color w:val="000000"/>
                <w:szCs w:val="20"/>
                <w:lang w:val="en-US"/>
              </w:rPr>
            </w:pPr>
            <w:r w:rsidRPr="006011DC">
              <w:rPr>
                <w:rFonts w:ascii="Calibri" w:hAnsi="Calibri" w:cs="Calibri"/>
                <w:color w:val="000000"/>
                <w:szCs w:val="20"/>
                <w:lang w:val="en-US"/>
              </w:rPr>
              <w:t xml:space="preserve">Re-finance- Upto 50K </w:t>
            </w:r>
          </w:p>
        </w:tc>
        <w:tc>
          <w:tcPr>
            <w:tcW w:w="4175" w:type="dxa"/>
            <w:tcBorders>
              <w:top w:val="nil"/>
              <w:left w:val="nil"/>
              <w:bottom w:val="single" w:sz="4" w:space="0" w:color="BFBFBF"/>
              <w:right w:val="single" w:sz="4" w:space="0" w:color="BFBFBF"/>
            </w:tcBorders>
            <w:noWrap/>
            <w:vAlign w:val="bottom"/>
          </w:tcPr>
          <w:p w14:paraId="48E9E3B3" w14:textId="77777777" w:rsidR="00427174" w:rsidRPr="006011DC" w:rsidRDefault="00427174" w:rsidP="003754C7">
            <w:pPr>
              <w:rPr>
                <w:rFonts w:ascii="Calibri" w:hAnsi="Calibri" w:cs="Calibri"/>
                <w:color w:val="000000"/>
                <w:szCs w:val="20"/>
                <w:lang w:val="en-US"/>
              </w:rPr>
            </w:pPr>
            <w:r w:rsidRPr="006011DC">
              <w:rPr>
                <w:rFonts w:ascii="Calibri" w:hAnsi="Calibri" w:cs="Calibri"/>
                <w:color w:val="000000"/>
                <w:szCs w:val="20"/>
                <w:lang w:val="en-US"/>
              </w:rPr>
              <w:t>Credit Analyst</w:t>
            </w:r>
          </w:p>
        </w:tc>
      </w:tr>
      <w:tr w:rsidR="00427174" w:rsidRPr="006011DC" w14:paraId="76A79A16" w14:textId="77777777" w:rsidTr="003754C7">
        <w:trPr>
          <w:trHeight w:val="283"/>
        </w:trPr>
        <w:tc>
          <w:tcPr>
            <w:tcW w:w="4036" w:type="dxa"/>
            <w:tcBorders>
              <w:top w:val="nil"/>
              <w:left w:val="single" w:sz="4" w:space="0" w:color="BFBFBF"/>
              <w:bottom w:val="single" w:sz="4" w:space="0" w:color="BFBFBF"/>
              <w:right w:val="single" w:sz="4" w:space="0" w:color="BFBFBF"/>
            </w:tcBorders>
            <w:noWrap/>
            <w:vAlign w:val="bottom"/>
          </w:tcPr>
          <w:p w14:paraId="25F7E636" w14:textId="77777777" w:rsidR="00427174" w:rsidRPr="006011DC" w:rsidRDefault="00427174" w:rsidP="003754C7">
            <w:pPr>
              <w:rPr>
                <w:rFonts w:ascii="Calibri" w:hAnsi="Calibri" w:cs="Calibri"/>
                <w:color w:val="000000"/>
                <w:szCs w:val="20"/>
                <w:lang w:val="en-US"/>
              </w:rPr>
            </w:pPr>
            <w:r w:rsidRPr="006011DC">
              <w:rPr>
                <w:rFonts w:ascii="Calibri" w:hAnsi="Calibri" w:cs="Calibri"/>
                <w:color w:val="000000"/>
                <w:szCs w:val="20"/>
                <w:lang w:val="en-US"/>
              </w:rPr>
              <w:t xml:space="preserve">Maximum upto 25K </w:t>
            </w:r>
          </w:p>
        </w:tc>
        <w:tc>
          <w:tcPr>
            <w:tcW w:w="4175" w:type="dxa"/>
            <w:tcBorders>
              <w:top w:val="nil"/>
              <w:left w:val="nil"/>
              <w:bottom w:val="single" w:sz="4" w:space="0" w:color="BFBFBF"/>
              <w:right w:val="single" w:sz="4" w:space="0" w:color="BFBFBF"/>
            </w:tcBorders>
            <w:noWrap/>
            <w:vAlign w:val="bottom"/>
          </w:tcPr>
          <w:p w14:paraId="32475C2B" w14:textId="77777777" w:rsidR="00427174" w:rsidRPr="006011DC" w:rsidRDefault="00427174" w:rsidP="003754C7">
            <w:pPr>
              <w:rPr>
                <w:rFonts w:ascii="Calibri" w:hAnsi="Calibri" w:cs="Calibri"/>
                <w:color w:val="000000"/>
                <w:szCs w:val="20"/>
                <w:lang w:val="en-US"/>
              </w:rPr>
            </w:pPr>
            <w:r w:rsidRPr="006011DC">
              <w:rPr>
                <w:rFonts w:ascii="Calibri" w:hAnsi="Calibri" w:cs="Calibri"/>
                <w:color w:val="000000"/>
                <w:szCs w:val="20"/>
                <w:lang w:val="en-US"/>
              </w:rPr>
              <w:t>Auto approval (by Qarar)</w:t>
            </w:r>
          </w:p>
        </w:tc>
      </w:tr>
    </w:tbl>
    <w:p w14:paraId="16CF2E3D" w14:textId="77777777" w:rsidR="00427174" w:rsidRPr="006011DC" w:rsidRDefault="00427174" w:rsidP="00427174">
      <w:pPr>
        <w:pStyle w:val="ListParagraph"/>
        <w:ind w:left="360"/>
        <w:rPr>
          <w:rFonts w:cs="Calibri"/>
          <w:b/>
        </w:rPr>
      </w:pPr>
    </w:p>
    <w:p w14:paraId="252D9189" w14:textId="77777777" w:rsidR="00427174" w:rsidRPr="006011DC" w:rsidRDefault="00427174" w:rsidP="00427174">
      <w:pPr>
        <w:pStyle w:val="ListParagraph"/>
        <w:ind w:left="360"/>
        <w:rPr>
          <w:rFonts w:cs="Calibri"/>
          <w:b/>
        </w:rPr>
      </w:pPr>
      <w:r w:rsidRPr="006011DC">
        <w:rPr>
          <w:rFonts w:cs="Calibri"/>
          <w:b/>
        </w:rPr>
        <w:t xml:space="preserve">Refinance: </w:t>
      </w:r>
    </w:p>
    <w:tbl>
      <w:tblPr>
        <w:tblW w:w="8211" w:type="dxa"/>
        <w:tblInd w:w="638" w:type="dxa"/>
        <w:tblLook w:val="04A0" w:firstRow="1" w:lastRow="0" w:firstColumn="1" w:lastColumn="0" w:noHBand="0" w:noVBand="1"/>
      </w:tblPr>
      <w:tblGrid>
        <w:gridCol w:w="4036"/>
        <w:gridCol w:w="4175"/>
      </w:tblGrid>
      <w:tr w:rsidR="00427174" w:rsidRPr="006011DC" w14:paraId="3391A254" w14:textId="77777777" w:rsidTr="003754C7">
        <w:trPr>
          <w:trHeight w:val="283"/>
        </w:trPr>
        <w:tc>
          <w:tcPr>
            <w:tcW w:w="4036" w:type="dxa"/>
            <w:tcBorders>
              <w:top w:val="single" w:sz="4" w:space="0" w:color="BFBFBF"/>
              <w:left w:val="single" w:sz="4" w:space="0" w:color="BFBFBF"/>
              <w:bottom w:val="single" w:sz="4" w:space="0" w:color="BFBFBF"/>
              <w:right w:val="single" w:sz="4" w:space="0" w:color="BFBFBF"/>
            </w:tcBorders>
            <w:noWrap/>
            <w:vAlign w:val="bottom"/>
            <w:hideMark/>
          </w:tcPr>
          <w:p w14:paraId="6034F129" w14:textId="77777777" w:rsidR="00427174" w:rsidRPr="006011DC" w:rsidRDefault="00427174" w:rsidP="003754C7">
            <w:pPr>
              <w:rPr>
                <w:rFonts w:ascii="Calibri" w:hAnsi="Calibri" w:cs="Calibri"/>
                <w:b/>
                <w:bCs/>
                <w:color w:val="000000"/>
                <w:szCs w:val="20"/>
                <w:lang w:val="en-US"/>
              </w:rPr>
            </w:pPr>
            <w:r w:rsidRPr="006011DC">
              <w:rPr>
                <w:rFonts w:ascii="Calibri" w:hAnsi="Calibri" w:cs="Calibri"/>
                <w:b/>
                <w:bCs/>
                <w:color w:val="000000"/>
                <w:szCs w:val="20"/>
                <w:lang w:val="en-US"/>
              </w:rPr>
              <w:t>Credit Limit</w:t>
            </w:r>
          </w:p>
        </w:tc>
        <w:tc>
          <w:tcPr>
            <w:tcW w:w="4175" w:type="dxa"/>
            <w:tcBorders>
              <w:top w:val="single" w:sz="4" w:space="0" w:color="BFBFBF"/>
              <w:left w:val="nil"/>
              <w:bottom w:val="single" w:sz="4" w:space="0" w:color="BFBFBF"/>
              <w:right w:val="single" w:sz="4" w:space="0" w:color="BFBFBF"/>
            </w:tcBorders>
            <w:noWrap/>
            <w:vAlign w:val="bottom"/>
            <w:hideMark/>
          </w:tcPr>
          <w:p w14:paraId="6A149B2B" w14:textId="77777777" w:rsidR="00427174" w:rsidRPr="006011DC" w:rsidRDefault="00427174" w:rsidP="003754C7">
            <w:pPr>
              <w:rPr>
                <w:rFonts w:ascii="Calibri" w:hAnsi="Calibri" w:cs="Calibri"/>
                <w:b/>
                <w:bCs/>
                <w:color w:val="000000"/>
                <w:szCs w:val="20"/>
                <w:lang w:val="en-US"/>
              </w:rPr>
            </w:pPr>
            <w:r w:rsidRPr="006011DC">
              <w:rPr>
                <w:rFonts w:ascii="Calibri" w:hAnsi="Calibri" w:cs="Calibri"/>
                <w:b/>
                <w:bCs/>
                <w:color w:val="000000"/>
                <w:szCs w:val="20"/>
                <w:lang w:val="en-US"/>
              </w:rPr>
              <w:t>Approving Authority*</w:t>
            </w:r>
          </w:p>
        </w:tc>
      </w:tr>
      <w:tr w:rsidR="00427174" w:rsidRPr="006011DC" w14:paraId="4A405558" w14:textId="77777777" w:rsidTr="003754C7">
        <w:trPr>
          <w:trHeight w:val="283"/>
        </w:trPr>
        <w:tc>
          <w:tcPr>
            <w:tcW w:w="4036" w:type="dxa"/>
            <w:tcBorders>
              <w:top w:val="nil"/>
              <w:left w:val="single" w:sz="4" w:space="0" w:color="BFBFBF"/>
              <w:bottom w:val="single" w:sz="4" w:space="0" w:color="BFBFBF"/>
              <w:right w:val="single" w:sz="4" w:space="0" w:color="BFBFBF"/>
            </w:tcBorders>
            <w:noWrap/>
            <w:vAlign w:val="bottom"/>
          </w:tcPr>
          <w:p w14:paraId="750D44F5" w14:textId="77777777" w:rsidR="00427174" w:rsidRPr="006011DC" w:rsidRDefault="00427174" w:rsidP="003754C7">
            <w:pPr>
              <w:rPr>
                <w:rFonts w:ascii="Calibri" w:hAnsi="Calibri" w:cs="Calibri"/>
                <w:color w:val="000000"/>
                <w:szCs w:val="20"/>
                <w:lang w:val="en-US"/>
              </w:rPr>
            </w:pPr>
            <w:r w:rsidRPr="006011DC">
              <w:rPr>
                <w:rFonts w:ascii="Calibri" w:hAnsi="Calibri" w:cs="Calibri"/>
                <w:color w:val="000000"/>
                <w:szCs w:val="20"/>
                <w:lang w:val="en-US"/>
              </w:rPr>
              <w:t xml:space="preserve">Up to 25K </w:t>
            </w:r>
          </w:p>
        </w:tc>
        <w:tc>
          <w:tcPr>
            <w:tcW w:w="4175" w:type="dxa"/>
            <w:tcBorders>
              <w:top w:val="nil"/>
              <w:left w:val="nil"/>
              <w:bottom w:val="single" w:sz="4" w:space="0" w:color="BFBFBF"/>
              <w:right w:val="single" w:sz="4" w:space="0" w:color="BFBFBF"/>
            </w:tcBorders>
            <w:noWrap/>
            <w:vAlign w:val="bottom"/>
          </w:tcPr>
          <w:p w14:paraId="191B600B" w14:textId="77777777" w:rsidR="00427174" w:rsidRPr="006011DC" w:rsidRDefault="00427174" w:rsidP="003754C7">
            <w:pPr>
              <w:rPr>
                <w:rFonts w:ascii="Calibri" w:hAnsi="Calibri" w:cs="Calibri"/>
                <w:color w:val="000000"/>
                <w:szCs w:val="20"/>
                <w:lang w:val="en-US"/>
              </w:rPr>
            </w:pPr>
            <w:r w:rsidRPr="006011DC">
              <w:rPr>
                <w:rFonts w:ascii="Calibri" w:hAnsi="Calibri" w:cs="Calibri"/>
                <w:color w:val="000000"/>
                <w:szCs w:val="20"/>
                <w:lang w:val="en-US"/>
              </w:rPr>
              <w:t>Credit Analyst</w:t>
            </w:r>
          </w:p>
        </w:tc>
      </w:tr>
      <w:tr w:rsidR="00427174" w:rsidRPr="006011DC" w14:paraId="4BF46E64" w14:textId="77777777" w:rsidTr="003754C7">
        <w:trPr>
          <w:trHeight w:val="283"/>
        </w:trPr>
        <w:tc>
          <w:tcPr>
            <w:tcW w:w="4036" w:type="dxa"/>
            <w:tcBorders>
              <w:top w:val="nil"/>
              <w:left w:val="single" w:sz="4" w:space="0" w:color="BFBFBF"/>
              <w:bottom w:val="single" w:sz="4" w:space="0" w:color="BFBFBF"/>
              <w:right w:val="single" w:sz="4" w:space="0" w:color="BFBFBF"/>
            </w:tcBorders>
            <w:noWrap/>
            <w:vAlign w:val="bottom"/>
          </w:tcPr>
          <w:p w14:paraId="2116F886" w14:textId="77777777" w:rsidR="00427174" w:rsidRPr="006011DC" w:rsidRDefault="00427174" w:rsidP="003754C7">
            <w:pPr>
              <w:rPr>
                <w:rFonts w:ascii="Calibri" w:hAnsi="Calibri" w:cs="Calibri"/>
                <w:color w:val="000000"/>
                <w:szCs w:val="20"/>
                <w:lang w:val="en-US"/>
              </w:rPr>
            </w:pPr>
            <w:r w:rsidRPr="006011DC">
              <w:rPr>
                <w:rFonts w:ascii="Calibri" w:hAnsi="Calibri" w:cs="Calibri"/>
                <w:color w:val="000000"/>
                <w:szCs w:val="20"/>
                <w:lang w:val="en-US"/>
              </w:rPr>
              <w:t xml:space="preserve">Re-finance- Upto 50K </w:t>
            </w:r>
          </w:p>
        </w:tc>
        <w:tc>
          <w:tcPr>
            <w:tcW w:w="4175" w:type="dxa"/>
            <w:tcBorders>
              <w:top w:val="nil"/>
              <w:left w:val="nil"/>
              <w:bottom w:val="single" w:sz="4" w:space="0" w:color="BFBFBF"/>
              <w:right w:val="single" w:sz="4" w:space="0" w:color="BFBFBF"/>
            </w:tcBorders>
            <w:noWrap/>
            <w:vAlign w:val="bottom"/>
          </w:tcPr>
          <w:p w14:paraId="0948E135" w14:textId="77777777" w:rsidR="00427174" w:rsidRPr="006011DC" w:rsidRDefault="00427174" w:rsidP="003754C7">
            <w:pPr>
              <w:rPr>
                <w:rFonts w:ascii="Calibri" w:hAnsi="Calibri" w:cs="Calibri"/>
                <w:color w:val="000000"/>
                <w:szCs w:val="20"/>
                <w:lang w:val="en-US"/>
              </w:rPr>
            </w:pPr>
            <w:r w:rsidRPr="006011DC">
              <w:rPr>
                <w:rFonts w:ascii="Calibri" w:hAnsi="Calibri" w:cs="Calibri"/>
                <w:color w:val="000000"/>
                <w:szCs w:val="20"/>
                <w:lang w:val="en-US"/>
              </w:rPr>
              <w:t>Credit Analyst</w:t>
            </w:r>
          </w:p>
        </w:tc>
      </w:tr>
      <w:tr w:rsidR="00427174" w:rsidRPr="006011DC" w14:paraId="3CCF2EAC" w14:textId="77777777" w:rsidTr="003754C7">
        <w:trPr>
          <w:trHeight w:val="283"/>
        </w:trPr>
        <w:tc>
          <w:tcPr>
            <w:tcW w:w="4036" w:type="dxa"/>
            <w:tcBorders>
              <w:top w:val="nil"/>
              <w:left w:val="single" w:sz="4" w:space="0" w:color="BFBFBF"/>
              <w:bottom w:val="single" w:sz="4" w:space="0" w:color="BFBFBF"/>
              <w:right w:val="single" w:sz="4" w:space="0" w:color="BFBFBF"/>
            </w:tcBorders>
            <w:noWrap/>
            <w:vAlign w:val="bottom"/>
          </w:tcPr>
          <w:p w14:paraId="7B3BDEBF" w14:textId="77777777" w:rsidR="00427174" w:rsidRPr="006011DC" w:rsidRDefault="00427174" w:rsidP="003754C7">
            <w:pPr>
              <w:rPr>
                <w:rFonts w:ascii="Calibri" w:hAnsi="Calibri" w:cs="Calibri"/>
                <w:color w:val="000000"/>
                <w:szCs w:val="20"/>
                <w:lang w:val="en-US"/>
              </w:rPr>
            </w:pPr>
            <w:r w:rsidRPr="006011DC">
              <w:rPr>
                <w:rFonts w:ascii="Calibri" w:hAnsi="Calibri" w:cs="Calibri"/>
                <w:color w:val="000000"/>
                <w:szCs w:val="20"/>
                <w:lang w:val="en-US"/>
              </w:rPr>
              <w:t xml:space="preserve">Maximum upto 25K </w:t>
            </w:r>
          </w:p>
        </w:tc>
        <w:tc>
          <w:tcPr>
            <w:tcW w:w="4175" w:type="dxa"/>
            <w:tcBorders>
              <w:top w:val="nil"/>
              <w:left w:val="nil"/>
              <w:bottom w:val="single" w:sz="4" w:space="0" w:color="BFBFBF"/>
              <w:right w:val="single" w:sz="4" w:space="0" w:color="BFBFBF"/>
            </w:tcBorders>
            <w:noWrap/>
            <w:vAlign w:val="bottom"/>
          </w:tcPr>
          <w:p w14:paraId="42DD3F38" w14:textId="77777777" w:rsidR="00427174" w:rsidRPr="006011DC" w:rsidRDefault="00427174" w:rsidP="003754C7">
            <w:pPr>
              <w:rPr>
                <w:rFonts w:ascii="Calibri" w:hAnsi="Calibri" w:cs="Calibri"/>
                <w:color w:val="000000"/>
                <w:szCs w:val="20"/>
                <w:lang w:val="en-US"/>
              </w:rPr>
            </w:pPr>
            <w:r w:rsidRPr="006011DC">
              <w:rPr>
                <w:rFonts w:ascii="Calibri" w:hAnsi="Calibri" w:cs="Calibri"/>
                <w:color w:val="000000"/>
                <w:szCs w:val="20"/>
                <w:lang w:val="en-US"/>
              </w:rPr>
              <w:t>Auto approval (by Qarar)</w:t>
            </w:r>
          </w:p>
        </w:tc>
      </w:tr>
    </w:tbl>
    <w:p w14:paraId="733E4277" w14:textId="77777777" w:rsidR="00427174" w:rsidRPr="006011DC" w:rsidRDefault="00427174" w:rsidP="00427174">
      <w:pPr>
        <w:pStyle w:val="ListParagraph"/>
        <w:ind w:left="360"/>
        <w:rPr>
          <w:rFonts w:cs="Calibri"/>
          <w:b/>
        </w:rPr>
      </w:pPr>
    </w:p>
    <w:tbl>
      <w:tblPr>
        <w:tblW w:w="106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214"/>
        <w:gridCol w:w="1214"/>
        <w:gridCol w:w="1874"/>
        <w:gridCol w:w="1664"/>
        <w:gridCol w:w="1027"/>
        <w:gridCol w:w="3639"/>
      </w:tblGrid>
      <w:tr w:rsidR="00427174" w:rsidRPr="006011DC" w14:paraId="145D2180" w14:textId="77777777" w:rsidTr="003754C7">
        <w:trPr>
          <w:trHeight w:val="735"/>
          <w:jc w:val="center"/>
        </w:trPr>
        <w:tc>
          <w:tcPr>
            <w:tcW w:w="1214" w:type="dxa"/>
            <w:shd w:val="clear" w:color="auto" w:fill="E7E6E6" w:themeFill="background2"/>
            <w:vAlign w:val="center"/>
            <w:hideMark/>
          </w:tcPr>
          <w:p w14:paraId="3688C219" w14:textId="77777777" w:rsidR="00427174" w:rsidRPr="006011DC" w:rsidRDefault="00427174" w:rsidP="003754C7">
            <w:pPr>
              <w:jc w:val="center"/>
              <w:rPr>
                <w:rFonts w:ascii="Calibri" w:hAnsi="Calibri" w:cs="Calibri"/>
                <w:b/>
                <w:bCs/>
                <w:color w:val="000000" w:themeColor="text1"/>
                <w:sz w:val="20"/>
                <w:lang w:val="de-DE"/>
              </w:rPr>
            </w:pPr>
            <w:r w:rsidRPr="006011DC">
              <w:rPr>
                <w:rFonts w:ascii="Calibri" w:hAnsi="Calibri" w:cs="Calibri"/>
                <w:b/>
                <w:bCs/>
                <w:color w:val="000000" w:themeColor="text1"/>
                <w:sz w:val="20"/>
                <w:lang w:val="de-DE"/>
              </w:rPr>
              <w:t>Action</w:t>
            </w:r>
          </w:p>
        </w:tc>
        <w:tc>
          <w:tcPr>
            <w:tcW w:w="1214" w:type="dxa"/>
            <w:shd w:val="clear" w:color="auto" w:fill="E7E6E6" w:themeFill="background2"/>
            <w:vAlign w:val="center"/>
            <w:hideMark/>
          </w:tcPr>
          <w:p w14:paraId="378AFE18" w14:textId="77777777" w:rsidR="00427174" w:rsidRPr="006011DC" w:rsidRDefault="00427174" w:rsidP="003754C7">
            <w:pPr>
              <w:jc w:val="center"/>
              <w:rPr>
                <w:rFonts w:ascii="Calibri" w:hAnsi="Calibri" w:cs="Calibri"/>
                <w:b/>
                <w:bCs/>
                <w:color w:val="000000" w:themeColor="text1"/>
                <w:sz w:val="20"/>
                <w:lang w:val="de-DE"/>
              </w:rPr>
            </w:pPr>
            <w:r w:rsidRPr="006011DC">
              <w:rPr>
                <w:rFonts w:ascii="Calibri" w:hAnsi="Calibri" w:cs="Calibri"/>
                <w:b/>
                <w:bCs/>
                <w:color w:val="000000" w:themeColor="text1"/>
                <w:sz w:val="20"/>
                <w:lang w:val="de-DE"/>
              </w:rPr>
              <w:t>System Provider</w:t>
            </w:r>
          </w:p>
        </w:tc>
        <w:tc>
          <w:tcPr>
            <w:tcW w:w="1874" w:type="dxa"/>
            <w:shd w:val="clear" w:color="auto" w:fill="E7E6E6" w:themeFill="background2"/>
            <w:vAlign w:val="center"/>
            <w:hideMark/>
          </w:tcPr>
          <w:p w14:paraId="6A429D5B" w14:textId="77777777" w:rsidR="00427174" w:rsidRPr="006011DC" w:rsidRDefault="00427174" w:rsidP="003754C7">
            <w:pPr>
              <w:jc w:val="center"/>
              <w:rPr>
                <w:rFonts w:ascii="Calibri" w:hAnsi="Calibri" w:cs="Calibri"/>
                <w:b/>
                <w:bCs/>
                <w:color w:val="000000" w:themeColor="text1"/>
                <w:sz w:val="20"/>
                <w:lang w:val="de-DE"/>
              </w:rPr>
            </w:pPr>
            <w:r w:rsidRPr="006011DC">
              <w:rPr>
                <w:rFonts w:ascii="Calibri" w:hAnsi="Calibri" w:cs="Calibri"/>
                <w:b/>
                <w:bCs/>
                <w:color w:val="000000" w:themeColor="text1"/>
                <w:sz w:val="20"/>
                <w:lang w:val="de-DE"/>
              </w:rPr>
              <w:t>Request</w:t>
            </w:r>
          </w:p>
        </w:tc>
        <w:tc>
          <w:tcPr>
            <w:tcW w:w="1664" w:type="dxa"/>
            <w:shd w:val="clear" w:color="auto" w:fill="E7E6E6" w:themeFill="background2"/>
            <w:vAlign w:val="center"/>
            <w:hideMark/>
          </w:tcPr>
          <w:p w14:paraId="189BA692" w14:textId="77777777" w:rsidR="00427174" w:rsidRPr="006011DC" w:rsidRDefault="00427174" w:rsidP="003754C7">
            <w:pPr>
              <w:jc w:val="center"/>
              <w:rPr>
                <w:rFonts w:ascii="Calibri" w:hAnsi="Calibri" w:cs="Calibri"/>
                <w:b/>
                <w:bCs/>
                <w:color w:val="000000" w:themeColor="text1"/>
                <w:sz w:val="20"/>
                <w:lang w:val="de-DE"/>
              </w:rPr>
            </w:pPr>
            <w:r w:rsidRPr="006011DC">
              <w:rPr>
                <w:rFonts w:ascii="Calibri" w:hAnsi="Calibri" w:cs="Calibri"/>
                <w:b/>
                <w:bCs/>
                <w:color w:val="000000" w:themeColor="text1"/>
                <w:sz w:val="20"/>
                <w:lang w:val="de-DE"/>
              </w:rPr>
              <w:t>Response</w:t>
            </w:r>
          </w:p>
        </w:tc>
        <w:tc>
          <w:tcPr>
            <w:tcW w:w="1027" w:type="dxa"/>
            <w:shd w:val="clear" w:color="auto" w:fill="E7E6E6" w:themeFill="background2"/>
            <w:vAlign w:val="center"/>
          </w:tcPr>
          <w:p w14:paraId="2651E1D8" w14:textId="77777777" w:rsidR="00427174" w:rsidRPr="006011DC" w:rsidRDefault="00427174" w:rsidP="003754C7">
            <w:pPr>
              <w:jc w:val="center"/>
              <w:rPr>
                <w:rFonts w:ascii="Calibri" w:hAnsi="Calibri" w:cs="Calibri"/>
                <w:b/>
                <w:bCs/>
                <w:color w:val="000000" w:themeColor="text1"/>
                <w:sz w:val="20"/>
                <w:lang w:val="de-DE"/>
              </w:rPr>
            </w:pPr>
            <w:r w:rsidRPr="006011DC">
              <w:rPr>
                <w:rFonts w:ascii="Calibri" w:hAnsi="Calibri" w:cs="Calibri"/>
                <w:b/>
                <w:bCs/>
                <w:color w:val="000000" w:themeColor="text1"/>
                <w:sz w:val="20"/>
                <w:lang w:val="de-DE"/>
              </w:rPr>
              <w:t>Type</w:t>
            </w:r>
          </w:p>
        </w:tc>
        <w:tc>
          <w:tcPr>
            <w:tcW w:w="3639" w:type="dxa"/>
            <w:shd w:val="clear" w:color="auto" w:fill="E7E6E6" w:themeFill="background2"/>
            <w:vAlign w:val="center"/>
            <w:hideMark/>
          </w:tcPr>
          <w:p w14:paraId="2E51D4CA" w14:textId="77777777" w:rsidR="00427174" w:rsidRPr="006011DC" w:rsidRDefault="00427174" w:rsidP="003754C7">
            <w:pPr>
              <w:jc w:val="center"/>
              <w:rPr>
                <w:rFonts w:ascii="Calibri" w:hAnsi="Calibri" w:cs="Calibri"/>
                <w:b/>
                <w:bCs/>
                <w:color w:val="000000" w:themeColor="text1"/>
                <w:sz w:val="20"/>
                <w:lang w:val="de-DE"/>
              </w:rPr>
            </w:pPr>
            <w:r w:rsidRPr="006011DC">
              <w:rPr>
                <w:rFonts w:ascii="Calibri" w:hAnsi="Calibri" w:cs="Calibri"/>
                <w:b/>
                <w:bCs/>
                <w:color w:val="000000" w:themeColor="text1"/>
                <w:sz w:val="20"/>
                <w:lang w:val="de-DE"/>
              </w:rPr>
              <w:t>Description</w:t>
            </w:r>
          </w:p>
        </w:tc>
      </w:tr>
      <w:tr w:rsidR="00427174" w:rsidRPr="006011DC" w14:paraId="18F6D734" w14:textId="77777777" w:rsidTr="003754C7">
        <w:trPr>
          <w:trHeight w:val="61"/>
          <w:jc w:val="center"/>
        </w:trPr>
        <w:tc>
          <w:tcPr>
            <w:tcW w:w="1214" w:type="dxa"/>
            <w:shd w:val="clear" w:color="auto" w:fill="FFFFFF" w:themeFill="background1"/>
          </w:tcPr>
          <w:p w14:paraId="53DAF65A" w14:textId="77777777" w:rsidR="00427174" w:rsidRPr="006011DC" w:rsidRDefault="00427174" w:rsidP="003754C7">
            <w:pPr>
              <w:pStyle w:val="wordsection1"/>
              <w:spacing w:before="0" w:beforeAutospacing="0" w:after="0" w:afterAutospacing="0"/>
              <w:rPr>
                <w:rFonts w:ascii="Calibri" w:hAnsi="Calibri" w:cs="Calibri"/>
                <w:b/>
                <w:color w:val="1F497D"/>
                <w:sz w:val="16"/>
                <w:szCs w:val="16"/>
              </w:rPr>
            </w:pPr>
            <w:r w:rsidRPr="006011DC">
              <w:rPr>
                <w:rFonts w:ascii="Calibri" w:hAnsi="Calibri" w:cs="Calibri"/>
                <w:b/>
                <w:color w:val="1F497D"/>
                <w:sz w:val="16"/>
                <w:szCs w:val="16"/>
              </w:rPr>
              <w:t>Decision based on Qarar output</w:t>
            </w:r>
          </w:p>
        </w:tc>
        <w:tc>
          <w:tcPr>
            <w:tcW w:w="1214" w:type="dxa"/>
            <w:shd w:val="clear" w:color="auto" w:fill="FFFFFF" w:themeFill="background1"/>
          </w:tcPr>
          <w:p w14:paraId="1229C625" w14:textId="77777777" w:rsidR="00427174" w:rsidRPr="006011DC" w:rsidRDefault="00427174" w:rsidP="003754C7">
            <w:pPr>
              <w:pStyle w:val="wordsection1"/>
              <w:spacing w:before="0" w:beforeAutospacing="0" w:after="0" w:afterAutospacing="0"/>
              <w:rPr>
                <w:rFonts w:ascii="Calibri" w:hAnsi="Calibri" w:cs="Calibri"/>
                <w:bCs/>
                <w:color w:val="1F497D"/>
                <w:sz w:val="16"/>
                <w:szCs w:val="16"/>
              </w:rPr>
            </w:pPr>
            <w:r w:rsidRPr="006011DC">
              <w:rPr>
                <w:rFonts w:ascii="Calibri" w:hAnsi="Calibri" w:cs="Calibri"/>
                <w:bCs/>
                <w:color w:val="1F497D"/>
                <w:sz w:val="16"/>
                <w:szCs w:val="16"/>
              </w:rPr>
              <w:t>Newgen LOS</w:t>
            </w:r>
          </w:p>
          <w:p w14:paraId="67A33F0C" w14:textId="77777777" w:rsidR="00427174" w:rsidRPr="006011DC" w:rsidRDefault="00427174" w:rsidP="003754C7">
            <w:pPr>
              <w:pStyle w:val="wordsection1"/>
              <w:spacing w:before="0" w:beforeAutospacing="0" w:after="0" w:afterAutospacing="0"/>
              <w:rPr>
                <w:rFonts w:ascii="Calibri" w:hAnsi="Calibri" w:cs="Calibri"/>
                <w:bCs/>
                <w:color w:val="1F497D"/>
                <w:sz w:val="16"/>
                <w:szCs w:val="16"/>
              </w:rPr>
            </w:pPr>
            <w:r w:rsidRPr="006011DC">
              <w:rPr>
                <w:rFonts w:ascii="Calibri" w:hAnsi="Calibri" w:cs="Calibri"/>
                <w:bCs/>
                <w:color w:val="1F497D"/>
                <w:sz w:val="16"/>
                <w:szCs w:val="16"/>
              </w:rPr>
              <w:t>Qarar</w:t>
            </w:r>
          </w:p>
        </w:tc>
        <w:tc>
          <w:tcPr>
            <w:tcW w:w="1874" w:type="dxa"/>
            <w:shd w:val="clear" w:color="auto" w:fill="FFFFFF" w:themeFill="background1"/>
          </w:tcPr>
          <w:p w14:paraId="7CB6A5BE" w14:textId="77777777" w:rsidR="00427174" w:rsidRPr="006011DC" w:rsidRDefault="00427174" w:rsidP="003754C7">
            <w:pPr>
              <w:spacing w:before="120" w:after="120"/>
              <w:rPr>
                <w:rFonts w:ascii="Calibri" w:eastAsia="Calibri" w:hAnsi="Calibri" w:cs="Calibri"/>
                <w:bCs/>
                <w:color w:val="1F497D"/>
                <w:sz w:val="16"/>
                <w:szCs w:val="16"/>
                <w:lang w:val="en-US"/>
              </w:rPr>
            </w:pPr>
            <w:r w:rsidRPr="006011DC">
              <w:rPr>
                <w:rFonts w:ascii="Calibri" w:hAnsi="Calibri" w:cs="Calibri"/>
                <w:sz w:val="16"/>
                <w:szCs w:val="16"/>
              </w:rPr>
              <w:t>Qarar Decision</w:t>
            </w:r>
            <w:r w:rsidRPr="006011DC">
              <w:rPr>
                <w:rFonts w:ascii="Calibri" w:eastAsia="Calibri" w:hAnsi="Calibri" w:cs="Calibri"/>
                <w:bCs/>
                <w:color w:val="1F497D"/>
                <w:sz w:val="16"/>
                <w:szCs w:val="16"/>
                <w:lang w:val="en-US"/>
              </w:rPr>
              <w:t xml:space="preserve"> </w:t>
            </w:r>
          </w:p>
        </w:tc>
        <w:tc>
          <w:tcPr>
            <w:tcW w:w="1664" w:type="dxa"/>
            <w:shd w:val="clear" w:color="auto" w:fill="FFFFFF" w:themeFill="background1"/>
          </w:tcPr>
          <w:p w14:paraId="060169EE" w14:textId="77777777" w:rsidR="00427174" w:rsidRPr="006011DC" w:rsidRDefault="00427174" w:rsidP="003754C7">
            <w:pPr>
              <w:spacing w:before="120" w:after="120"/>
              <w:rPr>
                <w:rFonts w:ascii="Calibri" w:hAnsi="Calibri" w:cs="Calibri"/>
                <w:sz w:val="16"/>
                <w:szCs w:val="16"/>
              </w:rPr>
            </w:pPr>
            <w:r w:rsidRPr="006011DC">
              <w:rPr>
                <w:rFonts w:ascii="Calibri" w:hAnsi="Calibri" w:cs="Calibri"/>
                <w:sz w:val="16"/>
                <w:szCs w:val="16"/>
              </w:rPr>
              <w:t>Accept</w:t>
            </w:r>
          </w:p>
          <w:p w14:paraId="7F498555" w14:textId="77777777" w:rsidR="00427174" w:rsidRPr="006011DC" w:rsidRDefault="00427174" w:rsidP="003754C7">
            <w:pPr>
              <w:spacing w:before="120" w:after="120"/>
              <w:rPr>
                <w:rFonts w:ascii="Calibri" w:hAnsi="Calibri" w:cs="Calibri"/>
                <w:sz w:val="16"/>
                <w:szCs w:val="16"/>
              </w:rPr>
            </w:pPr>
            <w:r w:rsidRPr="006011DC">
              <w:rPr>
                <w:rFonts w:ascii="Calibri" w:hAnsi="Calibri" w:cs="Calibri"/>
                <w:sz w:val="16"/>
                <w:szCs w:val="16"/>
              </w:rPr>
              <w:t>Reject</w:t>
            </w:r>
          </w:p>
          <w:p w14:paraId="428CFEB9" w14:textId="77777777" w:rsidR="00427174" w:rsidRPr="006011DC" w:rsidRDefault="00427174" w:rsidP="003754C7">
            <w:pPr>
              <w:spacing w:before="120" w:after="120"/>
              <w:rPr>
                <w:rFonts w:ascii="Calibri" w:hAnsi="Calibri" w:cs="Calibri"/>
                <w:sz w:val="16"/>
                <w:szCs w:val="16"/>
              </w:rPr>
            </w:pPr>
            <w:r w:rsidRPr="006011DC">
              <w:rPr>
                <w:rFonts w:ascii="Calibri" w:hAnsi="Calibri" w:cs="Calibri"/>
                <w:sz w:val="16"/>
                <w:szCs w:val="16"/>
              </w:rPr>
              <w:t>Refer</w:t>
            </w:r>
          </w:p>
          <w:p w14:paraId="3614C7F7" w14:textId="77777777" w:rsidR="00427174" w:rsidRPr="006011DC" w:rsidRDefault="00427174" w:rsidP="003754C7">
            <w:pPr>
              <w:spacing w:after="60"/>
              <w:rPr>
                <w:rFonts w:ascii="Calibri" w:hAnsi="Calibri" w:cs="Calibri"/>
                <w:sz w:val="16"/>
                <w:szCs w:val="16"/>
              </w:rPr>
            </w:pPr>
          </w:p>
        </w:tc>
        <w:tc>
          <w:tcPr>
            <w:tcW w:w="1027" w:type="dxa"/>
            <w:shd w:val="clear" w:color="auto" w:fill="FFFFFF" w:themeFill="background1"/>
          </w:tcPr>
          <w:p w14:paraId="56481084" w14:textId="77777777" w:rsidR="00427174" w:rsidRPr="006011DC" w:rsidRDefault="00427174" w:rsidP="003754C7">
            <w:pPr>
              <w:spacing w:after="60" w:line="256" w:lineRule="auto"/>
              <w:rPr>
                <w:rFonts w:ascii="Calibri" w:hAnsi="Calibri" w:cs="Calibri"/>
                <w:sz w:val="16"/>
                <w:szCs w:val="16"/>
                <w:lang w:val="de-DE"/>
              </w:rPr>
            </w:pPr>
          </w:p>
        </w:tc>
        <w:tc>
          <w:tcPr>
            <w:tcW w:w="3639" w:type="dxa"/>
            <w:shd w:val="clear" w:color="auto" w:fill="FFFFFF" w:themeFill="background1"/>
          </w:tcPr>
          <w:p w14:paraId="25AE843A" w14:textId="77777777" w:rsidR="00427174" w:rsidRPr="006011DC" w:rsidRDefault="00427174" w:rsidP="003754C7">
            <w:pPr>
              <w:spacing w:before="120" w:after="120"/>
              <w:rPr>
                <w:rFonts w:ascii="Calibri" w:hAnsi="Calibri" w:cs="Calibri"/>
                <w:sz w:val="16"/>
                <w:szCs w:val="16"/>
              </w:rPr>
            </w:pPr>
            <w:r w:rsidRPr="006011DC">
              <w:rPr>
                <w:rFonts w:ascii="Calibri" w:hAnsi="Calibri" w:cs="Calibri"/>
                <w:sz w:val="16"/>
                <w:szCs w:val="16"/>
              </w:rPr>
              <w:t>Accept – In case of this response, the application should bypass underwriter and should display final offer (loan amount and loan tenure) to the customer on his mobile app. (this is Loan Offer stage)</w:t>
            </w:r>
          </w:p>
          <w:p w14:paraId="33136A9B" w14:textId="77777777" w:rsidR="00427174" w:rsidRPr="006011DC" w:rsidRDefault="00427174" w:rsidP="003754C7">
            <w:pPr>
              <w:spacing w:before="120" w:after="120"/>
              <w:rPr>
                <w:rFonts w:ascii="Calibri" w:hAnsi="Calibri" w:cs="Calibri"/>
                <w:sz w:val="16"/>
                <w:szCs w:val="16"/>
              </w:rPr>
            </w:pPr>
            <w:r w:rsidRPr="006011DC">
              <w:rPr>
                <w:rFonts w:ascii="Calibri" w:hAnsi="Calibri" w:cs="Calibri"/>
                <w:sz w:val="16"/>
                <w:szCs w:val="16"/>
              </w:rPr>
              <w:t>Reject – In case of this response, the application should display an application reject message to the customer on his mobile app.</w:t>
            </w:r>
          </w:p>
          <w:p w14:paraId="0AED855E" w14:textId="77777777" w:rsidR="00427174" w:rsidRPr="006011DC" w:rsidRDefault="00427174" w:rsidP="003754C7">
            <w:pPr>
              <w:spacing w:before="120" w:after="120"/>
              <w:rPr>
                <w:rFonts w:ascii="Calibri" w:hAnsi="Calibri" w:cs="Calibri"/>
                <w:sz w:val="16"/>
                <w:szCs w:val="16"/>
              </w:rPr>
            </w:pPr>
            <w:r w:rsidRPr="006011DC">
              <w:rPr>
                <w:rFonts w:ascii="Calibri" w:hAnsi="Calibri" w:cs="Calibri"/>
                <w:sz w:val="16"/>
                <w:szCs w:val="16"/>
              </w:rPr>
              <w:t>Refer – In case of this response, Newgen should have a workflow configured to allot the application to underwriters’ basket based on pre-defined underwriters’ approval matrix shown below. The loan application and offer must be reviewed by the underwriters and provide a decision based on the review.</w:t>
            </w:r>
          </w:p>
          <w:p w14:paraId="55221E72" w14:textId="77777777" w:rsidR="00427174" w:rsidRPr="006011DC" w:rsidRDefault="00427174" w:rsidP="003754C7">
            <w:pPr>
              <w:spacing w:before="120" w:after="120"/>
              <w:rPr>
                <w:rFonts w:ascii="Calibri" w:hAnsi="Calibri" w:cs="Calibri"/>
                <w:sz w:val="16"/>
                <w:szCs w:val="16"/>
              </w:rPr>
            </w:pPr>
          </w:p>
        </w:tc>
      </w:tr>
    </w:tbl>
    <w:p w14:paraId="3EB8BB11" w14:textId="79750DF6" w:rsidR="00427174" w:rsidRDefault="00427174" w:rsidP="00427174">
      <w:pPr>
        <w:spacing w:before="100" w:after="200" w:line="276" w:lineRule="auto"/>
        <w:rPr>
          <w:rFonts w:ascii="Calibri" w:eastAsiaTheme="majorEastAsia" w:hAnsi="Calibri" w:cs="Calibri"/>
          <w:b/>
          <w:bCs/>
          <w:color w:val="000000"/>
          <w:sz w:val="32"/>
          <w:lang w:val="en-US" w:eastAsia="en-IN"/>
        </w:rPr>
      </w:pPr>
      <w:bookmarkStart w:id="204" w:name="_Toc170993513"/>
    </w:p>
    <w:p w14:paraId="4FED5324" w14:textId="77777777" w:rsidR="00427174" w:rsidRPr="006011DC" w:rsidRDefault="00427174" w:rsidP="00427174">
      <w:pPr>
        <w:pStyle w:val="Heading3"/>
        <w:rPr>
          <w:b w:val="0"/>
          <w:bCs/>
        </w:rPr>
      </w:pPr>
      <w:bookmarkStart w:id="205" w:name="_Toc174309713"/>
      <w:r w:rsidRPr="006011DC">
        <w:t>Initial Offer</w:t>
      </w:r>
      <w:bookmarkEnd w:id="204"/>
      <w:bookmarkEnd w:id="205"/>
    </w:p>
    <w:p w14:paraId="5E9B6F5B" w14:textId="77777777" w:rsidR="00427174" w:rsidRPr="006011DC" w:rsidRDefault="00427174" w:rsidP="00427174">
      <w:pPr>
        <w:ind w:left="360"/>
        <w:rPr>
          <w:rFonts w:ascii="Calibri" w:hAnsi="Calibri" w:cs="Calibri"/>
        </w:rPr>
      </w:pPr>
      <w:r w:rsidRPr="006011DC">
        <w:rPr>
          <w:rFonts w:ascii="Calibri" w:hAnsi="Calibri" w:cs="Calibri"/>
        </w:rPr>
        <w:lastRenderedPageBreak/>
        <w:t>Initial Offer:</w:t>
      </w:r>
    </w:p>
    <w:p w14:paraId="0C0BE9C0" w14:textId="77777777" w:rsidR="00427174" w:rsidRPr="006011DC" w:rsidRDefault="00427174" w:rsidP="00427174">
      <w:pPr>
        <w:ind w:left="360"/>
        <w:rPr>
          <w:rFonts w:ascii="Calibri" w:hAnsi="Calibri" w:cs="Calibri"/>
        </w:rPr>
      </w:pPr>
      <w:r w:rsidRPr="006011DC">
        <w:rPr>
          <w:rFonts w:ascii="Calibri" w:hAnsi="Calibri" w:cs="Calibri"/>
        </w:rPr>
        <w:t xml:space="preserve">Customer should be shown the initial loan offer on the mobile app screen containing: </w:t>
      </w:r>
    </w:p>
    <w:p w14:paraId="40132F9C" w14:textId="77777777" w:rsidR="00427174" w:rsidRPr="006011DC" w:rsidRDefault="00427174" w:rsidP="0093307E">
      <w:pPr>
        <w:pStyle w:val="ListParagraph"/>
        <w:numPr>
          <w:ilvl w:val="0"/>
          <w:numId w:val="21"/>
        </w:numPr>
        <w:suppressAutoHyphens w:val="0"/>
        <w:spacing w:before="120" w:after="120" w:line="240" w:lineRule="auto"/>
        <w:ind w:left="1080"/>
        <w:rPr>
          <w:rFonts w:cs="Calibri"/>
        </w:rPr>
      </w:pPr>
      <w:r w:rsidRPr="006011DC">
        <w:rPr>
          <w:rFonts w:cs="Calibri"/>
        </w:rPr>
        <w:t>Total sanctioned Loan Amount: Max eligible Amount calculated based on the Qarar’s and underwriters decision for the customer</w:t>
      </w:r>
    </w:p>
    <w:p w14:paraId="3B164ABD" w14:textId="77777777" w:rsidR="00427174" w:rsidRPr="006011DC" w:rsidRDefault="00427174" w:rsidP="0093307E">
      <w:pPr>
        <w:pStyle w:val="ListParagraph"/>
        <w:numPr>
          <w:ilvl w:val="0"/>
          <w:numId w:val="21"/>
        </w:numPr>
        <w:suppressAutoHyphens w:val="0"/>
        <w:spacing w:before="120" w:after="120" w:line="240" w:lineRule="auto"/>
        <w:ind w:left="1080"/>
        <w:rPr>
          <w:rFonts w:cs="Calibri"/>
        </w:rPr>
      </w:pPr>
      <w:r w:rsidRPr="006011DC">
        <w:rPr>
          <w:rFonts w:cs="Calibri"/>
        </w:rPr>
        <w:t xml:space="preserve">Debt amount: - This is a subset of total sanctioned amount. It is equal to the early settlement amount calculated in LMS for the active loan which customer wants to refinance for. </w:t>
      </w:r>
    </w:p>
    <w:p w14:paraId="613E110C" w14:textId="77777777" w:rsidR="00427174" w:rsidRPr="006011DC" w:rsidRDefault="00427174" w:rsidP="0093307E">
      <w:pPr>
        <w:pStyle w:val="ListParagraph"/>
        <w:numPr>
          <w:ilvl w:val="0"/>
          <w:numId w:val="21"/>
        </w:numPr>
        <w:suppressAutoHyphens w:val="0"/>
        <w:spacing w:before="120" w:after="120" w:line="240" w:lineRule="auto"/>
        <w:ind w:left="1080"/>
        <w:rPr>
          <w:rFonts w:cs="Calibri"/>
        </w:rPr>
      </w:pPr>
      <w:r w:rsidRPr="006011DC">
        <w:rPr>
          <w:rFonts w:cs="Calibri"/>
        </w:rPr>
        <w:t xml:space="preserve">Extra amount: - This is the additional amount which shall be deposited to customers account after the early settlement amount deduction (and deduction of processing fees) </w:t>
      </w:r>
    </w:p>
    <w:p w14:paraId="2520D1C7" w14:textId="77777777" w:rsidR="00427174" w:rsidRPr="006011DC" w:rsidRDefault="00427174" w:rsidP="0093307E">
      <w:pPr>
        <w:pStyle w:val="ListParagraph"/>
        <w:numPr>
          <w:ilvl w:val="0"/>
          <w:numId w:val="21"/>
        </w:numPr>
        <w:suppressAutoHyphens w:val="0"/>
        <w:spacing w:before="120" w:after="120" w:line="240" w:lineRule="auto"/>
        <w:ind w:left="1080"/>
        <w:rPr>
          <w:rFonts w:cs="Calibri"/>
        </w:rPr>
      </w:pPr>
      <w:r w:rsidRPr="006011DC">
        <w:rPr>
          <w:rFonts w:cs="Calibri"/>
        </w:rPr>
        <w:t>Monthly Instalment – Instalment amount for the sanctioned loan</w:t>
      </w:r>
    </w:p>
    <w:p w14:paraId="771C7FA7" w14:textId="77777777" w:rsidR="00427174" w:rsidRPr="006011DC" w:rsidRDefault="00427174" w:rsidP="0093307E">
      <w:pPr>
        <w:pStyle w:val="ListParagraph"/>
        <w:numPr>
          <w:ilvl w:val="0"/>
          <w:numId w:val="21"/>
        </w:numPr>
        <w:suppressAutoHyphens w:val="0"/>
        <w:spacing w:before="120" w:after="120" w:line="240" w:lineRule="auto"/>
        <w:ind w:left="1080"/>
        <w:rPr>
          <w:rFonts w:cs="Calibri"/>
        </w:rPr>
      </w:pPr>
      <w:r w:rsidRPr="006011DC">
        <w:rPr>
          <w:rFonts w:cs="Calibri"/>
        </w:rPr>
        <w:t>APR – Profit Rate for the sanctioned loan</w:t>
      </w:r>
    </w:p>
    <w:p w14:paraId="1B5A2AFF" w14:textId="77777777" w:rsidR="00427174" w:rsidRDefault="00427174" w:rsidP="0093307E">
      <w:pPr>
        <w:pStyle w:val="ListParagraph"/>
        <w:numPr>
          <w:ilvl w:val="0"/>
          <w:numId w:val="21"/>
        </w:numPr>
        <w:suppressAutoHyphens w:val="0"/>
        <w:spacing w:before="120" w:after="120" w:line="240" w:lineRule="auto"/>
        <w:ind w:left="1080"/>
        <w:rPr>
          <w:rFonts w:cs="Calibri"/>
        </w:rPr>
      </w:pPr>
      <w:r w:rsidRPr="006011DC">
        <w:rPr>
          <w:rFonts w:cs="Calibri"/>
        </w:rPr>
        <w:t xml:space="preserve">Tenure – Max eligible tenure in months </w:t>
      </w:r>
    </w:p>
    <w:p w14:paraId="12609929" w14:textId="77777777" w:rsidR="005D5EFD" w:rsidRDefault="005D5EFD" w:rsidP="005D5EFD">
      <w:pPr>
        <w:spacing w:before="120" w:after="120" w:line="240" w:lineRule="auto"/>
        <w:rPr>
          <w:rFonts w:cs="Calibri"/>
        </w:rPr>
      </w:pPr>
    </w:p>
    <w:commentRangeStart w:id="206"/>
    <w:p w14:paraId="64B89E94" w14:textId="1B62DCB6" w:rsidR="005D5EFD" w:rsidRPr="005D5EFD" w:rsidRDefault="00674F00" w:rsidP="005D5EFD">
      <w:pPr>
        <w:spacing w:before="120" w:after="120" w:line="240" w:lineRule="auto"/>
        <w:rPr>
          <w:rFonts w:cs="Calibri"/>
        </w:rPr>
      </w:pPr>
      <w:r>
        <w:rPr>
          <w:rFonts w:cs="Calibri"/>
        </w:rPr>
        <w:object w:dxaOrig="1508" w:dyaOrig="984" w14:anchorId="3AB9F5DA">
          <v:shape id="_x0000_i1027" type="#_x0000_t75" style="width:75.8pt;height:49.5pt" o:ole="">
            <v:imagedata r:id="rId36" o:title=""/>
          </v:shape>
          <o:OLEObject Type="Embed" ProgID="Excel.Sheet.12" ShapeID="_x0000_i1027" DrawAspect="Icon" ObjectID="_1785796482" r:id="rId37"/>
        </w:object>
      </w:r>
      <w:commentRangeEnd w:id="206"/>
      <w:r>
        <w:rPr>
          <w:rStyle w:val="CommentReference"/>
        </w:rPr>
        <w:commentReference w:id="206"/>
      </w:r>
    </w:p>
    <w:p w14:paraId="6D303FE4" w14:textId="77777777" w:rsidR="00427174" w:rsidRPr="006011DC" w:rsidRDefault="00427174" w:rsidP="00427174">
      <w:pPr>
        <w:ind w:left="360"/>
        <w:rPr>
          <w:rFonts w:ascii="Calibri" w:hAnsi="Calibri" w:cs="Calibri"/>
        </w:rPr>
      </w:pPr>
      <w:r w:rsidRPr="006011DC">
        <w:rPr>
          <w:rFonts w:ascii="Calibri" w:hAnsi="Calibri" w:cs="Calibri"/>
        </w:rPr>
        <w:t>(Management Fees and VAT fees calculations need to be configured in LOS)</w:t>
      </w:r>
    </w:p>
    <w:p w14:paraId="6F100410" w14:textId="77777777" w:rsidR="00427174" w:rsidRPr="006011DC" w:rsidRDefault="00427174" w:rsidP="00427174">
      <w:pPr>
        <w:ind w:left="360"/>
        <w:rPr>
          <w:rFonts w:ascii="Calibri" w:hAnsi="Calibri" w:cs="Calibri"/>
        </w:rPr>
      </w:pPr>
      <w:r w:rsidRPr="006011DC">
        <w:rPr>
          <w:rFonts w:ascii="Calibri" w:hAnsi="Calibri" w:cs="Calibri"/>
        </w:rPr>
        <w:t xml:space="preserve">Remarks should be displayed on the screen as below: </w:t>
      </w:r>
    </w:p>
    <w:p w14:paraId="5478CBED" w14:textId="77777777" w:rsidR="00427174" w:rsidRPr="006011DC" w:rsidRDefault="00427174" w:rsidP="00427174">
      <w:pPr>
        <w:ind w:left="360"/>
        <w:rPr>
          <w:rFonts w:ascii="Calibri" w:hAnsi="Calibri" w:cs="Calibri"/>
          <w:i/>
          <w:iCs/>
        </w:rPr>
      </w:pPr>
      <w:r w:rsidRPr="006011DC">
        <w:rPr>
          <w:rFonts w:ascii="Calibri" w:hAnsi="Calibri" w:cs="Calibri"/>
        </w:rPr>
        <w:t>‘</w:t>
      </w:r>
      <w:r w:rsidRPr="006011DC">
        <w:rPr>
          <w:rFonts w:ascii="Calibri" w:hAnsi="Calibri" w:cs="Calibri"/>
          <w:i/>
          <w:iCs/>
        </w:rPr>
        <w:t>The total amount includes the finance amount plus 3</w:t>
      </w:r>
      <w:r w:rsidRPr="006011DC">
        <w:rPr>
          <w:rFonts w:ascii="Calibri" w:hAnsi="Calibri" w:cs="Calibri"/>
          <w:i/>
          <w:iCs/>
          <w:vertAlign w:val="superscript"/>
        </w:rPr>
        <w:t>rd</w:t>
      </w:r>
      <w:r w:rsidRPr="006011DC">
        <w:rPr>
          <w:rFonts w:ascii="Calibri" w:hAnsi="Calibri" w:cs="Calibri"/>
          <w:i/>
          <w:iCs/>
        </w:rPr>
        <w:t xml:space="preserve"> party debit’</w:t>
      </w:r>
    </w:p>
    <w:p w14:paraId="39343584" w14:textId="77777777" w:rsidR="00427174" w:rsidRPr="006011DC" w:rsidRDefault="00427174" w:rsidP="00427174">
      <w:pPr>
        <w:ind w:left="360"/>
        <w:rPr>
          <w:rFonts w:ascii="Calibri" w:hAnsi="Calibri" w:cs="Calibri"/>
        </w:rPr>
      </w:pPr>
      <w:r w:rsidRPr="006011DC">
        <w:rPr>
          <w:rFonts w:ascii="Calibri" w:hAnsi="Calibri" w:cs="Calibri"/>
        </w:rPr>
        <w:t xml:space="preserve">NewGen should provide the customer the ability to edit the offer or accept the offer. </w:t>
      </w:r>
    </w:p>
    <w:p w14:paraId="22F5CA71" w14:textId="77777777" w:rsidR="00427174" w:rsidRPr="006011DC" w:rsidRDefault="00427174" w:rsidP="00427174">
      <w:pPr>
        <w:ind w:left="360"/>
        <w:rPr>
          <w:rFonts w:ascii="Calibri" w:hAnsi="Calibri" w:cs="Calibri"/>
        </w:rPr>
      </w:pPr>
    </w:p>
    <w:p w14:paraId="4A642173" w14:textId="77777777" w:rsidR="00427174" w:rsidRPr="006011DC" w:rsidRDefault="00427174" w:rsidP="00427174">
      <w:pPr>
        <w:ind w:left="360"/>
        <w:rPr>
          <w:rFonts w:ascii="Calibri" w:hAnsi="Calibri" w:cs="Calibri"/>
        </w:rPr>
      </w:pPr>
      <w:r w:rsidRPr="006011DC">
        <w:rPr>
          <w:rFonts w:ascii="Calibri" w:hAnsi="Calibri" w:cs="Calibri"/>
        </w:rPr>
        <w:t>At this stage, customer has the option to accept or reject the offer. Modify feature is not provided</w:t>
      </w:r>
    </w:p>
    <w:p w14:paraId="7E640ECB" w14:textId="77777777" w:rsidR="00427174" w:rsidRPr="006011DC" w:rsidRDefault="00427174" w:rsidP="00427174">
      <w:pPr>
        <w:ind w:left="360"/>
        <w:rPr>
          <w:rFonts w:ascii="Calibri" w:hAnsi="Calibri" w:cs="Calibri"/>
        </w:rPr>
      </w:pPr>
      <w:r w:rsidRPr="006011DC">
        <w:rPr>
          <w:rFonts w:ascii="Calibri" w:hAnsi="Calibri" w:cs="Calibri"/>
        </w:rPr>
        <w:t xml:space="preserve">There is a tick-box option where customer provides acknowledgement that EMKAN will payoff his/her loan through early settlement. Once the customer accepts this and submit the application moves to Commodity purchase stage. </w:t>
      </w:r>
    </w:p>
    <w:p w14:paraId="5F986FAA" w14:textId="77777777" w:rsidR="00427174" w:rsidRDefault="00427174" w:rsidP="00427174">
      <w:pPr>
        <w:ind w:left="360"/>
        <w:rPr>
          <w:rFonts w:ascii="Calibri" w:hAnsi="Calibri" w:cs="Calibri"/>
        </w:rPr>
      </w:pPr>
      <w:r w:rsidRPr="006011DC">
        <w:rPr>
          <w:rFonts w:ascii="Calibri" w:hAnsi="Calibri" w:cs="Calibri"/>
        </w:rPr>
        <w:t>At this stage, a screen is shown on the mobile application to display the 3</w:t>
      </w:r>
      <w:r w:rsidRPr="006011DC">
        <w:rPr>
          <w:rFonts w:ascii="Calibri" w:hAnsi="Calibri" w:cs="Calibri"/>
          <w:vertAlign w:val="superscript"/>
        </w:rPr>
        <w:t>rd</w:t>
      </w:r>
      <w:r w:rsidRPr="006011DC">
        <w:rPr>
          <w:rFonts w:ascii="Calibri" w:hAnsi="Calibri" w:cs="Calibri"/>
        </w:rPr>
        <w:t xml:space="preserve"> party debit settlement amount. Consent (tick-box) is taken from the customer to allow EMKAN to purchase commodity.</w:t>
      </w:r>
    </w:p>
    <w:p w14:paraId="7600B894" w14:textId="77777777" w:rsidR="00427174" w:rsidRDefault="00427174" w:rsidP="00427174">
      <w:pPr>
        <w:rPr>
          <w:rFonts w:ascii="Calibri" w:hAnsi="Calibri" w:cs="Calibri"/>
        </w:rPr>
      </w:pPr>
    </w:p>
    <w:p w14:paraId="14B5EE38" w14:textId="77777777" w:rsidR="00427174" w:rsidRDefault="00427174" w:rsidP="00427174">
      <w:pPr>
        <w:keepNext/>
        <w:jc w:val="center"/>
      </w:pPr>
      <w:commentRangeStart w:id="207"/>
      <w:commentRangeStart w:id="208"/>
      <w:r>
        <w:rPr>
          <w:rFonts w:ascii="Calibri" w:hAnsi="Calibri" w:cs="Calibri"/>
          <w:noProof/>
          <w:lang w:val="en-US"/>
        </w:rPr>
        <w:drawing>
          <wp:inline distT="0" distB="0" distL="0" distR="0" wp14:anchorId="6540BB89" wp14:editId="20EA1C4C">
            <wp:extent cx="6645910" cy="995680"/>
            <wp:effectExtent l="0" t="0" r="0" b="0"/>
            <wp:docPr id="55" name="Picture 55" descr="A group of white and pink ic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group of white and pink icons&#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645910" cy="995680"/>
                    </a:xfrm>
                    <a:prstGeom prst="rect">
                      <a:avLst/>
                    </a:prstGeom>
                    <a:noFill/>
                    <a:ln>
                      <a:noFill/>
                    </a:ln>
                  </pic:spPr>
                </pic:pic>
              </a:graphicData>
            </a:graphic>
          </wp:inline>
        </w:drawing>
      </w:r>
      <w:commentRangeEnd w:id="207"/>
      <w:r w:rsidR="00DA6BA5">
        <w:rPr>
          <w:rStyle w:val="CommentReference"/>
        </w:rPr>
        <w:commentReference w:id="207"/>
      </w:r>
      <w:commentRangeEnd w:id="208"/>
      <w:r w:rsidR="002A005D">
        <w:rPr>
          <w:rStyle w:val="CommentReference"/>
        </w:rPr>
        <w:commentReference w:id="208"/>
      </w:r>
    </w:p>
    <w:p w14:paraId="228095EA" w14:textId="77777777" w:rsidR="00427174" w:rsidRDefault="00427174" w:rsidP="00427174">
      <w:pPr>
        <w:pStyle w:val="Caption"/>
        <w:jc w:val="center"/>
        <w:rPr>
          <w:sz w:val="24"/>
          <w:szCs w:val="24"/>
        </w:rPr>
      </w:pPr>
      <w:bookmarkStart w:id="209" w:name="_Toc171427853"/>
      <w:r>
        <w:t xml:space="preserve">Figure </w:t>
      </w:r>
      <w:fldSimple w:instr=" SEQ Figure \* ARABIC ">
        <w:r>
          <w:rPr>
            <w:noProof/>
          </w:rPr>
          <w:t>39</w:t>
        </w:r>
      </w:fldSimple>
      <w:r>
        <w:rPr>
          <w:lang w:val="en-US"/>
        </w:rPr>
        <w:t xml:space="preserve"> Initial offer</w:t>
      </w:r>
      <w:bookmarkEnd w:id="209"/>
    </w:p>
    <w:p w14:paraId="3A03F4FF" w14:textId="77777777" w:rsidR="00427174" w:rsidRDefault="00427174" w:rsidP="00427174">
      <w:pPr>
        <w:jc w:val="center"/>
        <w:rPr>
          <w:rFonts w:ascii="Calibri" w:hAnsi="Calibri" w:cs="Calibri"/>
        </w:rPr>
      </w:pPr>
    </w:p>
    <w:p w14:paraId="44DA9CF3" w14:textId="77777777" w:rsidR="00427174" w:rsidRPr="006011DC" w:rsidRDefault="00427174" w:rsidP="00427174">
      <w:pPr>
        <w:jc w:val="center"/>
        <w:rPr>
          <w:rFonts w:ascii="Calibri" w:hAnsi="Calibri" w:cs="Calibri"/>
        </w:rPr>
      </w:pPr>
    </w:p>
    <w:tbl>
      <w:tblPr>
        <w:tblW w:w="106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214"/>
        <w:gridCol w:w="1214"/>
        <w:gridCol w:w="1874"/>
        <w:gridCol w:w="1664"/>
        <w:gridCol w:w="1027"/>
        <w:gridCol w:w="3639"/>
      </w:tblGrid>
      <w:tr w:rsidR="00427174" w:rsidRPr="006011DC" w14:paraId="21A1D153" w14:textId="77777777" w:rsidTr="003754C7">
        <w:trPr>
          <w:trHeight w:val="735"/>
          <w:jc w:val="center"/>
        </w:trPr>
        <w:tc>
          <w:tcPr>
            <w:tcW w:w="1214" w:type="dxa"/>
            <w:shd w:val="clear" w:color="auto" w:fill="E7E6E6" w:themeFill="background2"/>
            <w:vAlign w:val="center"/>
            <w:hideMark/>
          </w:tcPr>
          <w:p w14:paraId="11C3E69B" w14:textId="77777777" w:rsidR="00427174" w:rsidRPr="006011DC" w:rsidRDefault="00427174" w:rsidP="003754C7">
            <w:pPr>
              <w:jc w:val="center"/>
              <w:rPr>
                <w:rFonts w:ascii="Calibri" w:hAnsi="Calibri" w:cs="Calibri"/>
                <w:b/>
                <w:bCs/>
                <w:color w:val="000000" w:themeColor="text1"/>
                <w:sz w:val="20"/>
                <w:lang w:val="de-DE"/>
              </w:rPr>
            </w:pPr>
            <w:r w:rsidRPr="006011DC">
              <w:rPr>
                <w:rFonts w:ascii="Calibri" w:hAnsi="Calibri" w:cs="Calibri"/>
                <w:b/>
                <w:bCs/>
                <w:color w:val="000000" w:themeColor="text1"/>
                <w:sz w:val="20"/>
                <w:lang w:val="de-DE"/>
              </w:rPr>
              <w:lastRenderedPageBreak/>
              <w:t>Action</w:t>
            </w:r>
          </w:p>
        </w:tc>
        <w:tc>
          <w:tcPr>
            <w:tcW w:w="1214" w:type="dxa"/>
            <w:shd w:val="clear" w:color="auto" w:fill="E7E6E6" w:themeFill="background2"/>
            <w:vAlign w:val="center"/>
            <w:hideMark/>
          </w:tcPr>
          <w:p w14:paraId="237270FF" w14:textId="77777777" w:rsidR="00427174" w:rsidRPr="006011DC" w:rsidRDefault="00427174" w:rsidP="003754C7">
            <w:pPr>
              <w:jc w:val="center"/>
              <w:rPr>
                <w:rFonts w:ascii="Calibri" w:hAnsi="Calibri" w:cs="Calibri"/>
                <w:b/>
                <w:bCs/>
                <w:color w:val="000000" w:themeColor="text1"/>
                <w:sz w:val="20"/>
                <w:lang w:val="de-DE"/>
              </w:rPr>
            </w:pPr>
            <w:r w:rsidRPr="006011DC">
              <w:rPr>
                <w:rFonts w:ascii="Calibri" w:hAnsi="Calibri" w:cs="Calibri"/>
                <w:b/>
                <w:bCs/>
                <w:color w:val="000000" w:themeColor="text1"/>
                <w:sz w:val="20"/>
                <w:lang w:val="de-DE"/>
              </w:rPr>
              <w:t>System Provider</w:t>
            </w:r>
          </w:p>
        </w:tc>
        <w:tc>
          <w:tcPr>
            <w:tcW w:w="1874" w:type="dxa"/>
            <w:shd w:val="clear" w:color="auto" w:fill="E7E6E6" w:themeFill="background2"/>
            <w:vAlign w:val="center"/>
            <w:hideMark/>
          </w:tcPr>
          <w:p w14:paraId="7865B250" w14:textId="77777777" w:rsidR="00427174" w:rsidRPr="006011DC" w:rsidRDefault="00427174" w:rsidP="003754C7">
            <w:pPr>
              <w:jc w:val="center"/>
              <w:rPr>
                <w:rFonts w:ascii="Calibri" w:hAnsi="Calibri" w:cs="Calibri"/>
                <w:b/>
                <w:bCs/>
                <w:color w:val="000000" w:themeColor="text1"/>
                <w:sz w:val="20"/>
                <w:lang w:val="de-DE"/>
              </w:rPr>
            </w:pPr>
            <w:r w:rsidRPr="006011DC">
              <w:rPr>
                <w:rFonts w:ascii="Calibri" w:hAnsi="Calibri" w:cs="Calibri"/>
                <w:b/>
                <w:bCs/>
                <w:color w:val="000000" w:themeColor="text1"/>
                <w:sz w:val="20"/>
                <w:lang w:val="de-DE"/>
              </w:rPr>
              <w:t>Request</w:t>
            </w:r>
          </w:p>
        </w:tc>
        <w:tc>
          <w:tcPr>
            <w:tcW w:w="1664" w:type="dxa"/>
            <w:shd w:val="clear" w:color="auto" w:fill="E7E6E6" w:themeFill="background2"/>
            <w:vAlign w:val="center"/>
            <w:hideMark/>
          </w:tcPr>
          <w:p w14:paraId="7076926F" w14:textId="77777777" w:rsidR="00427174" w:rsidRPr="006011DC" w:rsidRDefault="00427174" w:rsidP="003754C7">
            <w:pPr>
              <w:jc w:val="center"/>
              <w:rPr>
                <w:rFonts w:ascii="Calibri" w:hAnsi="Calibri" w:cs="Calibri"/>
                <w:b/>
                <w:bCs/>
                <w:color w:val="000000" w:themeColor="text1"/>
                <w:sz w:val="20"/>
                <w:lang w:val="de-DE"/>
              </w:rPr>
            </w:pPr>
            <w:r w:rsidRPr="006011DC">
              <w:rPr>
                <w:rFonts w:ascii="Calibri" w:hAnsi="Calibri" w:cs="Calibri"/>
                <w:b/>
                <w:bCs/>
                <w:color w:val="000000" w:themeColor="text1"/>
                <w:sz w:val="20"/>
                <w:lang w:val="de-DE"/>
              </w:rPr>
              <w:t>Response</w:t>
            </w:r>
          </w:p>
        </w:tc>
        <w:tc>
          <w:tcPr>
            <w:tcW w:w="1027" w:type="dxa"/>
            <w:shd w:val="clear" w:color="auto" w:fill="E7E6E6" w:themeFill="background2"/>
            <w:vAlign w:val="center"/>
          </w:tcPr>
          <w:p w14:paraId="0FDC9168" w14:textId="77777777" w:rsidR="00427174" w:rsidRPr="006011DC" w:rsidRDefault="00427174" w:rsidP="003754C7">
            <w:pPr>
              <w:jc w:val="center"/>
              <w:rPr>
                <w:rFonts w:ascii="Calibri" w:hAnsi="Calibri" w:cs="Calibri"/>
                <w:b/>
                <w:bCs/>
                <w:color w:val="000000" w:themeColor="text1"/>
                <w:sz w:val="20"/>
                <w:lang w:val="de-DE"/>
              </w:rPr>
            </w:pPr>
            <w:r w:rsidRPr="006011DC">
              <w:rPr>
                <w:rFonts w:ascii="Calibri" w:hAnsi="Calibri" w:cs="Calibri"/>
                <w:b/>
                <w:bCs/>
                <w:color w:val="000000" w:themeColor="text1"/>
                <w:sz w:val="20"/>
                <w:lang w:val="de-DE"/>
              </w:rPr>
              <w:t>Type</w:t>
            </w:r>
          </w:p>
        </w:tc>
        <w:tc>
          <w:tcPr>
            <w:tcW w:w="3639" w:type="dxa"/>
            <w:shd w:val="clear" w:color="auto" w:fill="E7E6E6" w:themeFill="background2"/>
            <w:vAlign w:val="center"/>
            <w:hideMark/>
          </w:tcPr>
          <w:p w14:paraId="1BC2F79C" w14:textId="77777777" w:rsidR="00427174" w:rsidRPr="006011DC" w:rsidRDefault="00427174" w:rsidP="003754C7">
            <w:pPr>
              <w:jc w:val="center"/>
              <w:rPr>
                <w:rFonts w:ascii="Calibri" w:hAnsi="Calibri" w:cs="Calibri"/>
                <w:b/>
                <w:bCs/>
                <w:color w:val="000000" w:themeColor="text1"/>
                <w:sz w:val="20"/>
                <w:lang w:val="de-DE"/>
              </w:rPr>
            </w:pPr>
            <w:r w:rsidRPr="006011DC">
              <w:rPr>
                <w:rFonts w:ascii="Calibri" w:hAnsi="Calibri" w:cs="Calibri"/>
                <w:b/>
                <w:bCs/>
                <w:color w:val="000000" w:themeColor="text1"/>
                <w:sz w:val="20"/>
                <w:lang w:val="de-DE"/>
              </w:rPr>
              <w:t>Description</w:t>
            </w:r>
          </w:p>
        </w:tc>
      </w:tr>
      <w:tr w:rsidR="00427174" w:rsidRPr="006011DC" w14:paraId="7D7F6FF7" w14:textId="77777777" w:rsidTr="003754C7">
        <w:trPr>
          <w:trHeight w:val="61"/>
          <w:jc w:val="center"/>
        </w:trPr>
        <w:tc>
          <w:tcPr>
            <w:tcW w:w="1214" w:type="dxa"/>
            <w:shd w:val="clear" w:color="auto" w:fill="FFFFFF" w:themeFill="background1"/>
          </w:tcPr>
          <w:p w14:paraId="57E812BA" w14:textId="77777777" w:rsidR="00427174" w:rsidRPr="006011DC" w:rsidRDefault="00427174" w:rsidP="003754C7">
            <w:pPr>
              <w:pStyle w:val="wordsection1"/>
              <w:spacing w:before="0" w:beforeAutospacing="0" w:after="0" w:afterAutospacing="0"/>
              <w:rPr>
                <w:rFonts w:ascii="Calibri" w:hAnsi="Calibri" w:cs="Calibri"/>
                <w:b/>
                <w:color w:val="1F497D"/>
                <w:sz w:val="16"/>
                <w:szCs w:val="16"/>
              </w:rPr>
            </w:pPr>
            <w:r w:rsidRPr="006011DC">
              <w:rPr>
                <w:rFonts w:ascii="Calibri" w:hAnsi="Calibri" w:cs="Calibri"/>
                <w:b/>
                <w:color w:val="1F497D"/>
                <w:sz w:val="16"/>
                <w:szCs w:val="16"/>
              </w:rPr>
              <w:t>Decision based on Approval</w:t>
            </w:r>
          </w:p>
        </w:tc>
        <w:tc>
          <w:tcPr>
            <w:tcW w:w="1214" w:type="dxa"/>
            <w:shd w:val="clear" w:color="auto" w:fill="FFFFFF" w:themeFill="background1"/>
          </w:tcPr>
          <w:p w14:paraId="7D233E89" w14:textId="77777777" w:rsidR="00427174" w:rsidRPr="006011DC" w:rsidRDefault="00427174" w:rsidP="003754C7">
            <w:pPr>
              <w:pStyle w:val="wordsection1"/>
              <w:spacing w:before="0" w:beforeAutospacing="0" w:after="0" w:afterAutospacing="0"/>
              <w:rPr>
                <w:rFonts w:ascii="Calibri" w:hAnsi="Calibri" w:cs="Calibri"/>
                <w:bCs/>
                <w:color w:val="1F497D"/>
                <w:sz w:val="16"/>
                <w:szCs w:val="16"/>
              </w:rPr>
            </w:pPr>
            <w:r w:rsidRPr="006011DC">
              <w:rPr>
                <w:rFonts w:ascii="Calibri" w:hAnsi="Calibri" w:cs="Calibri"/>
                <w:bCs/>
                <w:color w:val="1F497D"/>
                <w:sz w:val="16"/>
                <w:szCs w:val="16"/>
              </w:rPr>
              <w:t>Newgen LOS</w:t>
            </w:r>
          </w:p>
          <w:p w14:paraId="4C230D39" w14:textId="77777777" w:rsidR="00427174" w:rsidRPr="006011DC" w:rsidRDefault="00427174" w:rsidP="003754C7">
            <w:pPr>
              <w:pStyle w:val="wordsection1"/>
              <w:spacing w:before="0" w:beforeAutospacing="0" w:after="0" w:afterAutospacing="0"/>
              <w:rPr>
                <w:rFonts w:ascii="Calibri" w:hAnsi="Calibri" w:cs="Calibri"/>
                <w:bCs/>
                <w:color w:val="1F497D"/>
                <w:sz w:val="16"/>
                <w:szCs w:val="16"/>
              </w:rPr>
            </w:pPr>
          </w:p>
        </w:tc>
        <w:tc>
          <w:tcPr>
            <w:tcW w:w="1874" w:type="dxa"/>
            <w:shd w:val="clear" w:color="auto" w:fill="FFFFFF" w:themeFill="background1"/>
          </w:tcPr>
          <w:p w14:paraId="77BF1C7E" w14:textId="77777777" w:rsidR="00427174" w:rsidRPr="006011DC" w:rsidRDefault="00427174" w:rsidP="003754C7">
            <w:pPr>
              <w:spacing w:before="120" w:after="120"/>
              <w:rPr>
                <w:rFonts w:ascii="Calibri" w:eastAsia="Calibri" w:hAnsi="Calibri" w:cs="Calibri"/>
                <w:bCs/>
                <w:color w:val="1F497D"/>
                <w:sz w:val="16"/>
                <w:szCs w:val="16"/>
                <w:lang w:val="en-US"/>
              </w:rPr>
            </w:pPr>
            <w:r w:rsidRPr="006011DC">
              <w:rPr>
                <w:rFonts w:ascii="Calibri" w:hAnsi="Calibri" w:cs="Calibri"/>
                <w:sz w:val="16"/>
                <w:szCs w:val="16"/>
              </w:rPr>
              <w:t>UND Decision</w:t>
            </w:r>
            <w:r w:rsidRPr="006011DC">
              <w:rPr>
                <w:rFonts w:ascii="Calibri" w:eastAsia="Calibri" w:hAnsi="Calibri" w:cs="Calibri"/>
                <w:bCs/>
                <w:color w:val="1F497D"/>
                <w:sz w:val="16"/>
                <w:szCs w:val="16"/>
                <w:lang w:val="en-US"/>
              </w:rPr>
              <w:t xml:space="preserve"> </w:t>
            </w:r>
          </w:p>
        </w:tc>
        <w:tc>
          <w:tcPr>
            <w:tcW w:w="1664" w:type="dxa"/>
            <w:shd w:val="clear" w:color="auto" w:fill="FFFFFF" w:themeFill="background1"/>
          </w:tcPr>
          <w:p w14:paraId="79B51757" w14:textId="77777777" w:rsidR="00427174" w:rsidRPr="006011DC" w:rsidRDefault="00427174" w:rsidP="003754C7">
            <w:pPr>
              <w:spacing w:before="120" w:after="120"/>
              <w:rPr>
                <w:rFonts w:ascii="Calibri" w:hAnsi="Calibri" w:cs="Calibri"/>
                <w:sz w:val="16"/>
                <w:szCs w:val="16"/>
              </w:rPr>
            </w:pPr>
            <w:r w:rsidRPr="006011DC">
              <w:rPr>
                <w:rFonts w:ascii="Calibri" w:hAnsi="Calibri" w:cs="Calibri"/>
                <w:sz w:val="16"/>
                <w:szCs w:val="16"/>
              </w:rPr>
              <w:t>Accept</w:t>
            </w:r>
          </w:p>
          <w:p w14:paraId="334D5154" w14:textId="77777777" w:rsidR="00427174" w:rsidRPr="006011DC" w:rsidRDefault="00427174" w:rsidP="003754C7">
            <w:pPr>
              <w:spacing w:before="120" w:after="120"/>
              <w:rPr>
                <w:rFonts w:ascii="Calibri" w:hAnsi="Calibri" w:cs="Calibri"/>
                <w:sz w:val="16"/>
                <w:szCs w:val="16"/>
              </w:rPr>
            </w:pPr>
            <w:r w:rsidRPr="006011DC">
              <w:rPr>
                <w:rFonts w:ascii="Calibri" w:hAnsi="Calibri" w:cs="Calibri"/>
                <w:sz w:val="16"/>
                <w:szCs w:val="16"/>
              </w:rPr>
              <w:t>Reject</w:t>
            </w:r>
          </w:p>
          <w:p w14:paraId="3835CC92" w14:textId="77777777" w:rsidR="00427174" w:rsidRPr="006011DC" w:rsidRDefault="00427174" w:rsidP="003754C7">
            <w:pPr>
              <w:spacing w:before="120" w:after="120"/>
              <w:rPr>
                <w:rFonts w:ascii="Calibri" w:hAnsi="Calibri" w:cs="Calibri"/>
                <w:sz w:val="16"/>
                <w:szCs w:val="16"/>
              </w:rPr>
            </w:pPr>
            <w:r w:rsidRPr="006011DC">
              <w:rPr>
                <w:rFonts w:ascii="Calibri" w:hAnsi="Calibri" w:cs="Calibri"/>
                <w:sz w:val="16"/>
                <w:szCs w:val="16"/>
              </w:rPr>
              <w:t>Refer</w:t>
            </w:r>
          </w:p>
          <w:p w14:paraId="02F5DAB4" w14:textId="77777777" w:rsidR="00427174" w:rsidRPr="006011DC" w:rsidRDefault="00427174" w:rsidP="003754C7">
            <w:pPr>
              <w:spacing w:after="60"/>
              <w:rPr>
                <w:rFonts w:ascii="Calibri" w:hAnsi="Calibri" w:cs="Calibri"/>
                <w:sz w:val="16"/>
                <w:szCs w:val="16"/>
              </w:rPr>
            </w:pPr>
          </w:p>
        </w:tc>
        <w:tc>
          <w:tcPr>
            <w:tcW w:w="1027" w:type="dxa"/>
            <w:shd w:val="clear" w:color="auto" w:fill="FFFFFF" w:themeFill="background1"/>
          </w:tcPr>
          <w:p w14:paraId="2CD3E0D1" w14:textId="77777777" w:rsidR="00427174" w:rsidRPr="006011DC" w:rsidRDefault="00427174" w:rsidP="003754C7">
            <w:pPr>
              <w:spacing w:after="60" w:line="256" w:lineRule="auto"/>
              <w:rPr>
                <w:rFonts w:ascii="Calibri" w:hAnsi="Calibri" w:cs="Calibri"/>
                <w:sz w:val="16"/>
                <w:szCs w:val="16"/>
                <w:lang w:val="de-DE"/>
              </w:rPr>
            </w:pPr>
          </w:p>
        </w:tc>
        <w:tc>
          <w:tcPr>
            <w:tcW w:w="3639" w:type="dxa"/>
            <w:shd w:val="clear" w:color="auto" w:fill="FFFFFF" w:themeFill="background1"/>
          </w:tcPr>
          <w:p w14:paraId="576478F6" w14:textId="77777777" w:rsidR="00427174" w:rsidRPr="006011DC" w:rsidRDefault="00427174" w:rsidP="003754C7">
            <w:pPr>
              <w:spacing w:before="120" w:after="120"/>
              <w:rPr>
                <w:rFonts w:ascii="Calibri" w:hAnsi="Calibri" w:cs="Calibri"/>
                <w:sz w:val="16"/>
                <w:szCs w:val="16"/>
              </w:rPr>
            </w:pPr>
            <w:r w:rsidRPr="006011DC">
              <w:rPr>
                <w:rFonts w:ascii="Calibri" w:hAnsi="Calibri" w:cs="Calibri"/>
                <w:sz w:val="16"/>
                <w:szCs w:val="16"/>
              </w:rPr>
              <w:t>Accept – NewGen should provide the customer the ability to edit the offer or accept the offer</w:t>
            </w:r>
          </w:p>
          <w:p w14:paraId="44814757" w14:textId="77777777" w:rsidR="00427174" w:rsidRPr="006011DC" w:rsidRDefault="00427174" w:rsidP="003754C7">
            <w:pPr>
              <w:rPr>
                <w:rFonts w:ascii="Calibri" w:hAnsi="Calibri" w:cs="Calibri"/>
                <w:sz w:val="16"/>
                <w:szCs w:val="16"/>
              </w:rPr>
            </w:pPr>
            <w:r w:rsidRPr="006011DC">
              <w:rPr>
                <w:rFonts w:ascii="Calibri" w:hAnsi="Calibri" w:cs="Calibri"/>
                <w:sz w:val="16"/>
                <w:szCs w:val="16"/>
              </w:rPr>
              <w:t>Reject – At this stage, customer has the option to accept or reject the offer. Modify feature is not provided</w:t>
            </w:r>
          </w:p>
          <w:p w14:paraId="2E9AA382" w14:textId="77777777" w:rsidR="00427174" w:rsidRPr="006011DC" w:rsidRDefault="00427174" w:rsidP="003754C7">
            <w:pPr>
              <w:spacing w:before="120" w:after="120"/>
              <w:rPr>
                <w:rFonts w:ascii="Calibri" w:hAnsi="Calibri" w:cs="Calibri"/>
                <w:sz w:val="16"/>
                <w:szCs w:val="16"/>
              </w:rPr>
            </w:pPr>
            <w:r w:rsidRPr="006011DC">
              <w:rPr>
                <w:rFonts w:ascii="Calibri" w:hAnsi="Calibri" w:cs="Calibri"/>
                <w:sz w:val="16"/>
                <w:szCs w:val="16"/>
              </w:rPr>
              <w:t>There is a tick-box option where customer provides acknowledgement that EMKAN will payoff his/her loan through early settlement. Once the customer accepts this and submit the application moves to Commodity purchase stage.</w:t>
            </w:r>
          </w:p>
        </w:tc>
      </w:tr>
    </w:tbl>
    <w:p w14:paraId="1CF74A59" w14:textId="77777777" w:rsidR="00427174" w:rsidRPr="006011DC" w:rsidRDefault="00427174" w:rsidP="00427174">
      <w:pPr>
        <w:rPr>
          <w:rFonts w:ascii="Calibri" w:hAnsi="Calibri" w:cs="Calibri"/>
          <w:lang w:eastAsia="en-IN"/>
        </w:rPr>
      </w:pPr>
    </w:p>
    <w:p w14:paraId="55EBF64C" w14:textId="77777777" w:rsidR="00427174" w:rsidRPr="006011DC" w:rsidRDefault="00427174" w:rsidP="00427174">
      <w:pPr>
        <w:pStyle w:val="Heading3"/>
        <w:rPr>
          <w:b w:val="0"/>
          <w:bCs/>
        </w:rPr>
      </w:pPr>
      <w:bookmarkStart w:id="210" w:name="_Toc170993514"/>
      <w:bookmarkStart w:id="211" w:name="_Toc174309714"/>
      <w:r>
        <w:t>Offering</w:t>
      </w:r>
      <w:r w:rsidRPr="006011DC">
        <w:t xml:space="preserve"> Stage</w:t>
      </w:r>
      <w:bookmarkEnd w:id="210"/>
      <w:bookmarkEnd w:id="211"/>
    </w:p>
    <w:p w14:paraId="1118E221" w14:textId="77777777" w:rsidR="005D6792" w:rsidRDefault="005D6792" w:rsidP="005D6792">
      <w:pPr>
        <w:rPr>
          <w:rFonts w:ascii="Calibri" w:hAnsi="Calibri" w:cs="Calibri"/>
          <w:b/>
          <w:bCs/>
          <w:color w:val="ED7D31" w:themeColor="accent2"/>
          <w:sz w:val="20"/>
          <w:u w:val="single"/>
          <w:lang w:eastAsia="en-IN"/>
        </w:rPr>
      </w:pPr>
      <w:r w:rsidRPr="00EA3CEC">
        <w:rPr>
          <w:rFonts w:ascii="Calibri" w:hAnsi="Calibri" w:cs="Calibri"/>
          <w:b/>
          <w:bCs/>
          <w:color w:val="ED7D31" w:themeColor="accent2"/>
          <w:sz w:val="20"/>
          <w:u w:val="single"/>
          <w:lang w:eastAsia="en-IN"/>
        </w:rPr>
        <w:t>BRD (</w:t>
      </w:r>
      <w:r w:rsidRPr="00ED0872">
        <w:rPr>
          <w:rFonts w:ascii="Calibri" w:hAnsi="Calibri" w:cs="Calibri"/>
          <w:b/>
          <w:bCs/>
          <w:color w:val="ED7D31" w:themeColor="accent2"/>
          <w:sz w:val="20"/>
          <w:u w:val="single"/>
          <w:lang w:eastAsia="en-IN"/>
        </w:rPr>
        <w:t>BRD04-01, BRD04-03, BRD04-04, BRD04-05, BRD04-63, BRD04-60, BRD04-09, BRD04-10</w:t>
      </w:r>
      <w:r w:rsidRPr="00EA3CEC">
        <w:rPr>
          <w:rFonts w:ascii="Calibri" w:hAnsi="Calibri" w:cs="Calibri"/>
          <w:b/>
          <w:bCs/>
          <w:color w:val="ED7D31" w:themeColor="accent2"/>
          <w:sz w:val="20"/>
          <w:u w:val="single"/>
          <w:lang w:eastAsia="en-IN"/>
        </w:rPr>
        <w:t>)</w:t>
      </w:r>
    </w:p>
    <w:p w14:paraId="02A7BCFF" w14:textId="77777777" w:rsidR="005D6792" w:rsidRPr="000C5124" w:rsidRDefault="005D6792" w:rsidP="005D6792">
      <w:pPr>
        <w:rPr>
          <w:rFonts w:ascii="Calibri" w:hAnsi="Calibri" w:cs="Calibri"/>
          <w:b/>
          <w:bCs/>
          <w:color w:val="ED7D31" w:themeColor="accent2"/>
          <w:sz w:val="20"/>
          <w:u w:val="single"/>
          <w:lang w:eastAsia="en-IN"/>
        </w:rPr>
      </w:pPr>
      <w:r w:rsidRPr="00A4791B">
        <w:rPr>
          <w:i/>
          <w:iCs/>
          <w:u w:val="single"/>
          <w:lang w:val="en-US" w:eastAsia="en-IN"/>
        </w:rPr>
        <w:t>Above mentioned BRD links will cover the Data Entry stage on both Mobile and Branch Journey.</w:t>
      </w:r>
    </w:p>
    <w:p w14:paraId="5854A3C4" w14:textId="09D4B59A" w:rsidR="00427174" w:rsidRPr="006011DC" w:rsidRDefault="00427174" w:rsidP="00427174">
      <w:pPr>
        <w:ind w:left="360"/>
        <w:rPr>
          <w:rFonts w:ascii="Calibri" w:hAnsi="Calibri" w:cs="Calibri"/>
        </w:rPr>
      </w:pPr>
      <w:r w:rsidRPr="006011DC">
        <w:rPr>
          <w:rFonts w:ascii="Calibri" w:hAnsi="Calibri" w:cs="Calibri"/>
        </w:rPr>
        <w:t xml:space="preserve">Customer should be shown the loan offer on the mobile app screen containing: </w:t>
      </w:r>
    </w:p>
    <w:p w14:paraId="421B6E18" w14:textId="77777777" w:rsidR="00427174" w:rsidRPr="006011DC" w:rsidRDefault="00427174" w:rsidP="0093307E">
      <w:pPr>
        <w:pStyle w:val="ListParagraph"/>
        <w:numPr>
          <w:ilvl w:val="0"/>
          <w:numId w:val="18"/>
        </w:numPr>
        <w:suppressAutoHyphens w:val="0"/>
        <w:spacing w:before="120" w:after="120" w:line="240" w:lineRule="auto"/>
        <w:ind w:left="1080"/>
        <w:rPr>
          <w:rFonts w:cs="Calibri"/>
        </w:rPr>
      </w:pPr>
      <w:commentRangeStart w:id="212"/>
      <w:r w:rsidRPr="006011DC">
        <w:rPr>
          <w:rFonts w:cs="Calibri"/>
        </w:rPr>
        <w:t>Loan Amount: Amount calculated based on Qarar and underwriters’ input from the previous steps (Qarar output)</w:t>
      </w:r>
    </w:p>
    <w:p w14:paraId="315B6B08" w14:textId="77777777" w:rsidR="00427174" w:rsidRPr="006011DC" w:rsidRDefault="00427174" w:rsidP="0093307E">
      <w:pPr>
        <w:pStyle w:val="ListParagraph"/>
        <w:numPr>
          <w:ilvl w:val="0"/>
          <w:numId w:val="18"/>
        </w:numPr>
        <w:suppressAutoHyphens w:val="0"/>
        <w:spacing w:before="120" w:after="120" w:line="240" w:lineRule="auto"/>
        <w:ind w:left="1080"/>
        <w:rPr>
          <w:rFonts w:cs="Calibri"/>
        </w:rPr>
      </w:pPr>
      <w:r w:rsidRPr="006011DC">
        <w:rPr>
          <w:rFonts w:cs="Calibri"/>
        </w:rPr>
        <w:t>Total Tenure: Tenure calculated based on Qarar and underwriters’ input from the previous steps</w:t>
      </w:r>
    </w:p>
    <w:p w14:paraId="1B25E35B" w14:textId="77777777" w:rsidR="00427174" w:rsidRPr="006011DC" w:rsidRDefault="00427174" w:rsidP="0093307E">
      <w:pPr>
        <w:pStyle w:val="ListParagraph"/>
        <w:numPr>
          <w:ilvl w:val="0"/>
          <w:numId w:val="18"/>
        </w:numPr>
        <w:suppressAutoHyphens w:val="0"/>
        <w:spacing w:before="120" w:after="120" w:line="240" w:lineRule="auto"/>
        <w:ind w:left="1080"/>
        <w:rPr>
          <w:rFonts w:cs="Calibri"/>
        </w:rPr>
      </w:pPr>
      <w:r w:rsidRPr="006011DC">
        <w:rPr>
          <w:rFonts w:cs="Calibri"/>
        </w:rPr>
        <w:t>Profit Rate: Computed by Qarar based on the pre-defined matrix.</w:t>
      </w:r>
    </w:p>
    <w:p w14:paraId="178FDE8C" w14:textId="77777777" w:rsidR="00427174" w:rsidRPr="006011DC" w:rsidRDefault="00427174" w:rsidP="0093307E">
      <w:pPr>
        <w:pStyle w:val="ListParagraph"/>
        <w:numPr>
          <w:ilvl w:val="0"/>
          <w:numId w:val="18"/>
        </w:numPr>
        <w:suppressAutoHyphens w:val="0"/>
        <w:spacing w:before="120" w:after="120" w:line="240" w:lineRule="auto"/>
        <w:ind w:left="1080"/>
        <w:rPr>
          <w:rFonts w:cs="Calibri"/>
        </w:rPr>
      </w:pPr>
      <w:r w:rsidRPr="006011DC">
        <w:rPr>
          <w:rFonts w:cs="Calibri"/>
        </w:rPr>
        <w:t>Maximum Monthly Instalment: Instalment amount to be repaid per month. (Qarar output)</w:t>
      </w:r>
    </w:p>
    <w:p w14:paraId="05595517" w14:textId="77777777" w:rsidR="00427174" w:rsidRPr="006011DC" w:rsidRDefault="00427174" w:rsidP="0093307E">
      <w:pPr>
        <w:pStyle w:val="ListParagraph"/>
        <w:numPr>
          <w:ilvl w:val="0"/>
          <w:numId w:val="18"/>
        </w:numPr>
        <w:suppressAutoHyphens w:val="0"/>
        <w:spacing w:before="120" w:after="120" w:line="240" w:lineRule="auto"/>
        <w:ind w:left="1080"/>
        <w:rPr>
          <w:rFonts w:cs="Calibri"/>
        </w:rPr>
      </w:pPr>
      <w:r w:rsidRPr="006011DC">
        <w:rPr>
          <w:rFonts w:cs="Calibri"/>
        </w:rPr>
        <w:t>Management Fees: 1% of the loan amount in SAR or 5000 whichever is maximum. (calculated by LOS)</w:t>
      </w:r>
    </w:p>
    <w:p w14:paraId="4F21F79F" w14:textId="117C2BB5" w:rsidR="00427174" w:rsidRPr="006011DC" w:rsidRDefault="00427174" w:rsidP="0093307E">
      <w:pPr>
        <w:pStyle w:val="ListParagraph"/>
        <w:numPr>
          <w:ilvl w:val="0"/>
          <w:numId w:val="18"/>
        </w:numPr>
        <w:suppressAutoHyphens w:val="0"/>
        <w:spacing w:before="120" w:after="120" w:line="240" w:lineRule="auto"/>
        <w:ind w:left="1080"/>
        <w:rPr>
          <w:rFonts w:cs="Calibri"/>
        </w:rPr>
      </w:pPr>
      <w:r w:rsidRPr="006011DC">
        <w:rPr>
          <w:rFonts w:cs="Calibri"/>
        </w:rPr>
        <w:t>VAT Fees: 15% of the management fees in SAR (calculated by LOS)</w:t>
      </w:r>
      <w:commentRangeEnd w:id="212"/>
      <w:r w:rsidR="00D2712E">
        <w:rPr>
          <w:rStyle w:val="CommentReference"/>
          <w:rFonts w:eastAsiaTheme="minorHAnsi" w:cstheme="minorBidi"/>
          <w:lang w:val="en-IN" w:eastAsia="en-US"/>
        </w:rPr>
        <w:commentReference w:id="212"/>
      </w:r>
    </w:p>
    <w:p w14:paraId="6525654D" w14:textId="77777777" w:rsidR="00427174" w:rsidRPr="006011DC" w:rsidRDefault="00427174" w:rsidP="00427174">
      <w:pPr>
        <w:ind w:left="360"/>
        <w:rPr>
          <w:rFonts w:ascii="Calibri" w:hAnsi="Calibri" w:cs="Calibri"/>
        </w:rPr>
      </w:pPr>
      <w:r w:rsidRPr="006011DC">
        <w:rPr>
          <w:rFonts w:ascii="Calibri" w:hAnsi="Calibri" w:cs="Calibri"/>
        </w:rPr>
        <w:t>(Management Fees and VAT fees calculations need to be configured in LOS). The system should have the ability to waive the management fees for a loan with applicable approval</w:t>
      </w:r>
    </w:p>
    <w:p w14:paraId="66AC334E" w14:textId="77777777" w:rsidR="00427174" w:rsidRPr="006011DC" w:rsidRDefault="00427174" w:rsidP="00427174">
      <w:pPr>
        <w:ind w:left="360"/>
        <w:rPr>
          <w:rFonts w:ascii="Calibri" w:hAnsi="Calibri" w:cs="Calibri"/>
        </w:rPr>
      </w:pPr>
      <w:r w:rsidRPr="006011DC">
        <w:rPr>
          <w:rFonts w:ascii="Calibri" w:hAnsi="Calibri" w:cs="Calibri"/>
        </w:rPr>
        <w:t>NewGen should provide the customer an ability to modify, accept or reject the offer.</w:t>
      </w:r>
    </w:p>
    <w:p w14:paraId="77392C98" w14:textId="77777777" w:rsidR="00427174" w:rsidRPr="006011DC" w:rsidRDefault="00427174" w:rsidP="00427174">
      <w:pPr>
        <w:rPr>
          <w:rFonts w:ascii="Calibri" w:hAnsi="Calibri" w:cs="Calibri"/>
        </w:rPr>
      </w:pPr>
    </w:p>
    <w:p w14:paraId="6770CDAF" w14:textId="77777777" w:rsidR="00427174" w:rsidRPr="006011DC" w:rsidRDefault="00427174" w:rsidP="00427174">
      <w:pPr>
        <w:jc w:val="center"/>
        <w:rPr>
          <w:rFonts w:ascii="Calibri" w:hAnsi="Calibri" w:cs="Calibri"/>
        </w:rPr>
      </w:pPr>
    </w:p>
    <w:tbl>
      <w:tblPr>
        <w:tblW w:w="106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214"/>
        <w:gridCol w:w="1214"/>
        <w:gridCol w:w="1874"/>
        <w:gridCol w:w="1664"/>
        <w:gridCol w:w="1027"/>
        <w:gridCol w:w="3639"/>
      </w:tblGrid>
      <w:tr w:rsidR="00427174" w:rsidRPr="006011DC" w14:paraId="5D23C278" w14:textId="77777777" w:rsidTr="003754C7">
        <w:trPr>
          <w:trHeight w:val="735"/>
          <w:jc w:val="center"/>
        </w:trPr>
        <w:tc>
          <w:tcPr>
            <w:tcW w:w="1214" w:type="dxa"/>
            <w:shd w:val="clear" w:color="auto" w:fill="E7E6E6" w:themeFill="background2"/>
            <w:vAlign w:val="center"/>
            <w:hideMark/>
          </w:tcPr>
          <w:p w14:paraId="6D8FA630" w14:textId="77777777" w:rsidR="00427174" w:rsidRPr="006011DC" w:rsidRDefault="00427174" w:rsidP="003754C7">
            <w:pPr>
              <w:jc w:val="center"/>
              <w:rPr>
                <w:rFonts w:ascii="Calibri" w:hAnsi="Calibri" w:cs="Calibri"/>
                <w:b/>
                <w:bCs/>
                <w:color w:val="000000" w:themeColor="text1"/>
                <w:sz w:val="20"/>
                <w:lang w:val="de-DE"/>
              </w:rPr>
            </w:pPr>
            <w:r w:rsidRPr="006011DC">
              <w:rPr>
                <w:rFonts w:ascii="Calibri" w:hAnsi="Calibri" w:cs="Calibri"/>
                <w:b/>
                <w:bCs/>
                <w:color w:val="000000" w:themeColor="text1"/>
                <w:sz w:val="20"/>
                <w:lang w:val="de-DE"/>
              </w:rPr>
              <w:t>Action</w:t>
            </w:r>
          </w:p>
        </w:tc>
        <w:tc>
          <w:tcPr>
            <w:tcW w:w="1214" w:type="dxa"/>
            <w:shd w:val="clear" w:color="auto" w:fill="E7E6E6" w:themeFill="background2"/>
            <w:vAlign w:val="center"/>
            <w:hideMark/>
          </w:tcPr>
          <w:p w14:paraId="3AE763B1" w14:textId="77777777" w:rsidR="00427174" w:rsidRPr="006011DC" w:rsidRDefault="00427174" w:rsidP="003754C7">
            <w:pPr>
              <w:jc w:val="center"/>
              <w:rPr>
                <w:rFonts w:ascii="Calibri" w:hAnsi="Calibri" w:cs="Calibri"/>
                <w:b/>
                <w:bCs/>
                <w:color w:val="000000" w:themeColor="text1"/>
                <w:sz w:val="20"/>
                <w:lang w:val="de-DE"/>
              </w:rPr>
            </w:pPr>
            <w:r w:rsidRPr="006011DC">
              <w:rPr>
                <w:rFonts w:ascii="Calibri" w:hAnsi="Calibri" w:cs="Calibri"/>
                <w:b/>
                <w:bCs/>
                <w:color w:val="000000" w:themeColor="text1"/>
                <w:sz w:val="20"/>
                <w:lang w:val="de-DE"/>
              </w:rPr>
              <w:t>System Provider</w:t>
            </w:r>
          </w:p>
        </w:tc>
        <w:tc>
          <w:tcPr>
            <w:tcW w:w="1874" w:type="dxa"/>
            <w:shd w:val="clear" w:color="auto" w:fill="E7E6E6" w:themeFill="background2"/>
            <w:vAlign w:val="center"/>
            <w:hideMark/>
          </w:tcPr>
          <w:p w14:paraId="59E858A3" w14:textId="77777777" w:rsidR="00427174" w:rsidRPr="006011DC" w:rsidRDefault="00427174" w:rsidP="003754C7">
            <w:pPr>
              <w:jc w:val="center"/>
              <w:rPr>
                <w:rFonts w:ascii="Calibri" w:hAnsi="Calibri" w:cs="Calibri"/>
                <w:b/>
                <w:bCs/>
                <w:color w:val="000000" w:themeColor="text1"/>
                <w:sz w:val="20"/>
                <w:lang w:val="de-DE"/>
              </w:rPr>
            </w:pPr>
            <w:r w:rsidRPr="006011DC">
              <w:rPr>
                <w:rFonts w:ascii="Calibri" w:hAnsi="Calibri" w:cs="Calibri"/>
                <w:b/>
                <w:bCs/>
                <w:color w:val="000000" w:themeColor="text1"/>
                <w:sz w:val="20"/>
                <w:lang w:val="de-DE"/>
              </w:rPr>
              <w:t>Request</w:t>
            </w:r>
          </w:p>
        </w:tc>
        <w:tc>
          <w:tcPr>
            <w:tcW w:w="1664" w:type="dxa"/>
            <w:shd w:val="clear" w:color="auto" w:fill="E7E6E6" w:themeFill="background2"/>
            <w:vAlign w:val="center"/>
            <w:hideMark/>
          </w:tcPr>
          <w:p w14:paraId="419D4F2A" w14:textId="77777777" w:rsidR="00427174" w:rsidRPr="006011DC" w:rsidRDefault="00427174" w:rsidP="003754C7">
            <w:pPr>
              <w:jc w:val="center"/>
              <w:rPr>
                <w:rFonts w:ascii="Calibri" w:hAnsi="Calibri" w:cs="Calibri"/>
                <w:b/>
                <w:bCs/>
                <w:color w:val="000000" w:themeColor="text1"/>
                <w:sz w:val="20"/>
                <w:lang w:val="de-DE"/>
              </w:rPr>
            </w:pPr>
            <w:r w:rsidRPr="006011DC">
              <w:rPr>
                <w:rFonts w:ascii="Calibri" w:hAnsi="Calibri" w:cs="Calibri"/>
                <w:b/>
                <w:bCs/>
                <w:color w:val="000000" w:themeColor="text1"/>
                <w:sz w:val="20"/>
                <w:lang w:val="de-DE"/>
              </w:rPr>
              <w:t>Response</w:t>
            </w:r>
          </w:p>
        </w:tc>
        <w:tc>
          <w:tcPr>
            <w:tcW w:w="1027" w:type="dxa"/>
            <w:shd w:val="clear" w:color="auto" w:fill="E7E6E6" w:themeFill="background2"/>
            <w:vAlign w:val="center"/>
          </w:tcPr>
          <w:p w14:paraId="4AF2D1F4" w14:textId="77777777" w:rsidR="00427174" w:rsidRPr="006011DC" w:rsidRDefault="00427174" w:rsidP="003754C7">
            <w:pPr>
              <w:jc w:val="center"/>
              <w:rPr>
                <w:rFonts w:ascii="Calibri" w:hAnsi="Calibri" w:cs="Calibri"/>
                <w:b/>
                <w:bCs/>
                <w:color w:val="000000" w:themeColor="text1"/>
                <w:sz w:val="20"/>
                <w:lang w:val="de-DE"/>
              </w:rPr>
            </w:pPr>
            <w:r w:rsidRPr="006011DC">
              <w:rPr>
                <w:rFonts w:ascii="Calibri" w:hAnsi="Calibri" w:cs="Calibri"/>
                <w:b/>
                <w:bCs/>
                <w:color w:val="000000" w:themeColor="text1"/>
                <w:sz w:val="20"/>
                <w:lang w:val="de-DE"/>
              </w:rPr>
              <w:t>Type</w:t>
            </w:r>
          </w:p>
        </w:tc>
        <w:tc>
          <w:tcPr>
            <w:tcW w:w="3639" w:type="dxa"/>
            <w:shd w:val="clear" w:color="auto" w:fill="E7E6E6" w:themeFill="background2"/>
            <w:vAlign w:val="center"/>
            <w:hideMark/>
          </w:tcPr>
          <w:p w14:paraId="606D535B" w14:textId="77777777" w:rsidR="00427174" w:rsidRPr="006011DC" w:rsidRDefault="00427174" w:rsidP="003754C7">
            <w:pPr>
              <w:jc w:val="center"/>
              <w:rPr>
                <w:rFonts w:ascii="Calibri" w:hAnsi="Calibri" w:cs="Calibri"/>
                <w:b/>
                <w:bCs/>
                <w:color w:val="000000" w:themeColor="text1"/>
                <w:sz w:val="20"/>
                <w:lang w:val="de-DE"/>
              </w:rPr>
            </w:pPr>
            <w:r w:rsidRPr="006011DC">
              <w:rPr>
                <w:rFonts w:ascii="Calibri" w:hAnsi="Calibri" w:cs="Calibri"/>
                <w:b/>
                <w:bCs/>
                <w:color w:val="000000" w:themeColor="text1"/>
                <w:sz w:val="20"/>
                <w:lang w:val="de-DE"/>
              </w:rPr>
              <w:t>Description</w:t>
            </w:r>
          </w:p>
        </w:tc>
      </w:tr>
      <w:tr w:rsidR="00427174" w:rsidRPr="006011DC" w14:paraId="17A60F72" w14:textId="77777777" w:rsidTr="003754C7">
        <w:trPr>
          <w:trHeight w:val="61"/>
          <w:jc w:val="center"/>
        </w:trPr>
        <w:tc>
          <w:tcPr>
            <w:tcW w:w="1214" w:type="dxa"/>
            <w:shd w:val="clear" w:color="auto" w:fill="FFFFFF" w:themeFill="background1"/>
          </w:tcPr>
          <w:p w14:paraId="3FE84B76" w14:textId="77777777" w:rsidR="00427174" w:rsidRPr="006011DC" w:rsidRDefault="00427174" w:rsidP="003754C7">
            <w:pPr>
              <w:pStyle w:val="wordsection1"/>
              <w:spacing w:before="0" w:beforeAutospacing="0" w:after="0" w:afterAutospacing="0"/>
              <w:rPr>
                <w:rFonts w:ascii="Calibri" w:hAnsi="Calibri" w:cs="Calibri"/>
                <w:b/>
                <w:color w:val="1F497D"/>
                <w:sz w:val="16"/>
                <w:szCs w:val="16"/>
              </w:rPr>
            </w:pPr>
            <w:r w:rsidRPr="006011DC">
              <w:rPr>
                <w:rFonts w:ascii="Calibri" w:hAnsi="Calibri" w:cs="Calibri"/>
                <w:b/>
                <w:color w:val="1F497D"/>
                <w:sz w:val="16"/>
                <w:szCs w:val="16"/>
              </w:rPr>
              <w:t>Acceptance on Offer</w:t>
            </w:r>
          </w:p>
        </w:tc>
        <w:tc>
          <w:tcPr>
            <w:tcW w:w="1214" w:type="dxa"/>
            <w:shd w:val="clear" w:color="auto" w:fill="FFFFFF" w:themeFill="background1"/>
          </w:tcPr>
          <w:p w14:paraId="4DA3CDDA" w14:textId="77777777" w:rsidR="00427174" w:rsidRPr="006011DC" w:rsidRDefault="00427174" w:rsidP="003754C7">
            <w:pPr>
              <w:pStyle w:val="wordsection1"/>
              <w:spacing w:before="0" w:beforeAutospacing="0" w:after="0" w:afterAutospacing="0"/>
              <w:rPr>
                <w:rFonts w:ascii="Calibri" w:hAnsi="Calibri" w:cs="Calibri"/>
                <w:bCs/>
                <w:color w:val="1F497D"/>
                <w:sz w:val="16"/>
                <w:szCs w:val="16"/>
              </w:rPr>
            </w:pPr>
            <w:r w:rsidRPr="006011DC">
              <w:rPr>
                <w:rFonts w:ascii="Calibri" w:hAnsi="Calibri" w:cs="Calibri"/>
                <w:bCs/>
                <w:color w:val="1F497D"/>
                <w:sz w:val="16"/>
                <w:szCs w:val="16"/>
              </w:rPr>
              <w:t>Newgen LOS</w:t>
            </w:r>
          </w:p>
          <w:p w14:paraId="201CF1D3" w14:textId="77777777" w:rsidR="00427174" w:rsidRPr="006011DC" w:rsidRDefault="00427174" w:rsidP="003754C7">
            <w:pPr>
              <w:pStyle w:val="wordsection1"/>
              <w:spacing w:before="0" w:beforeAutospacing="0" w:after="0" w:afterAutospacing="0"/>
              <w:rPr>
                <w:rFonts w:ascii="Calibri" w:hAnsi="Calibri" w:cs="Calibri"/>
                <w:bCs/>
                <w:color w:val="1F497D"/>
                <w:sz w:val="16"/>
                <w:szCs w:val="16"/>
              </w:rPr>
            </w:pPr>
            <w:r w:rsidRPr="006011DC">
              <w:rPr>
                <w:rFonts w:ascii="Calibri" w:hAnsi="Calibri" w:cs="Calibri"/>
                <w:bCs/>
                <w:color w:val="1F497D"/>
                <w:sz w:val="16"/>
                <w:szCs w:val="16"/>
              </w:rPr>
              <w:t>Emkan Mobile Application</w:t>
            </w:r>
          </w:p>
        </w:tc>
        <w:tc>
          <w:tcPr>
            <w:tcW w:w="1874" w:type="dxa"/>
            <w:shd w:val="clear" w:color="auto" w:fill="FFFFFF" w:themeFill="background1"/>
          </w:tcPr>
          <w:p w14:paraId="1175E606" w14:textId="77777777" w:rsidR="00427174" w:rsidRPr="006011DC" w:rsidRDefault="00427174" w:rsidP="003754C7">
            <w:pPr>
              <w:spacing w:before="120" w:after="120"/>
              <w:rPr>
                <w:rFonts w:ascii="Calibri" w:eastAsia="Calibri" w:hAnsi="Calibri" w:cs="Calibri"/>
                <w:bCs/>
                <w:color w:val="1F497D"/>
                <w:sz w:val="16"/>
                <w:szCs w:val="16"/>
                <w:lang w:val="en-US"/>
              </w:rPr>
            </w:pPr>
            <w:r w:rsidRPr="006011DC">
              <w:rPr>
                <w:rFonts w:ascii="Calibri" w:eastAsia="Calibri" w:hAnsi="Calibri" w:cs="Calibri"/>
                <w:bCs/>
                <w:color w:val="1F497D"/>
                <w:sz w:val="16"/>
                <w:szCs w:val="16"/>
                <w:lang w:val="en-US"/>
              </w:rPr>
              <w:t>Branch – User manually Input in LOS</w:t>
            </w:r>
          </w:p>
          <w:p w14:paraId="73063AC2" w14:textId="77777777" w:rsidR="00427174" w:rsidRPr="006011DC" w:rsidRDefault="00427174" w:rsidP="003754C7">
            <w:pPr>
              <w:spacing w:before="120" w:after="120"/>
              <w:rPr>
                <w:rFonts w:ascii="Calibri" w:eastAsia="Calibri" w:hAnsi="Calibri" w:cs="Calibri"/>
                <w:bCs/>
                <w:color w:val="1F497D"/>
                <w:sz w:val="16"/>
                <w:szCs w:val="16"/>
                <w:lang w:val="en-US"/>
              </w:rPr>
            </w:pPr>
            <w:r w:rsidRPr="006011DC">
              <w:rPr>
                <w:rFonts w:ascii="Calibri" w:eastAsia="Calibri" w:hAnsi="Calibri" w:cs="Calibri"/>
                <w:bCs/>
                <w:color w:val="1F497D"/>
                <w:sz w:val="16"/>
                <w:szCs w:val="16"/>
                <w:lang w:val="en-US"/>
              </w:rPr>
              <w:t>Digital – Application unique reference</w:t>
            </w:r>
          </w:p>
        </w:tc>
        <w:tc>
          <w:tcPr>
            <w:tcW w:w="1664" w:type="dxa"/>
            <w:shd w:val="clear" w:color="auto" w:fill="FFFFFF" w:themeFill="background1"/>
          </w:tcPr>
          <w:p w14:paraId="510928B9" w14:textId="77777777" w:rsidR="00427174" w:rsidRPr="006011DC" w:rsidRDefault="00427174" w:rsidP="003754C7">
            <w:pPr>
              <w:spacing w:before="120" w:after="120"/>
              <w:rPr>
                <w:rFonts w:ascii="Calibri" w:hAnsi="Calibri" w:cs="Calibri"/>
                <w:sz w:val="16"/>
                <w:szCs w:val="16"/>
              </w:rPr>
            </w:pPr>
            <w:r w:rsidRPr="006011DC">
              <w:rPr>
                <w:rFonts w:ascii="Calibri" w:hAnsi="Calibri" w:cs="Calibri"/>
                <w:sz w:val="16"/>
                <w:szCs w:val="16"/>
              </w:rPr>
              <w:t>Accept</w:t>
            </w:r>
          </w:p>
          <w:p w14:paraId="676C31F9" w14:textId="77777777" w:rsidR="00427174" w:rsidRPr="006011DC" w:rsidRDefault="00427174" w:rsidP="003754C7">
            <w:pPr>
              <w:spacing w:before="120" w:after="120"/>
              <w:rPr>
                <w:rFonts w:ascii="Calibri" w:hAnsi="Calibri" w:cs="Calibri"/>
                <w:sz w:val="16"/>
                <w:szCs w:val="16"/>
              </w:rPr>
            </w:pPr>
            <w:r w:rsidRPr="006011DC">
              <w:rPr>
                <w:rFonts w:ascii="Calibri" w:hAnsi="Calibri" w:cs="Calibri"/>
                <w:sz w:val="16"/>
                <w:szCs w:val="16"/>
              </w:rPr>
              <w:t>Reject</w:t>
            </w:r>
          </w:p>
          <w:p w14:paraId="3CC60575" w14:textId="77777777" w:rsidR="00427174" w:rsidRPr="006011DC" w:rsidRDefault="00427174" w:rsidP="003754C7">
            <w:pPr>
              <w:spacing w:before="120" w:after="120"/>
              <w:rPr>
                <w:rFonts w:ascii="Calibri" w:hAnsi="Calibri" w:cs="Calibri"/>
                <w:sz w:val="16"/>
                <w:szCs w:val="16"/>
              </w:rPr>
            </w:pPr>
            <w:r w:rsidRPr="006011DC">
              <w:rPr>
                <w:rFonts w:ascii="Calibri" w:hAnsi="Calibri" w:cs="Calibri"/>
                <w:sz w:val="16"/>
                <w:szCs w:val="16"/>
              </w:rPr>
              <w:t>Recompute</w:t>
            </w:r>
          </w:p>
          <w:p w14:paraId="13CC37D7" w14:textId="77777777" w:rsidR="00427174" w:rsidRPr="006011DC" w:rsidRDefault="00427174" w:rsidP="003754C7">
            <w:pPr>
              <w:spacing w:after="60"/>
              <w:rPr>
                <w:rFonts w:ascii="Calibri" w:hAnsi="Calibri" w:cs="Calibri"/>
                <w:sz w:val="16"/>
                <w:szCs w:val="16"/>
              </w:rPr>
            </w:pPr>
          </w:p>
        </w:tc>
        <w:tc>
          <w:tcPr>
            <w:tcW w:w="1027" w:type="dxa"/>
            <w:shd w:val="clear" w:color="auto" w:fill="FFFFFF" w:themeFill="background1"/>
          </w:tcPr>
          <w:p w14:paraId="1C8700E2" w14:textId="77777777" w:rsidR="00427174" w:rsidRPr="006011DC" w:rsidRDefault="00427174" w:rsidP="003754C7">
            <w:pPr>
              <w:spacing w:after="60" w:line="256" w:lineRule="auto"/>
              <w:rPr>
                <w:rFonts w:ascii="Calibri" w:hAnsi="Calibri" w:cs="Calibri"/>
                <w:sz w:val="16"/>
                <w:szCs w:val="16"/>
                <w:lang w:val="de-DE"/>
              </w:rPr>
            </w:pPr>
          </w:p>
        </w:tc>
        <w:tc>
          <w:tcPr>
            <w:tcW w:w="3639" w:type="dxa"/>
            <w:shd w:val="clear" w:color="auto" w:fill="FFFFFF" w:themeFill="background1"/>
          </w:tcPr>
          <w:p w14:paraId="0239A669" w14:textId="77777777" w:rsidR="00427174" w:rsidRPr="006011DC" w:rsidRDefault="00427174" w:rsidP="003754C7">
            <w:pPr>
              <w:spacing w:before="120" w:after="120"/>
              <w:rPr>
                <w:rFonts w:ascii="Calibri" w:hAnsi="Calibri" w:cs="Calibri"/>
                <w:sz w:val="16"/>
                <w:szCs w:val="16"/>
              </w:rPr>
            </w:pPr>
            <w:r w:rsidRPr="006011DC">
              <w:rPr>
                <w:rFonts w:ascii="Calibri" w:hAnsi="Calibri" w:cs="Calibri"/>
                <w:sz w:val="16"/>
                <w:szCs w:val="16"/>
              </w:rPr>
              <w:t>Accept- Customer accepts the offer – upon clicking on confirm and continue, final offer is approved, and application should move to next stage</w:t>
            </w:r>
          </w:p>
          <w:p w14:paraId="78B1C87B" w14:textId="77777777" w:rsidR="00427174" w:rsidRPr="006011DC" w:rsidRDefault="00427174" w:rsidP="003754C7">
            <w:pPr>
              <w:spacing w:before="120" w:after="120"/>
              <w:rPr>
                <w:rFonts w:ascii="Calibri" w:hAnsi="Calibri" w:cs="Calibri"/>
                <w:sz w:val="16"/>
                <w:szCs w:val="16"/>
              </w:rPr>
            </w:pPr>
            <w:r w:rsidRPr="006011DC">
              <w:rPr>
                <w:rFonts w:ascii="Calibri" w:hAnsi="Calibri" w:cs="Calibri"/>
                <w:sz w:val="16"/>
                <w:szCs w:val="16"/>
              </w:rPr>
              <w:t>Reject - Customer rejects the offer – Error message is displayed to the customer on mobile app and process ends.</w:t>
            </w:r>
          </w:p>
          <w:p w14:paraId="57651BAF" w14:textId="77777777" w:rsidR="00427174" w:rsidRPr="006011DC" w:rsidRDefault="00427174" w:rsidP="003754C7">
            <w:pPr>
              <w:spacing w:before="120" w:after="120"/>
              <w:rPr>
                <w:rFonts w:ascii="Calibri" w:hAnsi="Calibri" w:cs="Calibri"/>
                <w:sz w:val="16"/>
                <w:szCs w:val="16"/>
              </w:rPr>
            </w:pPr>
            <w:r w:rsidRPr="006011DC">
              <w:rPr>
                <w:rFonts w:ascii="Calibri" w:hAnsi="Calibri" w:cs="Calibri"/>
                <w:sz w:val="16"/>
                <w:szCs w:val="16"/>
              </w:rPr>
              <w:t xml:space="preserve">Customer modifies the offer – At this stage customer can modify his loan offer, i.e., reduce the loan amount and/or tenure {validation on max </w:t>
            </w:r>
            <w:r w:rsidRPr="006011DC">
              <w:rPr>
                <w:rFonts w:ascii="Calibri" w:hAnsi="Calibri" w:cs="Calibri"/>
                <w:sz w:val="16"/>
                <w:szCs w:val="16"/>
              </w:rPr>
              <w:lastRenderedPageBreak/>
              <w:t>tenure allowed for the product.} and application should move to underwriters’ basket where underwriter accept/reject can access the application</w:t>
            </w:r>
          </w:p>
          <w:p w14:paraId="5CE3E2DD" w14:textId="77777777" w:rsidR="00427174" w:rsidRPr="006011DC" w:rsidRDefault="00427174" w:rsidP="003754C7">
            <w:pPr>
              <w:spacing w:before="120" w:after="120"/>
              <w:rPr>
                <w:rFonts w:ascii="Calibri" w:hAnsi="Calibri" w:cs="Calibri"/>
                <w:sz w:val="16"/>
                <w:szCs w:val="16"/>
              </w:rPr>
            </w:pPr>
            <w:r w:rsidRPr="006011DC">
              <w:rPr>
                <w:rFonts w:ascii="Calibri" w:hAnsi="Calibri" w:cs="Calibri"/>
                <w:sz w:val="16"/>
                <w:szCs w:val="16"/>
              </w:rPr>
              <w:t>Customer’s modify the offer and there is loan deferred decision by Qarar - One of the decision from Qarar is deferred case, where the Instalment would be deferred by 1 to 4 months (i.e. instalment would start after 1-4 months of loan disbursed date). (i) In case loan is deferred and customer modify his offer, the application hits Qarar once again to recompute the offer.</w:t>
            </w:r>
          </w:p>
          <w:p w14:paraId="2D830D68" w14:textId="77777777" w:rsidR="00427174" w:rsidRPr="006011DC" w:rsidRDefault="00427174" w:rsidP="003754C7">
            <w:pPr>
              <w:spacing w:before="120" w:after="120"/>
              <w:rPr>
                <w:rFonts w:ascii="Calibri" w:hAnsi="Calibri" w:cs="Calibri"/>
                <w:sz w:val="16"/>
                <w:szCs w:val="16"/>
              </w:rPr>
            </w:pPr>
          </w:p>
        </w:tc>
      </w:tr>
    </w:tbl>
    <w:p w14:paraId="6198C586" w14:textId="77777777" w:rsidR="00427174" w:rsidRPr="006011DC" w:rsidRDefault="00427174" w:rsidP="00427174">
      <w:pPr>
        <w:pStyle w:val="Heading3"/>
      </w:pPr>
      <w:bookmarkStart w:id="213" w:name="_Toc170993515"/>
      <w:bookmarkStart w:id="214" w:name="_Toc174309715"/>
      <w:r w:rsidRPr="006011DC">
        <w:lastRenderedPageBreak/>
        <w:t>Initial Commodity Purchase</w:t>
      </w:r>
      <w:bookmarkEnd w:id="213"/>
      <w:bookmarkEnd w:id="214"/>
    </w:p>
    <w:p w14:paraId="3CDE83A4" w14:textId="77777777" w:rsidR="00427174" w:rsidRPr="006011DC" w:rsidRDefault="00427174" w:rsidP="00427174">
      <w:pPr>
        <w:ind w:left="360"/>
        <w:rPr>
          <w:rFonts w:ascii="Calibri" w:hAnsi="Calibri" w:cs="Calibri"/>
        </w:rPr>
      </w:pPr>
      <w:r w:rsidRPr="006011DC">
        <w:rPr>
          <w:rFonts w:ascii="Calibri" w:hAnsi="Calibri" w:cs="Calibri"/>
        </w:rPr>
        <w:t xml:space="preserve">the application enters initial commodity purchase stage. </w:t>
      </w:r>
    </w:p>
    <w:p w14:paraId="3F6CFBE0" w14:textId="77777777" w:rsidR="00427174" w:rsidRPr="006011DC" w:rsidRDefault="00427174" w:rsidP="00427174">
      <w:pPr>
        <w:ind w:left="360"/>
        <w:rPr>
          <w:rFonts w:ascii="Calibri" w:hAnsi="Calibri" w:cs="Calibri"/>
        </w:rPr>
      </w:pPr>
      <w:r w:rsidRPr="006011DC">
        <w:rPr>
          <w:rFonts w:ascii="Calibri" w:hAnsi="Calibri" w:cs="Calibri"/>
        </w:rPr>
        <w:t xml:space="preserve">At this stage, EMKAN does a commodity purchase for the customer on  behalf with a third-party financing company for the early settlement amount. LOS triggers the request to DDCAP and purchase of commodity happens equivalent to early settlement amount. </w:t>
      </w:r>
    </w:p>
    <w:p w14:paraId="53079D49" w14:textId="77777777" w:rsidR="00427174" w:rsidRPr="006011DC" w:rsidRDefault="00427174" w:rsidP="00427174">
      <w:pPr>
        <w:ind w:left="360"/>
        <w:rPr>
          <w:rFonts w:ascii="Calibri" w:hAnsi="Calibri" w:cs="Calibri"/>
        </w:rPr>
      </w:pPr>
      <w:r w:rsidRPr="006011DC">
        <w:rPr>
          <w:rFonts w:ascii="Calibri" w:hAnsi="Calibri" w:cs="Calibri"/>
        </w:rPr>
        <w:t xml:space="preserve">Contract gets created for the amount. Standard template of the contract is stored in OmniDocs. Customer can access the contract and give consent to sell the commodity. </w:t>
      </w:r>
    </w:p>
    <w:p w14:paraId="6629DC59" w14:textId="77777777" w:rsidR="00427174" w:rsidRPr="006011DC" w:rsidRDefault="00427174" w:rsidP="00427174">
      <w:pPr>
        <w:ind w:left="360"/>
        <w:rPr>
          <w:rFonts w:ascii="Calibri" w:hAnsi="Calibri" w:cs="Calibri"/>
        </w:rPr>
      </w:pPr>
      <w:r w:rsidRPr="006011DC">
        <w:rPr>
          <w:rFonts w:ascii="Calibri" w:hAnsi="Calibri" w:cs="Calibri"/>
        </w:rPr>
        <w:t>Commodity purchase process happens through DDCAP outside LOS and commodity is purchased. DDCAP should return the values to middlewar / LOS which should trigger LMS to pass accounting entries for the commodity purchase transaction.</w:t>
      </w:r>
    </w:p>
    <w:p w14:paraId="6EF73292" w14:textId="77777777" w:rsidR="00427174" w:rsidRPr="006011DC" w:rsidRDefault="00427174" w:rsidP="00427174">
      <w:pPr>
        <w:pStyle w:val="Heading3"/>
        <w:rPr>
          <w:b w:val="0"/>
          <w:bCs/>
        </w:rPr>
      </w:pPr>
      <w:bookmarkStart w:id="215" w:name="_Toc170993516"/>
      <w:bookmarkStart w:id="216" w:name="_Toc174309716"/>
      <w:r w:rsidRPr="006011DC">
        <w:t>IVR Call</w:t>
      </w:r>
      <w:bookmarkEnd w:id="215"/>
      <w:bookmarkEnd w:id="216"/>
    </w:p>
    <w:p w14:paraId="6A164B2E" w14:textId="744F0AE2" w:rsidR="00496D6B" w:rsidRDefault="00496D6B" w:rsidP="00427174">
      <w:pPr>
        <w:ind w:left="360"/>
        <w:rPr>
          <w:rFonts w:ascii="Calibri" w:hAnsi="Calibri" w:cs="Calibri"/>
          <w:b/>
          <w:bCs/>
          <w:color w:val="ED7D31" w:themeColor="accent2"/>
          <w:sz w:val="20"/>
          <w:u w:val="single"/>
          <w:lang w:eastAsia="en-IN"/>
        </w:rPr>
      </w:pPr>
      <w:r w:rsidRPr="00EA3CEC">
        <w:rPr>
          <w:rFonts w:ascii="Calibri" w:hAnsi="Calibri" w:cs="Calibri"/>
          <w:b/>
          <w:bCs/>
          <w:color w:val="ED7D31" w:themeColor="accent2"/>
          <w:sz w:val="20"/>
          <w:u w:val="single"/>
          <w:lang w:eastAsia="en-IN"/>
        </w:rPr>
        <w:t>BRD (</w:t>
      </w:r>
      <w:r w:rsidRPr="00A74FBB">
        <w:rPr>
          <w:rFonts w:ascii="Calibri" w:hAnsi="Calibri" w:cs="Calibri"/>
          <w:b/>
          <w:bCs/>
          <w:color w:val="ED7D31" w:themeColor="accent2"/>
          <w:sz w:val="20"/>
          <w:u w:val="single"/>
          <w:lang w:eastAsia="en-IN"/>
        </w:rPr>
        <w:t>BRD04-11, BRD04-12</w:t>
      </w:r>
      <w:r w:rsidRPr="00EA3CEC">
        <w:rPr>
          <w:rFonts w:ascii="Calibri" w:hAnsi="Calibri" w:cs="Calibri"/>
          <w:b/>
          <w:bCs/>
          <w:color w:val="ED7D31" w:themeColor="accent2"/>
          <w:sz w:val="20"/>
          <w:u w:val="single"/>
          <w:lang w:eastAsia="en-IN"/>
        </w:rPr>
        <w:t>)</w:t>
      </w:r>
    </w:p>
    <w:p w14:paraId="28CAC97E" w14:textId="06A0C1E4" w:rsidR="00496D6B" w:rsidRDefault="00496D6B" w:rsidP="00427174">
      <w:pPr>
        <w:ind w:left="360"/>
        <w:rPr>
          <w:rFonts w:ascii="Calibri" w:hAnsi="Calibri" w:cs="Calibri"/>
        </w:rPr>
      </w:pPr>
      <w:r w:rsidRPr="00A4791B">
        <w:rPr>
          <w:i/>
          <w:iCs/>
          <w:u w:val="single"/>
          <w:lang w:val="en-US" w:eastAsia="en-IN"/>
        </w:rPr>
        <w:t>Above mentioned BRD links will cover the Data Entry stage on both Mobile and Branch Journey.</w:t>
      </w:r>
    </w:p>
    <w:p w14:paraId="1C5C0EFE" w14:textId="095DAF2F" w:rsidR="00427174" w:rsidRPr="006011DC" w:rsidRDefault="00427174" w:rsidP="00427174">
      <w:pPr>
        <w:ind w:left="360"/>
        <w:rPr>
          <w:rFonts w:ascii="Calibri" w:hAnsi="Calibri" w:cs="Calibri"/>
        </w:rPr>
      </w:pPr>
      <w:r w:rsidRPr="006011DC">
        <w:rPr>
          <w:rFonts w:ascii="Calibri" w:hAnsi="Calibri" w:cs="Calibri"/>
        </w:rPr>
        <w:t>Newgen should trigger middleware to call uniphonic/ARB service. This service should make IVR call to the customer until the customer response is captured on IVR. If the customer doesn’t respond to IVR, these automated calls attempts are made for 3 days or 21 times whichever is higher (every 3 hours between 10am to 8pm)</w:t>
      </w:r>
    </w:p>
    <w:p w14:paraId="12B7D4CF" w14:textId="77777777" w:rsidR="00427174" w:rsidRPr="006011DC" w:rsidRDefault="00427174" w:rsidP="00427174">
      <w:pPr>
        <w:ind w:left="360"/>
        <w:rPr>
          <w:rFonts w:ascii="Calibri" w:hAnsi="Calibri" w:cs="Calibri"/>
        </w:rPr>
      </w:pPr>
    </w:p>
    <w:p w14:paraId="316BB4F5" w14:textId="77777777" w:rsidR="00427174" w:rsidRPr="006011DC" w:rsidRDefault="00427174" w:rsidP="00427174">
      <w:pPr>
        <w:ind w:left="360"/>
        <w:rPr>
          <w:rFonts w:ascii="Calibri" w:hAnsi="Calibri" w:cs="Calibri"/>
        </w:rPr>
      </w:pPr>
      <w:r w:rsidRPr="006011DC">
        <w:rPr>
          <w:rFonts w:ascii="Calibri" w:hAnsi="Calibri" w:cs="Calibri"/>
        </w:rPr>
        <w:t>Customer to press 1 to accept</w:t>
      </w:r>
    </w:p>
    <w:p w14:paraId="0C09F7D8" w14:textId="77777777" w:rsidR="00427174" w:rsidRPr="006011DC" w:rsidRDefault="00427174" w:rsidP="00427174">
      <w:pPr>
        <w:ind w:left="360"/>
        <w:rPr>
          <w:rFonts w:ascii="Calibri" w:hAnsi="Calibri" w:cs="Calibri"/>
        </w:rPr>
      </w:pPr>
      <w:r w:rsidRPr="006011DC">
        <w:rPr>
          <w:rFonts w:ascii="Calibri" w:hAnsi="Calibri" w:cs="Calibri"/>
        </w:rPr>
        <w:t xml:space="preserve">Customer to press 2 for decline </w:t>
      </w:r>
    </w:p>
    <w:p w14:paraId="7575CEF7" w14:textId="77777777" w:rsidR="00427174" w:rsidRPr="006011DC" w:rsidRDefault="00427174" w:rsidP="0093307E">
      <w:pPr>
        <w:pStyle w:val="ListParagraph"/>
        <w:numPr>
          <w:ilvl w:val="0"/>
          <w:numId w:val="22"/>
        </w:numPr>
        <w:suppressAutoHyphens w:val="0"/>
        <w:spacing w:before="120" w:after="120" w:line="240" w:lineRule="auto"/>
        <w:ind w:left="1080"/>
        <w:rPr>
          <w:rFonts w:cs="Calibri"/>
        </w:rPr>
      </w:pPr>
      <w:r w:rsidRPr="006011DC">
        <w:rPr>
          <w:rFonts w:cs="Calibri"/>
        </w:rPr>
        <w:t xml:space="preserve">If customer accept, call is termed completed and application moves to next stage (IBAN) </w:t>
      </w:r>
    </w:p>
    <w:p w14:paraId="4391CE18" w14:textId="77777777" w:rsidR="00427174" w:rsidRPr="006011DC" w:rsidRDefault="00427174" w:rsidP="0093307E">
      <w:pPr>
        <w:pStyle w:val="ListParagraph"/>
        <w:numPr>
          <w:ilvl w:val="0"/>
          <w:numId w:val="22"/>
        </w:numPr>
        <w:suppressAutoHyphens w:val="0"/>
        <w:spacing w:before="120" w:after="120" w:line="240" w:lineRule="auto"/>
        <w:ind w:left="1080"/>
        <w:rPr>
          <w:rFonts w:cs="Calibri"/>
        </w:rPr>
      </w:pPr>
      <w:r w:rsidRPr="006011DC">
        <w:rPr>
          <w:rFonts w:cs="Calibri"/>
        </w:rPr>
        <w:t xml:space="preserve">If a customer declines, a separate button is displayed to customer asking whether he needs to reconsider and accept the offer. (yes) The workflow will remain at this stage till customer acts (click yes) within next 3 days. After 3 days, the application gets cancelled. </w:t>
      </w:r>
    </w:p>
    <w:p w14:paraId="4B9C4C01" w14:textId="77777777" w:rsidR="00427174" w:rsidRPr="006011DC" w:rsidRDefault="00427174" w:rsidP="00427174">
      <w:pPr>
        <w:ind w:left="360"/>
        <w:rPr>
          <w:rFonts w:ascii="Calibri" w:hAnsi="Calibri" w:cs="Calibri"/>
        </w:rPr>
      </w:pPr>
      <w:r w:rsidRPr="006011DC">
        <w:rPr>
          <w:rFonts w:ascii="Calibri" w:hAnsi="Calibri" w:cs="Calibri"/>
        </w:rPr>
        <w:t>If customer doesn’t answer, IVR calls are attempted 21 times in total or 3 days whichever is more. If customer doesn’t take any action, the application is cancelled.</w:t>
      </w:r>
    </w:p>
    <w:p w14:paraId="461CA1AC" w14:textId="77777777" w:rsidR="00427174" w:rsidRPr="006011DC" w:rsidRDefault="00427174" w:rsidP="00427174">
      <w:pPr>
        <w:rPr>
          <w:rFonts w:ascii="Calibri" w:hAnsi="Calibri" w:cs="Calibri"/>
        </w:rPr>
      </w:pPr>
    </w:p>
    <w:p w14:paraId="53731F1F" w14:textId="77777777" w:rsidR="00427174" w:rsidRPr="006011DC" w:rsidRDefault="00427174" w:rsidP="00427174">
      <w:pPr>
        <w:rPr>
          <w:rFonts w:ascii="Calibri" w:hAnsi="Calibri" w:cs="Calibri"/>
        </w:rPr>
      </w:pPr>
    </w:p>
    <w:tbl>
      <w:tblPr>
        <w:tblW w:w="106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214"/>
        <w:gridCol w:w="1214"/>
        <w:gridCol w:w="1874"/>
        <w:gridCol w:w="1664"/>
        <w:gridCol w:w="1027"/>
        <w:gridCol w:w="3639"/>
      </w:tblGrid>
      <w:tr w:rsidR="00427174" w:rsidRPr="006011DC" w14:paraId="2AEA969F" w14:textId="77777777" w:rsidTr="003754C7">
        <w:trPr>
          <w:trHeight w:val="735"/>
          <w:jc w:val="center"/>
        </w:trPr>
        <w:tc>
          <w:tcPr>
            <w:tcW w:w="1214" w:type="dxa"/>
            <w:shd w:val="clear" w:color="auto" w:fill="E7E6E6" w:themeFill="background2"/>
            <w:vAlign w:val="center"/>
            <w:hideMark/>
          </w:tcPr>
          <w:p w14:paraId="027DC7B9" w14:textId="77777777" w:rsidR="00427174" w:rsidRPr="006011DC" w:rsidRDefault="00427174" w:rsidP="003754C7">
            <w:pPr>
              <w:jc w:val="center"/>
              <w:rPr>
                <w:rFonts w:ascii="Calibri" w:hAnsi="Calibri" w:cs="Calibri"/>
                <w:b/>
                <w:bCs/>
                <w:color w:val="000000" w:themeColor="text1"/>
                <w:sz w:val="20"/>
                <w:lang w:val="de-DE"/>
              </w:rPr>
            </w:pPr>
            <w:r w:rsidRPr="006011DC">
              <w:rPr>
                <w:rFonts w:ascii="Calibri" w:hAnsi="Calibri" w:cs="Calibri"/>
                <w:b/>
                <w:bCs/>
                <w:color w:val="000000" w:themeColor="text1"/>
                <w:sz w:val="20"/>
                <w:lang w:val="de-DE"/>
              </w:rPr>
              <w:t>Action</w:t>
            </w:r>
          </w:p>
        </w:tc>
        <w:tc>
          <w:tcPr>
            <w:tcW w:w="1214" w:type="dxa"/>
            <w:shd w:val="clear" w:color="auto" w:fill="E7E6E6" w:themeFill="background2"/>
            <w:vAlign w:val="center"/>
            <w:hideMark/>
          </w:tcPr>
          <w:p w14:paraId="2E63C76B" w14:textId="77777777" w:rsidR="00427174" w:rsidRPr="006011DC" w:rsidRDefault="00427174" w:rsidP="003754C7">
            <w:pPr>
              <w:jc w:val="center"/>
              <w:rPr>
                <w:rFonts w:ascii="Calibri" w:hAnsi="Calibri" w:cs="Calibri"/>
                <w:b/>
                <w:bCs/>
                <w:color w:val="000000" w:themeColor="text1"/>
                <w:sz w:val="20"/>
                <w:lang w:val="de-DE"/>
              </w:rPr>
            </w:pPr>
            <w:r w:rsidRPr="006011DC">
              <w:rPr>
                <w:rFonts w:ascii="Calibri" w:hAnsi="Calibri" w:cs="Calibri"/>
                <w:b/>
                <w:bCs/>
                <w:color w:val="000000" w:themeColor="text1"/>
                <w:sz w:val="20"/>
                <w:lang w:val="de-DE"/>
              </w:rPr>
              <w:t>System Provider</w:t>
            </w:r>
          </w:p>
        </w:tc>
        <w:tc>
          <w:tcPr>
            <w:tcW w:w="1874" w:type="dxa"/>
            <w:shd w:val="clear" w:color="auto" w:fill="E7E6E6" w:themeFill="background2"/>
            <w:vAlign w:val="center"/>
            <w:hideMark/>
          </w:tcPr>
          <w:p w14:paraId="44E62B17" w14:textId="77777777" w:rsidR="00427174" w:rsidRPr="006011DC" w:rsidRDefault="00427174" w:rsidP="003754C7">
            <w:pPr>
              <w:jc w:val="center"/>
              <w:rPr>
                <w:rFonts w:ascii="Calibri" w:hAnsi="Calibri" w:cs="Calibri"/>
                <w:b/>
                <w:bCs/>
                <w:color w:val="000000" w:themeColor="text1"/>
                <w:sz w:val="20"/>
                <w:lang w:val="de-DE"/>
              </w:rPr>
            </w:pPr>
            <w:r w:rsidRPr="006011DC">
              <w:rPr>
                <w:rFonts w:ascii="Calibri" w:hAnsi="Calibri" w:cs="Calibri"/>
                <w:b/>
                <w:bCs/>
                <w:color w:val="000000" w:themeColor="text1"/>
                <w:sz w:val="20"/>
                <w:lang w:val="de-DE"/>
              </w:rPr>
              <w:t>Request</w:t>
            </w:r>
          </w:p>
        </w:tc>
        <w:tc>
          <w:tcPr>
            <w:tcW w:w="1664" w:type="dxa"/>
            <w:shd w:val="clear" w:color="auto" w:fill="E7E6E6" w:themeFill="background2"/>
            <w:vAlign w:val="center"/>
            <w:hideMark/>
          </w:tcPr>
          <w:p w14:paraId="4D0FEC51" w14:textId="77777777" w:rsidR="00427174" w:rsidRPr="006011DC" w:rsidRDefault="00427174" w:rsidP="003754C7">
            <w:pPr>
              <w:jc w:val="center"/>
              <w:rPr>
                <w:rFonts w:ascii="Calibri" w:hAnsi="Calibri" w:cs="Calibri"/>
                <w:b/>
                <w:bCs/>
                <w:color w:val="000000" w:themeColor="text1"/>
                <w:sz w:val="20"/>
                <w:lang w:val="de-DE"/>
              </w:rPr>
            </w:pPr>
            <w:r w:rsidRPr="006011DC">
              <w:rPr>
                <w:rFonts w:ascii="Calibri" w:hAnsi="Calibri" w:cs="Calibri"/>
                <w:b/>
                <w:bCs/>
                <w:color w:val="000000" w:themeColor="text1"/>
                <w:sz w:val="20"/>
                <w:lang w:val="de-DE"/>
              </w:rPr>
              <w:t>Response</w:t>
            </w:r>
          </w:p>
        </w:tc>
        <w:tc>
          <w:tcPr>
            <w:tcW w:w="1027" w:type="dxa"/>
            <w:shd w:val="clear" w:color="auto" w:fill="E7E6E6" w:themeFill="background2"/>
            <w:vAlign w:val="center"/>
          </w:tcPr>
          <w:p w14:paraId="76E9CCE5" w14:textId="77777777" w:rsidR="00427174" w:rsidRPr="006011DC" w:rsidRDefault="00427174" w:rsidP="003754C7">
            <w:pPr>
              <w:jc w:val="center"/>
              <w:rPr>
                <w:rFonts w:ascii="Calibri" w:hAnsi="Calibri" w:cs="Calibri"/>
                <w:b/>
                <w:bCs/>
                <w:color w:val="000000" w:themeColor="text1"/>
                <w:sz w:val="20"/>
                <w:lang w:val="de-DE"/>
              </w:rPr>
            </w:pPr>
            <w:r w:rsidRPr="006011DC">
              <w:rPr>
                <w:rFonts w:ascii="Calibri" w:hAnsi="Calibri" w:cs="Calibri"/>
                <w:b/>
                <w:bCs/>
                <w:color w:val="000000" w:themeColor="text1"/>
                <w:sz w:val="20"/>
                <w:lang w:val="de-DE"/>
              </w:rPr>
              <w:t>Type</w:t>
            </w:r>
          </w:p>
        </w:tc>
        <w:tc>
          <w:tcPr>
            <w:tcW w:w="3639" w:type="dxa"/>
            <w:shd w:val="clear" w:color="auto" w:fill="E7E6E6" w:themeFill="background2"/>
            <w:vAlign w:val="center"/>
            <w:hideMark/>
          </w:tcPr>
          <w:p w14:paraId="0266557F" w14:textId="77777777" w:rsidR="00427174" w:rsidRPr="006011DC" w:rsidRDefault="00427174" w:rsidP="003754C7">
            <w:pPr>
              <w:jc w:val="center"/>
              <w:rPr>
                <w:rFonts w:ascii="Calibri" w:hAnsi="Calibri" w:cs="Calibri"/>
                <w:b/>
                <w:bCs/>
                <w:color w:val="000000" w:themeColor="text1"/>
                <w:sz w:val="20"/>
                <w:lang w:val="de-DE"/>
              </w:rPr>
            </w:pPr>
            <w:r w:rsidRPr="006011DC">
              <w:rPr>
                <w:rFonts w:ascii="Calibri" w:hAnsi="Calibri" w:cs="Calibri"/>
                <w:b/>
                <w:bCs/>
                <w:color w:val="000000" w:themeColor="text1"/>
                <w:sz w:val="20"/>
                <w:lang w:val="de-DE"/>
              </w:rPr>
              <w:t>Description</w:t>
            </w:r>
          </w:p>
        </w:tc>
      </w:tr>
      <w:tr w:rsidR="00427174" w:rsidRPr="006011DC" w14:paraId="0D87014D" w14:textId="77777777" w:rsidTr="003754C7">
        <w:trPr>
          <w:trHeight w:val="61"/>
          <w:jc w:val="center"/>
        </w:trPr>
        <w:tc>
          <w:tcPr>
            <w:tcW w:w="1214" w:type="dxa"/>
            <w:shd w:val="clear" w:color="auto" w:fill="FFFFFF" w:themeFill="background1"/>
          </w:tcPr>
          <w:p w14:paraId="04A10F0F" w14:textId="77777777" w:rsidR="00427174" w:rsidRPr="006011DC" w:rsidRDefault="00427174" w:rsidP="003754C7">
            <w:pPr>
              <w:pStyle w:val="wordsection1"/>
              <w:spacing w:before="0" w:beforeAutospacing="0" w:after="0" w:afterAutospacing="0"/>
              <w:rPr>
                <w:rFonts w:ascii="Calibri" w:hAnsi="Calibri" w:cs="Calibri"/>
                <w:b/>
                <w:color w:val="1F497D"/>
                <w:sz w:val="16"/>
                <w:szCs w:val="16"/>
              </w:rPr>
            </w:pPr>
            <w:r w:rsidRPr="006011DC">
              <w:rPr>
                <w:rFonts w:ascii="Calibri" w:hAnsi="Calibri" w:cs="Calibri"/>
                <w:b/>
                <w:color w:val="1F497D"/>
                <w:sz w:val="16"/>
                <w:szCs w:val="16"/>
              </w:rPr>
              <w:t>IVR Call Trigger</w:t>
            </w:r>
          </w:p>
        </w:tc>
        <w:tc>
          <w:tcPr>
            <w:tcW w:w="1214" w:type="dxa"/>
            <w:shd w:val="clear" w:color="auto" w:fill="FFFFFF" w:themeFill="background1"/>
          </w:tcPr>
          <w:p w14:paraId="31CB6CE5" w14:textId="77777777" w:rsidR="00427174" w:rsidRPr="006011DC" w:rsidRDefault="00427174" w:rsidP="003754C7">
            <w:pPr>
              <w:pStyle w:val="wordsection1"/>
              <w:spacing w:before="0" w:beforeAutospacing="0" w:after="0" w:afterAutospacing="0"/>
              <w:rPr>
                <w:rFonts w:ascii="Calibri" w:hAnsi="Calibri" w:cs="Calibri"/>
                <w:bCs/>
                <w:color w:val="1F497D"/>
                <w:sz w:val="16"/>
                <w:szCs w:val="16"/>
              </w:rPr>
            </w:pPr>
            <w:r w:rsidRPr="006011DC">
              <w:rPr>
                <w:rFonts w:ascii="Calibri" w:hAnsi="Calibri" w:cs="Calibri"/>
                <w:bCs/>
                <w:color w:val="1F497D"/>
                <w:sz w:val="16"/>
                <w:szCs w:val="16"/>
              </w:rPr>
              <w:t>Uniphonic ARB</w:t>
            </w:r>
          </w:p>
        </w:tc>
        <w:tc>
          <w:tcPr>
            <w:tcW w:w="1874" w:type="dxa"/>
            <w:shd w:val="clear" w:color="auto" w:fill="FFFFFF" w:themeFill="background1"/>
          </w:tcPr>
          <w:p w14:paraId="641D5ABE" w14:textId="77777777" w:rsidR="00427174" w:rsidRPr="006011DC" w:rsidRDefault="00427174" w:rsidP="003754C7">
            <w:pPr>
              <w:spacing w:before="120" w:after="120"/>
              <w:rPr>
                <w:rFonts w:ascii="Calibri" w:eastAsia="Calibri" w:hAnsi="Calibri" w:cs="Calibri"/>
                <w:bCs/>
                <w:color w:val="1F497D"/>
                <w:sz w:val="16"/>
                <w:szCs w:val="16"/>
                <w:lang w:val="en-US"/>
              </w:rPr>
            </w:pPr>
            <w:r w:rsidRPr="006011DC">
              <w:rPr>
                <w:rFonts w:ascii="Calibri" w:eastAsia="Calibri" w:hAnsi="Calibri" w:cs="Calibri"/>
                <w:bCs/>
                <w:color w:val="1F497D"/>
                <w:sz w:val="16"/>
                <w:szCs w:val="16"/>
                <w:lang w:val="en-US"/>
              </w:rPr>
              <w:t>Application Number</w:t>
            </w:r>
          </w:p>
          <w:p w14:paraId="552F04C9" w14:textId="77777777" w:rsidR="00427174" w:rsidRPr="006011DC" w:rsidRDefault="00427174" w:rsidP="003754C7">
            <w:pPr>
              <w:spacing w:before="120" w:after="120"/>
              <w:rPr>
                <w:rFonts w:ascii="Calibri" w:eastAsia="Calibri" w:hAnsi="Calibri" w:cs="Calibri"/>
                <w:bCs/>
                <w:color w:val="1F497D"/>
                <w:sz w:val="16"/>
                <w:szCs w:val="16"/>
                <w:lang w:val="en-US"/>
              </w:rPr>
            </w:pPr>
            <w:r w:rsidRPr="006011DC">
              <w:rPr>
                <w:rFonts w:ascii="Calibri" w:eastAsia="Calibri" w:hAnsi="Calibri" w:cs="Calibri"/>
                <w:bCs/>
                <w:color w:val="1F497D"/>
                <w:sz w:val="16"/>
                <w:szCs w:val="16"/>
                <w:lang w:val="en-US"/>
              </w:rPr>
              <w:t>Customer Mobile Number</w:t>
            </w:r>
          </w:p>
        </w:tc>
        <w:tc>
          <w:tcPr>
            <w:tcW w:w="1664" w:type="dxa"/>
            <w:shd w:val="clear" w:color="auto" w:fill="FFFFFF" w:themeFill="background1"/>
          </w:tcPr>
          <w:p w14:paraId="07D78417" w14:textId="77777777" w:rsidR="00427174" w:rsidRPr="006011DC" w:rsidRDefault="00427174" w:rsidP="003754C7">
            <w:pPr>
              <w:spacing w:before="120" w:after="120"/>
              <w:rPr>
                <w:rFonts w:ascii="Calibri" w:hAnsi="Calibri" w:cs="Calibri"/>
                <w:sz w:val="16"/>
                <w:szCs w:val="16"/>
              </w:rPr>
            </w:pPr>
            <w:r w:rsidRPr="006011DC">
              <w:rPr>
                <w:rFonts w:ascii="Calibri" w:hAnsi="Calibri" w:cs="Calibri"/>
                <w:sz w:val="16"/>
                <w:szCs w:val="16"/>
              </w:rPr>
              <w:t xml:space="preserve">Accept </w:t>
            </w:r>
          </w:p>
          <w:p w14:paraId="71F31D80" w14:textId="77777777" w:rsidR="00427174" w:rsidRPr="006011DC" w:rsidRDefault="00427174" w:rsidP="003754C7">
            <w:pPr>
              <w:spacing w:before="120" w:after="120"/>
              <w:rPr>
                <w:rFonts w:ascii="Calibri" w:hAnsi="Calibri" w:cs="Calibri"/>
                <w:sz w:val="16"/>
                <w:szCs w:val="16"/>
              </w:rPr>
            </w:pPr>
            <w:r w:rsidRPr="006011DC">
              <w:rPr>
                <w:rFonts w:ascii="Calibri" w:hAnsi="Calibri" w:cs="Calibri"/>
                <w:sz w:val="16"/>
                <w:szCs w:val="16"/>
              </w:rPr>
              <w:t xml:space="preserve">Pending </w:t>
            </w:r>
          </w:p>
          <w:p w14:paraId="16BFABB7" w14:textId="77777777" w:rsidR="00427174" w:rsidRPr="006011DC" w:rsidRDefault="00427174" w:rsidP="003754C7">
            <w:pPr>
              <w:spacing w:before="120" w:after="120"/>
              <w:rPr>
                <w:rFonts w:ascii="Calibri" w:hAnsi="Calibri" w:cs="Calibri"/>
                <w:sz w:val="16"/>
                <w:szCs w:val="16"/>
              </w:rPr>
            </w:pPr>
            <w:r w:rsidRPr="006011DC">
              <w:rPr>
                <w:rFonts w:ascii="Calibri" w:hAnsi="Calibri" w:cs="Calibri"/>
                <w:sz w:val="16"/>
                <w:szCs w:val="16"/>
              </w:rPr>
              <w:t>Reject</w:t>
            </w:r>
          </w:p>
          <w:p w14:paraId="522B5AD4" w14:textId="77777777" w:rsidR="00427174" w:rsidRPr="006011DC" w:rsidRDefault="00427174" w:rsidP="003754C7">
            <w:pPr>
              <w:spacing w:after="60"/>
              <w:rPr>
                <w:rFonts w:ascii="Calibri" w:hAnsi="Calibri" w:cs="Calibri"/>
                <w:sz w:val="16"/>
                <w:szCs w:val="16"/>
              </w:rPr>
            </w:pPr>
          </w:p>
        </w:tc>
        <w:tc>
          <w:tcPr>
            <w:tcW w:w="1027" w:type="dxa"/>
            <w:shd w:val="clear" w:color="auto" w:fill="FFFFFF" w:themeFill="background1"/>
          </w:tcPr>
          <w:p w14:paraId="64485E91" w14:textId="77777777" w:rsidR="00427174" w:rsidRPr="006011DC" w:rsidRDefault="00427174" w:rsidP="003754C7">
            <w:pPr>
              <w:spacing w:after="60" w:line="256" w:lineRule="auto"/>
              <w:rPr>
                <w:rFonts w:ascii="Calibri" w:hAnsi="Calibri" w:cs="Calibri"/>
                <w:sz w:val="16"/>
                <w:szCs w:val="16"/>
                <w:lang w:val="de-DE"/>
              </w:rPr>
            </w:pPr>
          </w:p>
        </w:tc>
        <w:tc>
          <w:tcPr>
            <w:tcW w:w="3639" w:type="dxa"/>
            <w:shd w:val="clear" w:color="auto" w:fill="FFFFFF" w:themeFill="background1"/>
          </w:tcPr>
          <w:p w14:paraId="4760BB90" w14:textId="77777777" w:rsidR="00427174" w:rsidRPr="006011DC" w:rsidRDefault="00427174" w:rsidP="003754C7">
            <w:pPr>
              <w:spacing w:before="120" w:after="120"/>
              <w:rPr>
                <w:rFonts w:ascii="Calibri" w:hAnsi="Calibri" w:cs="Calibri"/>
                <w:sz w:val="16"/>
                <w:szCs w:val="16"/>
              </w:rPr>
            </w:pPr>
            <w:r w:rsidRPr="006011DC">
              <w:rPr>
                <w:rFonts w:ascii="Calibri" w:hAnsi="Calibri" w:cs="Calibri"/>
                <w:sz w:val="16"/>
                <w:szCs w:val="16"/>
              </w:rPr>
              <w:t>Customer to press 1 to accept</w:t>
            </w:r>
          </w:p>
          <w:p w14:paraId="650869D0" w14:textId="77777777" w:rsidR="00427174" w:rsidRPr="006011DC" w:rsidRDefault="00427174" w:rsidP="003754C7">
            <w:pPr>
              <w:spacing w:before="120" w:after="120"/>
              <w:rPr>
                <w:rFonts w:ascii="Calibri" w:hAnsi="Calibri" w:cs="Calibri"/>
                <w:sz w:val="16"/>
                <w:szCs w:val="16"/>
              </w:rPr>
            </w:pPr>
            <w:r w:rsidRPr="006011DC">
              <w:rPr>
                <w:rFonts w:ascii="Calibri" w:hAnsi="Calibri" w:cs="Calibri"/>
                <w:sz w:val="16"/>
                <w:szCs w:val="16"/>
              </w:rPr>
              <w:t xml:space="preserve">Customer to press 2 for decline </w:t>
            </w:r>
          </w:p>
          <w:p w14:paraId="0ED03CFD" w14:textId="77777777" w:rsidR="00427174" w:rsidRPr="006011DC" w:rsidRDefault="00427174" w:rsidP="003754C7">
            <w:pPr>
              <w:spacing w:before="120" w:after="120"/>
              <w:rPr>
                <w:rFonts w:ascii="Calibri" w:hAnsi="Calibri" w:cs="Calibri"/>
                <w:sz w:val="16"/>
                <w:szCs w:val="16"/>
              </w:rPr>
            </w:pPr>
            <w:r w:rsidRPr="006011DC">
              <w:rPr>
                <w:rFonts w:ascii="Calibri" w:hAnsi="Calibri" w:cs="Calibri"/>
                <w:sz w:val="16"/>
                <w:szCs w:val="16"/>
              </w:rPr>
              <w:t xml:space="preserve">If customer accept, call is termed completed and application moves to next stage (IBAN) </w:t>
            </w:r>
          </w:p>
          <w:p w14:paraId="65C06304" w14:textId="77777777" w:rsidR="00427174" w:rsidRPr="006011DC" w:rsidRDefault="00427174" w:rsidP="003754C7">
            <w:pPr>
              <w:spacing w:before="120" w:after="120"/>
              <w:rPr>
                <w:rFonts w:ascii="Calibri" w:hAnsi="Calibri" w:cs="Calibri"/>
                <w:sz w:val="16"/>
                <w:szCs w:val="16"/>
              </w:rPr>
            </w:pPr>
            <w:r w:rsidRPr="006011DC">
              <w:rPr>
                <w:rFonts w:ascii="Calibri" w:hAnsi="Calibri" w:cs="Calibri"/>
                <w:sz w:val="16"/>
                <w:szCs w:val="16"/>
              </w:rPr>
              <w:t xml:space="preserve">If a customer decline, a separate button is displayed to customer asking whether he needs to reconsider and accept the offer. (yes) The workflow will remain at this stage till the customer take action (click yes) within next 3 days. After 3 days, the application gets cancelled. </w:t>
            </w:r>
          </w:p>
          <w:p w14:paraId="20A377A2" w14:textId="77777777" w:rsidR="00427174" w:rsidRPr="006011DC" w:rsidRDefault="00427174" w:rsidP="003754C7">
            <w:pPr>
              <w:spacing w:before="120" w:after="120"/>
              <w:rPr>
                <w:rFonts w:ascii="Calibri" w:hAnsi="Calibri" w:cs="Calibri"/>
              </w:rPr>
            </w:pPr>
            <w:r w:rsidRPr="006011DC">
              <w:rPr>
                <w:rFonts w:ascii="Calibri" w:hAnsi="Calibri" w:cs="Calibri"/>
                <w:sz w:val="16"/>
                <w:szCs w:val="16"/>
              </w:rPr>
              <w:t>If the customer doesn’t answer, IVR calls are attempted 21 times in total or 3 days whichever is more. If the customer doesn’t take any action, the application is cancelled</w:t>
            </w:r>
            <w:r w:rsidRPr="006011DC">
              <w:rPr>
                <w:rFonts w:ascii="Calibri" w:hAnsi="Calibri" w:cs="Calibri"/>
              </w:rPr>
              <w:t xml:space="preserve">. </w:t>
            </w:r>
          </w:p>
          <w:p w14:paraId="3A3139E6" w14:textId="77777777" w:rsidR="00427174" w:rsidRPr="006011DC" w:rsidRDefault="00427174" w:rsidP="003754C7">
            <w:pPr>
              <w:spacing w:before="120" w:after="120"/>
              <w:rPr>
                <w:rFonts w:ascii="Calibri" w:hAnsi="Calibri" w:cs="Calibri"/>
                <w:sz w:val="16"/>
                <w:szCs w:val="16"/>
                <w:lang w:val="en-US"/>
              </w:rPr>
            </w:pPr>
          </w:p>
        </w:tc>
      </w:tr>
    </w:tbl>
    <w:p w14:paraId="0F49AB29" w14:textId="77777777" w:rsidR="00427174" w:rsidRPr="006011DC" w:rsidRDefault="00427174" w:rsidP="00427174">
      <w:pPr>
        <w:rPr>
          <w:rFonts w:ascii="Calibri" w:hAnsi="Calibri" w:cs="Calibri"/>
          <w:lang w:eastAsia="en-IN"/>
        </w:rPr>
      </w:pPr>
    </w:p>
    <w:tbl>
      <w:tblPr>
        <w:tblStyle w:val="TableGrid"/>
        <w:tblW w:w="0" w:type="auto"/>
        <w:tblInd w:w="965" w:type="dxa"/>
        <w:tblLook w:val="04A0" w:firstRow="1" w:lastRow="0" w:firstColumn="1" w:lastColumn="0" w:noHBand="0" w:noVBand="1"/>
      </w:tblPr>
      <w:tblGrid>
        <w:gridCol w:w="872"/>
        <w:gridCol w:w="1837"/>
        <w:gridCol w:w="1836"/>
        <w:gridCol w:w="1836"/>
      </w:tblGrid>
      <w:tr w:rsidR="00427174" w:rsidRPr="006011DC" w14:paraId="502AAD9B" w14:textId="77777777" w:rsidTr="003754C7">
        <w:tc>
          <w:tcPr>
            <w:tcW w:w="872" w:type="dxa"/>
          </w:tcPr>
          <w:p w14:paraId="1838029D" w14:textId="77777777" w:rsidR="00427174" w:rsidRPr="006011DC" w:rsidRDefault="00427174" w:rsidP="003754C7">
            <w:pPr>
              <w:rPr>
                <w:rFonts w:ascii="Calibri" w:hAnsi="Calibri" w:cs="Calibri"/>
              </w:rPr>
            </w:pPr>
            <w:r w:rsidRPr="006011DC">
              <w:rPr>
                <w:rFonts w:ascii="Calibri" w:hAnsi="Calibri" w:cs="Calibri"/>
              </w:rPr>
              <w:t>SN</w:t>
            </w:r>
          </w:p>
        </w:tc>
        <w:tc>
          <w:tcPr>
            <w:tcW w:w="1837" w:type="dxa"/>
          </w:tcPr>
          <w:p w14:paraId="37C8F5C9" w14:textId="77777777" w:rsidR="00427174" w:rsidRPr="006011DC" w:rsidRDefault="00427174" w:rsidP="003754C7">
            <w:pPr>
              <w:rPr>
                <w:rFonts w:ascii="Calibri" w:hAnsi="Calibri" w:cs="Calibri"/>
              </w:rPr>
            </w:pPr>
            <w:r w:rsidRPr="006011DC">
              <w:rPr>
                <w:rFonts w:ascii="Calibri" w:hAnsi="Calibri" w:cs="Calibri"/>
              </w:rPr>
              <w:t>IVR Call action</w:t>
            </w:r>
          </w:p>
        </w:tc>
        <w:tc>
          <w:tcPr>
            <w:tcW w:w="1836" w:type="dxa"/>
          </w:tcPr>
          <w:p w14:paraId="3389F510" w14:textId="77777777" w:rsidR="00427174" w:rsidRPr="006011DC" w:rsidRDefault="00427174" w:rsidP="003754C7">
            <w:pPr>
              <w:rPr>
                <w:rFonts w:ascii="Calibri" w:hAnsi="Calibri" w:cs="Calibri"/>
              </w:rPr>
            </w:pPr>
            <w:r w:rsidRPr="006011DC">
              <w:rPr>
                <w:rFonts w:ascii="Calibri" w:hAnsi="Calibri" w:cs="Calibri"/>
              </w:rPr>
              <w:t>IVR status</w:t>
            </w:r>
          </w:p>
        </w:tc>
        <w:tc>
          <w:tcPr>
            <w:tcW w:w="1836" w:type="dxa"/>
          </w:tcPr>
          <w:p w14:paraId="4E8B46DF" w14:textId="77777777" w:rsidR="00427174" w:rsidRPr="006011DC" w:rsidRDefault="00427174" w:rsidP="003754C7">
            <w:pPr>
              <w:rPr>
                <w:rFonts w:ascii="Calibri" w:hAnsi="Calibri" w:cs="Calibri"/>
              </w:rPr>
            </w:pPr>
            <w:r w:rsidRPr="006011DC">
              <w:rPr>
                <w:rFonts w:ascii="Calibri" w:hAnsi="Calibri" w:cs="Calibri"/>
              </w:rPr>
              <w:t>IVR stage status</w:t>
            </w:r>
          </w:p>
        </w:tc>
      </w:tr>
      <w:tr w:rsidR="00427174" w:rsidRPr="006011DC" w14:paraId="0E715574" w14:textId="77777777" w:rsidTr="003754C7">
        <w:tc>
          <w:tcPr>
            <w:tcW w:w="872" w:type="dxa"/>
          </w:tcPr>
          <w:p w14:paraId="1052EFEC" w14:textId="77777777" w:rsidR="00427174" w:rsidRPr="006011DC" w:rsidRDefault="00427174" w:rsidP="003754C7">
            <w:pPr>
              <w:rPr>
                <w:rFonts w:ascii="Calibri" w:hAnsi="Calibri" w:cs="Calibri"/>
              </w:rPr>
            </w:pPr>
            <w:r w:rsidRPr="006011DC">
              <w:rPr>
                <w:rFonts w:ascii="Calibri" w:hAnsi="Calibri" w:cs="Calibri"/>
              </w:rPr>
              <w:t>1</w:t>
            </w:r>
          </w:p>
        </w:tc>
        <w:tc>
          <w:tcPr>
            <w:tcW w:w="1837" w:type="dxa"/>
          </w:tcPr>
          <w:p w14:paraId="58CAF7B1" w14:textId="77777777" w:rsidR="00427174" w:rsidRPr="006011DC" w:rsidRDefault="00427174" w:rsidP="003754C7">
            <w:pPr>
              <w:rPr>
                <w:rFonts w:ascii="Calibri" w:hAnsi="Calibri" w:cs="Calibri"/>
              </w:rPr>
            </w:pPr>
            <w:r w:rsidRPr="006011DC">
              <w:rPr>
                <w:rFonts w:ascii="Calibri" w:hAnsi="Calibri" w:cs="Calibri"/>
              </w:rPr>
              <w:t xml:space="preserve">Call initiated </w:t>
            </w:r>
          </w:p>
        </w:tc>
        <w:tc>
          <w:tcPr>
            <w:tcW w:w="1836" w:type="dxa"/>
          </w:tcPr>
          <w:p w14:paraId="7D8D1BA9" w14:textId="77777777" w:rsidR="00427174" w:rsidRPr="006011DC" w:rsidRDefault="00427174" w:rsidP="003754C7">
            <w:pPr>
              <w:rPr>
                <w:rFonts w:ascii="Calibri" w:hAnsi="Calibri" w:cs="Calibri"/>
              </w:rPr>
            </w:pPr>
            <w:r w:rsidRPr="006011DC">
              <w:rPr>
                <w:rFonts w:ascii="Calibri" w:hAnsi="Calibri" w:cs="Calibri"/>
              </w:rPr>
              <w:t>Pending</w:t>
            </w:r>
          </w:p>
        </w:tc>
        <w:tc>
          <w:tcPr>
            <w:tcW w:w="1836" w:type="dxa"/>
          </w:tcPr>
          <w:p w14:paraId="296B24D9" w14:textId="77777777" w:rsidR="00427174" w:rsidRPr="006011DC" w:rsidRDefault="00427174" w:rsidP="003754C7">
            <w:pPr>
              <w:rPr>
                <w:rFonts w:ascii="Calibri" w:hAnsi="Calibri" w:cs="Calibri"/>
              </w:rPr>
            </w:pPr>
            <w:r w:rsidRPr="006011DC">
              <w:rPr>
                <w:rFonts w:ascii="Calibri" w:hAnsi="Calibri" w:cs="Calibri"/>
              </w:rPr>
              <w:t>Pending</w:t>
            </w:r>
          </w:p>
        </w:tc>
      </w:tr>
      <w:tr w:rsidR="00427174" w:rsidRPr="006011DC" w14:paraId="5DB780BA" w14:textId="77777777" w:rsidTr="003754C7">
        <w:tc>
          <w:tcPr>
            <w:tcW w:w="872" w:type="dxa"/>
          </w:tcPr>
          <w:p w14:paraId="2CE7F498" w14:textId="77777777" w:rsidR="00427174" w:rsidRPr="006011DC" w:rsidRDefault="00427174" w:rsidP="003754C7">
            <w:pPr>
              <w:rPr>
                <w:rFonts w:ascii="Calibri" w:hAnsi="Calibri" w:cs="Calibri"/>
              </w:rPr>
            </w:pPr>
            <w:r w:rsidRPr="006011DC">
              <w:rPr>
                <w:rFonts w:ascii="Calibri" w:hAnsi="Calibri" w:cs="Calibri"/>
              </w:rPr>
              <w:t>2</w:t>
            </w:r>
          </w:p>
        </w:tc>
        <w:tc>
          <w:tcPr>
            <w:tcW w:w="1837" w:type="dxa"/>
          </w:tcPr>
          <w:p w14:paraId="599F4090" w14:textId="77777777" w:rsidR="00427174" w:rsidRPr="006011DC" w:rsidRDefault="00427174" w:rsidP="003754C7">
            <w:pPr>
              <w:rPr>
                <w:rFonts w:ascii="Calibri" w:hAnsi="Calibri" w:cs="Calibri"/>
              </w:rPr>
            </w:pPr>
            <w:r w:rsidRPr="006011DC">
              <w:rPr>
                <w:rFonts w:ascii="Calibri" w:hAnsi="Calibri" w:cs="Calibri"/>
              </w:rPr>
              <w:t>Accepted by customer</w:t>
            </w:r>
          </w:p>
        </w:tc>
        <w:tc>
          <w:tcPr>
            <w:tcW w:w="1836" w:type="dxa"/>
          </w:tcPr>
          <w:p w14:paraId="4D7CA9E1" w14:textId="77777777" w:rsidR="00427174" w:rsidRPr="006011DC" w:rsidRDefault="00427174" w:rsidP="003754C7">
            <w:pPr>
              <w:rPr>
                <w:rFonts w:ascii="Calibri" w:hAnsi="Calibri" w:cs="Calibri"/>
              </w:rPr>
            </w:pPr>
            <w:r w:rsidRPr="006011DC">
              <w:rPr>
                <w:rFonts w:ascii="Calibri" w:hAnsi="Calibri" w:cs="Calibri"/>
              </w:rPr>
              <w:t>Accept</w:t>
            </w:r>
          </w:p>
        </w:tc>
        <w:tc>
          <w:tcPr>
            <w:tcW w:w="1836" w:type="dxa"/>
          </w:tcPr>
          <w:p w14:paraId="428E0736" w14:textId="77777777" w:rsidR="00427174" w:rsidRPr="006011DC" w:rsidRDefault="00427174" w:rsidP="003754C7">
            <w:pPr>
              <w:rPr>
                <w:rFonts w:ascii="Calibri" w:hAnsi="Calibri" w:cs="Calibri"/>
              </w:rPr>
            </w:pPr>
            <w:r w:rsidRPr="006011DC">
              <w:rPr>
                <w:rFonts w:ascii="Calibri" w:hAnsi="Calibri" w:cs="Calibri"/>
              </w:rPr>
              <w:t>Complete</w:t>
            </w:r>
          </w:p>
        </w:tc>
      </w:tr>
      <w:tr w:rsidR="00427174" w:rsidRPr="006011DC" w14:paraId="4AEAFEFD" w14:textId="77777777" w:rsidTr="003754C7">
        <w:tc>
          <w:tcPr>
            <w:tcW w:w="872" w:type="dxa"/>
          </w:tcPr>
          <w:p w14:paraId="63D23ECD" w14:textId="77777777" w:rsidR="00427174" w:rsidRPr="006011DC" w:rsidRDefault="00427174" w:rsidP="003754C7">
            <w:pPr>
              <w:rPr>
                <w:rFonts w:ascii="Calibri" w:hAnsi="Calibri" w:cs="Calibri"/>
              </w:rPr>
            </w:pPr>
            <w:r w:rsidRPr="006011DC">
              <w:rPr>
                <w:rFonts w:ascii="Calibri" w:hAnsi="Calibri" w:cs="Calibri"/>
              </w:rPr>
              <w:t>3</w:t>
            </w:r>
          </w:p>
        </w:tc>
        <w:tc>
          <w:tcPr>
            <w:tcW w:w="1837" w:type="dxa"/>
          </w:tcPr>
          <w:p w14:paraId="13C03982" w14:textId="77777777" w:rsidR="00427174" w:rsidRPr="006011DC" w:rsidRDefault="00427174" w:rsidP="003754C7">
            <w:pPr>
              <w:rPr>
                <w:rFonts w:ascii="Calibri" w:hAnsi="Calibri" w:cs="Calibri"/>
              </w:rPr>
            </w:pPr>
            <w:r w:rsidRPr="006011DC">
              <w:rPr>
                <w:rFonts w:ascii="Calibri" w:hAnsi="Calibri" w:cs="Calibri"/>
              </w:rPr>
              <w:t>Declined by customer Separate button shown to customer asking whether he wants to accept (reconsider)</w:t>
            </w:r>
          </w:p>
        </w:tc>
        <w:tc>
          <w:tcPr>
            <w:tcW w:w="1836" w:type="dxa"/>
          </w:tcPr>
          <w:p w14:paraId="506AED71" w14:textId="77777777" w:rsidR="00427174" w:rsidRPr="006011DC" w:rsidRDefault="00427174" w:rsidP="003754C7">
            <w:pPr>
              <w:rPr>
                <w:rFonts w:ascii="Calibri" w:hAnsi="Calibri" w:cs="Calibri"/>
              </w:rPr>
            </w:pPr>
            <w:r w:rsidRPr="006011DC">
              <w:rPr>
                <w:rFonts w:ascii="Calibri" w:hAnsi="Calibri" w:cs="Calibri"/>
              </w:rPr>
              <w:t>Reject</w:t>
            </w:r>
          </w:p>
        </w:tc>
        <w:tc>
          <w:tcPr>
            <w:tcW w:w="1836" w:type="dxa"/>
          </w:tcPr>
          <w:p w14:paraId="3123F140" w14:textId="77777777" w:rsidR="00427174" w:rsidRPr="006011DC" w:rsidRDefault="00427174" w:rsidP="003754C7">
            <w:pPr>
              <w:rPr>
                <w:rFonts w:ascii="Calibri" w:hAnsi="Calibri" w:cs="Calibri"/>
              </w:rPr>
            </w:pPr>
            <w:r w:rsidRPr="006011DC">
              <w:rPr>
                <w:rFonts w:ascii="Calibri" w:hAnsi="Calibri" w:cs="Calibri"/>
              </w:rPr>
              <w:t>Hold</w:t>
            </w:r>
          </w:p>
        </w:tc>
      </w:tr>
      <w:tr w:rsidR="00427174" w:rsidRPr="006011DC" w14:paraId="3AEF372D" w14:textId="77777777" w:rsidTr="003754C7">
        <w:tc>
          <w:tcPr>
            <w:tcW w:w="872" w:type="dxa"/>
          </w:tcPr>
          <w:p w14:paraId="3445087A" w14:textId="77777777" w:rsidR="00427174" w:rsidRPr="006011DC" w:rsidRDefault="00427174" w:rsidP="003754C7">
            <w:pPr>
              <w:rPr>
                <w:rFonts w:ascii="Calibri" w:hAnsi="Calibri" w:cs="Calibri"/>
              </w:rPr>
            </w:pPr>
            <w:r w:rsidRPr="006011DC">
              <w:rPr>
                <w:rFonts w:ascii="Calibri" w:hAnsi="Calibri" w:cs="Calibri"/>
              </w:rPr>
              <w:t>4</w:t>
            </w:r>
          </w:p>
        </w:tc>
        <w:tc>
          <w:tcPr>
            <w:tcW w:w="1837" w:type="dxa"/>
          </w:tcPr>
          <w:p w14:paraId="5762FE9F" w14:textId="77777777" w:rsidR="00427174" w:rsidRPr="006011DC" w:rsidRDefault="00427174" w:rsidP="003754C7">
            <w:pPr>
              <w:rPr>
                <w:rFonts w:ascii="Calibri" w:hAnsi="Calibri" w:cs="Calibri"/>
              </w:rPr>
            </w:pPr>
            <w:r w:rsidRPr="006011DC">
              <w:rPr>
                <w:rFonts w:ascii="Calibri" w:hAnsi="Calibri" w:cs="Calibri"/>
              </w:rPr>
              <w:t xml:space="preserve">Not Answered </w:t>
            </w:r>
          </w:p>
        </w:tc>
        <w:tc>
          <w:tcPr>
            <w:tcW w:w="1836" w:type="dxa"/>
          </w:tcPr>
          <w:p w14:paraId="0BCEEC7C" w14:textId="77777777" w:rsidR="00427174" w:rsidRPr="006011DC" w:rsidRDefault="00427174" w:rsidP="003754C7">
            <w:pPr>
              <w:rPr>
                <w:rFonts w:ascii="Calibri" w:hAnsi="Calibri" w:cs="Calibri"/>
              </w:rPr>
            </w:pPr>
            <w:r w:rsidRPr="006011DC">
              <w:rPr>
                <w:rFonts w:ascii="Calibri" w:hAnsi="Calibri" w:cs="Calibri"/>
              </w:rPr>
              <w:t>Pending</w:t>
            </w:r>
          </w:p>
        </w:tc>
        <w:tc>
          <w:tcPr>
            <w:tcW w:w="1836" w:type="dxa"/>
          </w:tcPr>
          <w:p w14:paraId="1C5318E8" w14:textId="77777777" w:rsidR="00427174" w:rsidRPr="006011DC" w:rsidRDefault="00427174" w:rsidP="003754C7">
            <w:pPr>
              <w:rPr>
                <w:rFonts w:ascii="Calibri" w:hAnsi="Calibri" w:cs="Calibri"/>
              </w:rPr>
            </w:pPr>
            <w:r w:rsidRPr="006011DC">
              <w:rPr>
                <w:rFonts w:ascii="Calibri" w:hAnsi="Calibri" w:cs="Calibri"/>
              </w:rPr>
              <w:t>Pending</w:t>
            </w:r>
          </w:p>
        </w:tc>
      </w:tr>
    </w:tbl>
    <w:p w14:paraId="06248A59" w14:textId="77777777" w:rsidR="00427174" w:rsidRPr="006011DC" w:rsidRDefault="00427174" w:rsidP="00427174">
      <w:pPr>
        <w:rPr>
          <w:rFonts w:ascii="Calibri" w:hAnsi="Calibri" w:cs="Calibri"/>
          <w:lang w:eastAsia="en-IN"/>
        </w:rPr>
      </w:pPr>
    </w:p>
    <w:p w14:paraId="42DC395F" w14:textId="77777777" w:rsidR="00427174" w:rsidRPr="002C710D" w:rsidRDefault="00427174" w:rsidP="00427174">
      <w:pPr>
        <w:spacing w:before="100" w:after="200" w:line="276" w:lineRule="auto"/>
        <w:rPr>
          <w:rFonts w:ascii="Calibri" w:hAnsi="Calibri" w:cs="Calibri"/>
        </w:rPr>
      </w:pPr>
      <w:r>
        <w:rPr>
          <w:rFonts w:ascii="Calibri" w:hAnsi="Calibri" w:cs="Calibri"/>
        </w:rPr>
        <w:br w:type="page"/>
      </w:r>
    </w:p>
    <w:p w14:paraId="1591BE77" w14:textId="77777777" w:rsidR="00427174" w:rsidRPr="006011DC" w:rsidRDefault="00427174" w:rsidP="00427174">
      <w:pPr>
        <w:pStyle w:val="Heading3"/>
        <w:rPr>
          <w:b w:val="0"/>
          <w:bCs/>
        </w:rPr>
      </w:pPr>
      <w:bookmarkStart w:id="217" w:name="_Toc170993517"/>
      <w:bookmarkStart w:id="218" w:name="_Toc174309717"/>
      <w:r w:rsidRPr="006011DC">
        <w:lastRenderedPageBreak/>
        <w:t>Loan Execution Stage</w:t>
      </w:r>
      <w:bookmarkEnd w:id="217"/>
      <w:bookmarkEnd w:id="218"/>
    </w:p>
    <w:p w14:paraId="47F72A34" w14:textId="77777777" w:rsidR="00496D6B" w:rsidRDefault="00496D6B" w:rsidP="00496D6B">
      <w:pPr>
        <w:rPr>
          <w:rFonts w:ascii="Calibri" w:hAnsi="Calibri" w:cs="Calibri"/>
          <w:b/>
          <w:bCs/>
          <w:color w:val="ED7D31" w:themeColor="accent2"/>
          <w:sz w:val="20"/>
          <w:u w:val="single"/>
          <w:lang w:eastAsia="en-IN"/>
        </w:rPr>
      </w:pPr>
      <w:r w:rsidRPr="00EA3CEC">
        <w:rPr>
          <w:rFonts w:ascii="Calibri" w:hAnsi="Calibri" w:cs="Calibri"/>
          <w:b/>
          <w:bCs/>
          <w:color w:val="ED7D31" w:themeColor="accent2"/>
          <w:sz w:val="20"/>
          <w:u w:val="single"/>
          <w:lang w:eastAsia="en-IN"/>
        </w:rPr>
        <w:t>BRD (</w:t>
      </w:r>
      <w:r w:rsidRPr="00C01919">
        <w:rPr>
          <w:rFonts w:ascii="Calibri" w:hAnsi="Calibri" w:cs="Calibri"/>
          <w:b/>
          <w:bCs/>
          <w:color w:val="ED7D31" w:themeColor="accent2"/>
          <w:sz w:val="20"/>
          <w:u w:val="single"/>
          <w:lang w:eastAsia="en-IN"/>
        </w:rPr>
        <w:t>BRD04-14, BRD04-16, BRD04-17, BRD04-18, BRD04-19, BRD04-21, BRD04-23, BRD04-24, BRD04-25. BRD04-26, BRD04-28, BRD04-30, BRD04-32, BRD04-33, BRD04-34, BRD04-35, BRD04-36, BRD04-37, BRD04-38, BRD04-40, BRD04-42, BRD04-43, BRD04-44, BRD04-45</w:t>
      </w:r>
      <w:r w:rsidRPr="00EA3CEC">
        <w:rPr>
          <w:rFonts w:ascii="Calibri" w:hAnsi="Calibri" w:cs="Calibri"/>
          <w:b/>
          <w:bCs/>
          <w:color w:val="ED7D31" w:themeColor="accent2"/>
          <w:sz w:val="20"/>
          <w:u w:val="single"/>
          <w:lang w:eastAsia="en-IN"/>
        </w:rPr>
        <w:t>)</w:t>
      </w:r>
    </w:p>
    <w:p w14:paraId="701AE8FA" w14:textId="77777777" w:rsidR="00496D6B" w:rsidRDefault="00496D6B" w:rsidP="00496D6B">
      <w:r w:rsidRPr="00A4791B">
        <w:rPr>
          <w:i/>
          <w:iCs/>
          <w:u w:val="single"/>
          <w:lang w:val="en-US" w:eastAsia="en-IN"/>
        </w:rPr>
        <w:t>Above mentioned BRD links will cover the Data Entry stage on both Mobile and Branch Journey.</w:t>
      </w:r>
    </w:p>
    <w:p w14:paraId="1344A39D" w14:textId="41DF0726" w:rsidR="00427174" w:rsidRPr="006011DC" w:rsidRDefault="00427174" w:rsidP="00427174">
      <w:pPr>
        <w:ind w:left="360"/>
        <w:rPr>
          <w:rFonts w:ascii="Calibri" w:hAnsi="Calibri" w:cs="Calibri"/>
        </w:rPr>
      </w:pPr>
      <w:r w:rsidRPr="006011DC">
        <w:rPr>
          <w:rFonts w:ascii="Calibri" w:hAnsi="Calibri" w:cs="Calibri"/>
        </w:rPr>
        <w:t>At this stage customer’s consent should be obtained in Newgen and workflow should proceed to commodity purchase stage where Newgen should trigger the middleware to call the DDCAP service to purchase the commodity.</w:t>
      </w:r>
    </w:p>
    <w:p w14:paraId="4B458358" w14:textId="77777777" w:rsidR="00427174" w:rsidRPr="006011DC" w:rsidRDefault="00427174" w:rsidP="00427174">
      <w:pPr>
        <w:ind w:left="360"/>
        <w:rPr>
          <w:rFonts w:ascii="Calibri" w:hAnsi="Calibri" w:cs="Calibri"/>
        </w:rPr>
      </w:pPr>
      <w:r w:rsidRPr="006011DC">
        <w:rPr>
          <w:rFonts w:ascii="Calibri" w:hAnsi="Calibri" w:cs="Calibri"/>
        </w:rPr>
        <w:t>Commodity purchase process happens through DDCAP outside LOS and commodity is purchased. DDCAP should return the values to middleware / LOS which should trigger LMS to pass accounting entries for the commodity purchase transaction.</w:t>
      </w:r>
    </w:p>
    <w:p w14:paraId="44CCA17B" w14:textId="77777777" w:rsidR="00427174" w:rsidRPr="006011DC" w:rsidRDefault="00427174" w:rsidP="00427174">
      <w:pPr>
        <w:ind w:left="360"/>
        <w:rPr>
          <w:rFonts w:ascii="Calibri" w:hAnsi="Calibri" w:cs="Calibri"/>
          <w:lang w:eastAsia="en-IN"/>
        </w:rPr>
      </w:pPr>
      <w:r w:rsidRPr="006011DC">
        <w:rPr>
          <w:rFonts w:ascii="Calibri" w:hAnsi="Calibri" w:cs="Calibri"/>
          <w:lang w:eastAsia="en-IN"/>
        </w:rPr>
        <w:t>Other Below mentioned activity will take place at the same stage</w:t>
      </w:r>
    </w:p>
    <w:p w14:paraId="795BD5B4" w14:textId="77777777" w:rsidR="00427174" w:rsidRPr="000C4A56" w:rsidRDefault="00427174" w:rsidP="0093307E">
      <w:pPr>
        <w:pStyle w:val="ListParagraph"/>
        <w:numPr>
          <w:ilvl w:val="0"/>
          <w:numId w:val="24"/>
        </w:numPr>
        <w:rPr>
          <w:rFonts w:cs="Calibri"/>
          <w:lang w:eastAsia="en-IN"/>
        </w:rPr>
      </w:pPr>
      <w:r w:rsidRPr="000C4A56">
        <w:rPr>
          <w:rFonts w:cs="Calibri"/>
          <w:lang w:eastAsia="en-IN"/>
        </w:rPr>
        <w:t>Commodity Purchase</w:t>
      </w:r>
    </w:p>
    <w:p w14:paraId="53225B6B" w14:textId="77777777" w:rsidR="00427174" w:rsidRPr="000C4A56" w:rsidRDefault="00427174" w:rsidP="0093307E">
      <w:pPr>
        <w:pStyle w:val="ListParagraph"/>
        <w:numPr>
          <w:ilvl w:val="0"/>
          <w:numId w:val="24"/>
        </w:numPr>
        <w:rPr>
          <w:rFonts w:cs="Calibri"/>
          <w:lang w:eastAsia="en-IN"/>
        </w:rPr>
      </w:pPr>
      <w:r w:rsidRPr="000C4A56">
        <w:rPr>
          <w:rFonts w:cs="Calibri"/>
          <w:lang w:eastAsia="en-IN"/>
        </w:rPr>
        <w:t>Repayment fetch from T24 with Simulation</w:t>
      </w:r>
    </w:p>
    <w:p w14:paraId="6819E99E" w14:textId="77777777" w:rsidR="00427174" w:rsidRPr="000C4A56" w:rsidRDefault="00427174" w:rsidP="0093307E">
      <w:pPr>
        <w:pStyle w:val="ListParagraph"/>
        <w:numPr>
          <w:ilvl w:val="0"/>
          <w:numId w:val="24"/>
        </w:numPr>
        <w:rPr>
          <w:rFonts w:cs="Calibri"/>
          <w:lang w:eastAsia="en-IN"/>
        </w:rPr>
      </w:pPr>
      <w:r w:rsidRPr="000C4A56">
        <w:rPr>
          <w:rFonts w:cs="Calibri"/>
          <w:lang w:eastAsia="en-IN"/>
        </w:rPr>
        <w:t>Contract generation</w:t>
      </w:r>
    </w:p>
    <w:p w14:paraId="452432C2" w14:textId="77777777" w:rsidR="00427174" w:rsidRPr="000C4A56" w:rsidRDefault="00427174" w:rsidP="0093307E">
      <w:pPr>
        <w:pStyle w:val="ListParagraph"/>
        <w:numPr>
          <w:ilvl w:val="0"/>
          <w:numId w:val="24"/>
        </w:numPr>
        <w:rPr>
          <w:rFonts w:cs="Calibri"/>
          <w:lang w:eastAsia="en-IN"/>
        </w:rPr>
      </w:pPr>
      <w:r w:rsidRPr="000C4A56">
        <w:rPr>
          <w:rFonts w:cs="Calibri"/>
          <w:lang w:eastAsia="en-IN"/>
        </w:rPr>
        <w:t xml:space="preserve">Contract Signing </w:t>
      </w:r>
    </w:p>
    <w:p w14:paraId="18BC0695" w14:textId="77777777" w:rsidR="00427174" w:rsidRPr="000C4A56" w:rsidRDefault="00427174" w:rsidP="0093307E">
      <w:pPr>
        <w:pStyle w:val="ListParagraph"/>
        <w:numPr>
          <w:ilvl w:val="0"/>
          <w:numId w:val="24"/>
        </w:numPr>
        <w:rPr>
          <w:rFonts w:cs="Calibri"/>
          <w:lang w:eastAsia="en-IN"/>
        </w:rPr>
      </w:pPr>
      <w:r w:rsidRPr="000C4A56">
        <w:rPr>
          <w:rFonts w:cs="Calibri"/>
          <w:lang w:eastAsia="en-IN"/>
        </w:rPr>
        <w:t xml:space="preserve">Promissory Note signing </w:t>
      </w:r>
    </w:p>
    <w:p w14:paraId="00554E43" w14:textId="77777777" w:rsidR="00427174" w:rsidRPr="000C4A56" w:rsidRDefault="00427174" w:rsidP="0093307E">
      <w:pPr>
        <w:pStyle w:val="ListParagraph"/>
        <w:numPr>
          <w:ilvl w:val="0"/>
          <w:numId w:val="24"/>
        </w:numPr>
        <w:rPr>
          <w:rFonts w:cs="Calibri"/>
          <w:lang w:eastAsia="en-IN"/>
        </w:rPr>
      </w:pPr>
      <w:r w:rsidRPr="000C4A56">
        <w:rPr>
          <w:rFonts w:cs="Calibri"/>
          <w:lang w:eastAsia="en-IN"/>
        </w:rPr>
        <w:t>Loan Creation</w:t>
      </w:r>
    </w:p>
    <w:p w14:paraId="63A8026E" w14:textId="77777777" w:rsidR="00427174" w:rsidRPr="000C4A56" w:rsidRDefault="00427174" w:rsidP="0093307E">
      <w:pPr>
        <w:pStyle w:val="ListParagraph"/>
        <w:numPr>
          <w:ilvl w:val="0"/>
          <w:numId w:val="24"/>
        </w:numPr>
        <w:rPr>
          <w:rFonts w:cs="Calibri"/>
          <w:lang w:eastAsia="en-IN"/>
        </w:rPr>
      </w:pPr>
      <w:r w:rsidRPr="000C4A56">
        <w:rPr>
          <w:rFonts w:cs="Calibri"/>
          <w:lang w:eastAsia="en-IN"/>
        </w:rPr>
        <w:t xml:space="preserve">Sell Consent </w:t>
      </w:r>
    </w:p>
    <w:p w14:paraId="3F72289A" w14:textId="77777777" w:rsidR="00427174" w:rsidRPr="000C4A56" w:rsidRDefault="00427174" w:rsidP="0093307E">
      <w:pPr>
        <w:pStyle w:val="ListParagraph"/>
        <w:numPr>
          <w:ilvl w:val="0"/>
          <w:numId w:val="24"/>
        </w:numPr>
        <w:rPr>
          <w:rFonts w:cs="Calibri"/>
          <w:lang w:eastAsia="en-IN"/>
        </w:rPr>
      </w:pPr>
      <w:r w:rsidRPr="000C4A56">
        <w:rPr>
          <w:rFonts w:cs="Calibri"/>
          <w:lang w:eastAsia="en-IN"/>
        </w:rPr>
        <w:t>Sell Commodity</w:t>
      </w:r>
    </w:p>
    <w:p w14:paraId="198C80BA" w14:textId="77777777" w:rsidR="00427174" w:rsidRDefault="00427174" w:rsidP="00427174">
      <w:pPr>
        <w:rPr>
          <w:rFonts w:ascii="Calibri" w:hAnsi="Calibri" w:cs="Calibri"/>
          <w:lang w:eastAsia="en-IN"/>
        </w:rPr>
      </w:pPr>
    </w:p>
    <w:p w14:paraId="3E331ECF" w14:textId="77777777" w:rsidR="00427174" w:rsidRDefault="00427174" w:rsidP="00427174">
      <w:pPr>
        <w:jc w:val="center"/>
      </w:pPr>
      <w:r>
        <w:rPr>
          <w:noProof/>
          <w:lang w:val="en-US"/>
        </w:rPr>
        <w:drawing>
          <wp:inline distT="0" distB="0" distL="0" distR="0" wp14:anchorId="3E2C8D10" wp14:editId="504C44F5">
            <wp:extent cx="6645910" cy="1734820"/>
            <wp:effectExtent l="0" t="0" r="0" b="5080"/>
            <wp:docPr id="59" name="Picture 59" descr="A black background with white and pink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black background with white and pink squares&#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645910" cy="1734820"/>
                    </a:xfrm>
                    <a:prstGeom prst="rect">
                      <a:avLst/>
                    </a:prstGeom>
                    <a:noFill/>
                    <a:ln>
                      <a:noFill/>
                    </a:ln>
                  </pic:spPr>
                </pic:pic>
              </a:graphicData>
            </a:graphic>
          </wp:inline>
        </w:drawing>
      </w:r>
    </w:p>
    <w:p w14:paraId="4A31D0BA" w14:textId="77777777" w:rsidR="00427174" w:rsidRDefault="00427174" w:rsidP="00427174">
      <w:pPr>
        <w:keepNext/>
        <w:jc w:val="center"/>
      </w:pPr>
    </w:p>
    <w:p w14:paraId="74214E21" w14:textId="77777777" w:rsidR="00427174" w:rsidRDefault="00427174" w:rsidP="00427174">
      <w:pPr>
        <w:pStyle w:val="Caption"/>
        <w:jc w:val="center"/>
        <w:rPr>
          <w:sz w:val="24"/>
          <w:szCs w:val="24"/>
        </w:rPr>
      </w:pPr>
      <w:bookmarkStart w:id="219" w:name="_Toc171427854"/>
      <w:r>
        <w:t xml:space="preserve">Figure </w:t>
      </w:r>
      <w:fldSimple w:instr=" SEQ Figure \* ARABIC ">
        <w:r>
          <w:rPr>
            <w:noProof/>
          </w:rPr>
          <w:t>40</w:t>
        </w:r>
      </w:fldSimple>
      <w:r>
        <w:rPr>
          <w:lang w:val="en-US"/>
        </w:rPr>
        <w:t xml:space="preserve"> Loan Execution</w:t>
      </w:r>
      <w:bookmarkEnd w:id="219"/>
    </w:p>
    <w:p w14:paraId="3CBF2AAB" w14:textId="77777777" w:rsidR="00427174" w:rsidRPr="006011DC" w:rsidRDefault="00427174" w:rsidP="00427174">
      <w:pPr>
        <w:rPr>
          <w:rFonts w:ascii="Calibri" w:hAnsi="Calibri" w:cs="Calibri"/>
          <w:lang w:eastAsia="en-IN"/>
        </w:rPr>
      </w:pPr>
    </w:p>
    <w:p w14:paraId="0CD4C481" w14:textId="77777777" w:rsidR="00427174" w:rsidRPr="006011DC" w:rsidRDefault="00427174" w:rsidP="00427174">
      <w:pPr>
        <w:pStyle w:val="ListParagraph"/>
        <w:rPr>
          <w:rFonts w:cs="Calibri"/>
          <w:lang w:eastAsia="en-IN"/>
        </w:rPr>
      </w:pPr>
    </w:p>
    <w:p w14:paraId="59834F4B" w14:textId="77777777" w:rsidR="00427174" w:rsidRPr="006011DC" w:rsidRDefault="00427174" w:rsidP="00427174">
      <w:pPr>
        <w:pStyle w:val="ListParagraph"/>
        <w:rPr>
          <w:rFonts w:cs="Calibri"/>
          <w:lang w:eastAsia="en-IN"/>
        </w:rPr>
      </w:pPr>
    </w:p>
    <w:tbl>
      <w:tblPr>
        <w:tblW w:w="106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214"/>
        <w:gridCol w:w="1214"/>
        <w:gridCol w:w="1874"/>
        <w:gridCol w:w="1664"/>
        <w:gridCol w:w="1027"/>
        <w:gridCol w:w="3639"/>
      </w:tblGrid>
      <w:tr w:rsidR="00427174" w:rsidRPr="006011DC" w14:paraId="7A53BEF5" w14:textId="77777777" w:rsidTr="003754C7">
        <w:trPr>
          <w:trHeight w:val="735"/>
          <w:jc w:val="center"/>
        </w:trPr>
        <w:tc>
          <w:tcPr>
            <w:tcW w:w="1214" w:type="dxa"/>
            <w:shd w:val="clear" w:color="auto" w:fill="E7E6E6" w:themeFill="background2"/>
            <w:vAlign w:val="center"/>
            <w:hideMark/>
          </w:tcPr>
          <w:p w14:paraId="1D85E68F" w14:textId="77777777" w:rsidR="00427174" w:rsidRPr="006011DC" w:rsidRDefault="00427174" w:rsidP="003754C7">
            <w:pPr>
              <w:jc w:val="center"/>
              <w:rPr>
                <w:rFonts w:ascii="Calibri" w:hAnsi="Calibri" w:cs="Calibri"/>
                <w:b/>
                <w:bCs/>
                <w:color w:val="000000" w:themeColor="text1"/>
                <w:sz w:val="20"/>
                <w:lang w:val="de-DE"/>
              </w:rPr>
            </w:pPr>
            <w:r w:rsidRPr="006011DC">
              <w:rPr>
                <w:rFonts w:ascii="Calibri" w:hAnsi="Calibri" w:cs="Calibri"/>
                <w:b/>
                <w:bCs/>
                <w:color w:val="000000" w:themeColor="text1"/>
                <w:sz w:val="20"/>
                <w:lang w:val="de-DE"/>
              </w:rPr>
              <w:t>Action</w:t>
            </w:r>
          </w:p>
        </w:tc>
        <w:tc>
          <w:tcPr>
            <w:tcW w:w="1214" w:type="dxa"/>
            <w:shd w:val="clear" w:color="auto" w:fill="E7E6E6" w:themeFill="background2"/>
            <w:vAlign w:val="center"/>
            <w:hideMark/>
          </w:tcPr>
          <w:p w14:paraId="34EACE85" w14:textId="77777777" w:rsidR="00427174" w:rsidRPr="006011DC" w:rsidRDefault="00427174" w:rsidP="003754C7">
            <w:pPr>
              <w:jc w:val="center"/>
              <w:rPr>
                <w:rFonts w:ascii="Calibri" w:hAnsi="Calibri" w:cs="Calibri"/>
                <w:b/>
                <w:bCs/>
                <w:color w:val="000000" w:themeColor="text1"/>
                <w:sz w:val="20"/>
                <w:lang w:val="de-DE"/>
              </w:rPr>
            </w:pPr>
            <w:r w:rsidRPr="006011DC">
              <w:rPr>
                <w:rFonts w:ascii="Calibri" w:hAnsi="Calibri" w:cs="Calibri"/>
                <w:b/>
                <w:bCs/>
                <w:color w:val="000000" w:themeColor="text1"/>
                <w:sz w:val="20"/>
                <w:lang w:val="de-DE"/>
              </w:rPr>
              <w:t>System Provider</w:t>
            </w:r>
          </w:p>
        </w:tc>
        <w:tc>
          <w:tcPr>
            <w:tcW w:w="1874" w:type="dxa"/>
            <w:shd w:val="clear" w:color="auto" w:fill="E7E6E6" w:themeFill="background2"/>
            <w:vAlign w:val="center"/>
            <w:hideMark/>
          </w:tcPr>
          <w:p w14:paraId="2F01A49A" w14:textId="77777777" w:rsidR="00427174" w:rsidRPr="006011DC" w:rsidRDefault="00427174" w:rsidP="003754C7">
            <w:pPr>
              <w:jc w:val="center"/>
              <w:rPr>
                <w:rFonts w:ascii="Calibri" w:hAnsi="Calibri" w:cs="Calibri"/>
                <w:b/>
                <w:bCs/>
                <w:color w:val="000000" w:themeColor="text1"/>
                <w:sz w:val="20"/>
                <w:lang w:val="de-DE"/>
              </w:rPr>
            </w:pPr>
            <w:r w:rsidRPr="006011DC">
              <w:rPr>
                <w:rFonts w:ascii="Calibri" w:hAnsi="Calibri" w:cs="Calibri"/>
                <w:b/>
                <w:bCs/>
                <w:color w:val="000000" w:themeColor="text1"/>
                <w:sz w:val="20"/>
                <w:lang w:val="de-DE"/>
              </w:rPr>
              <w:t>Request</w:t>
            </w:r>
          </w:p>
        </w:tc>
        <w:tc>
          <w:tcPr>
            <w:tcW w:w="1664" w:type="dxa"/>
            <w:shd w:val="clear" w:color="auto" w:fill="E7E6E6" w:themeFill="background2"/>
            <w:vAlign w:val="center"/>
            <w:hideMark/>
          </w:tcPr>
          <w:p w14:paraId="6D146B14" w14:textId="77777777" w:rsidR="00427174" w:rsidRPr="006011DC" w:rsidRDefault="00427174" w:rsidP="003754C7">
            <w:pPr>
              <w:jc w:val="center"/>
              <w:rPr>
                <w:rFonts w:ascii="Calibri" w:hAnsi="Calibri" w:cs="Calibri"/>
                <w:b/>
                <w:bCs/>
                <w:color w:val="000000" w:themeColor="text1"/>
                <w:sz w:val="20"/>
                <w:lang w:val="de-DE"/>
              </w:rPr>
            </w:pPr>
            <w:r w:rsidRPr="006011DC">
              <w:rPr>
                <w:rFonts w:ascii="Calibri" w:hAnsi="Calibri" w:cs="Calibri"/>
                <w:b/>
                <w:bCs/>
                <w:color w:val="000000" w:themeColor="text1"/>
                <w:sz w:val="20"/>
                <w:lang w:val="de-DE"/>
              </w:rPr>
              <w:t>Response</w:t>
            </w:r>
          </w:p>
        </w:tc>
        <w:tc>
          <w:tcPr>
            <w:tcW w:w="1027" w:type="dxa"/>
            <w:shd w:val="clear" w:color="auto" w:fill="E7E6E6" w:themeFill="background2"/>
            <w:vAlign w:val="center"/>
          </w:tcPr>
          <w:p w14:paraId="435CD4E1" w14:textId="77777777" w:rsidR="00427174" w:rsidRPr="006011DC" w:rsidRDefault="00427174" w:rsidP="003754C7">
            <w:pPr>
              <w:jc w:val="center"/>
              <w:rPr>
                <w:rFonts w:ascii="Calibri" w:hAnsi="Calibri" w:cs="Calibri"/>
                <w:b/>
                <w:bCs/>
                <w:color w:val="000000" w:themeColor="text1"/>
                <w:sz w:val="20"/>
                <w:lang w:val="de-DE"/>
              </w:rPr>
            </w:pPr>
            <w:r w:rsidRPr="006011DC">
              <w:rPr>
                <w:rFonts w:ascii="Calibri" w:hAnsi="Calibri" w:cs="Calibri"/>
                <w:b/>
                <w:bCs/>
                <w:color w:val="000000" w:themeColor="text1"/>
                <w:sz w:val="20"/>
                <w:lang w:val="de-DE"/>
              </w:rPr>
              <w:t>Type</w:t>
            </w:r>
          </w:p>
        </w:tc>
        <w:tc>
          <w:tcPr>
            <w:tcW w:w="3639" w:type="dxa"/>
            <w:shd w:val="clear" w:color="auto" w:fill="E7E6E6" w:themeFill="background2"/>
            <w:vAlign w:val="center"/>
            <w:hideMark/>
          </w:tcPr>
          <w:p w14:paraId="5B5F83E5" w14:textId="77777777" w:rsidR="00427174" w:rsidRPr="006011DC" w:rsidRDefault="00427174" w:rsidP="003754C7">
            <w:pPr>
              <w:jc w:val="center"/>
              <w:rPr>
                <w:rFonts w:ascii="Calibri" w:hAnsi="Calibri" w:cs="Calibri"/>
                <w:b/>
                <w:bCs/>
                <w:color w:val="000000" w:themeColor="text1"/>
                <w:sz w:val="20"/>
                <w:lang w:val="de-DE"/>
              </w:rPr>
            </w:pPr>
            <w:r w:rsidRPr="006011DC">
              <w:rPr>
                <w:rFonts w:ascii="Calibri" w:hAnsi="Calibri" w:cs="Calibri"/>
                <w:b/>
                <w:bCs/>
                <w:color w:val="000000" w:themeColor="text1"/>
                <w:sz w:val="20"/>
                <w:lang w:val="de-DE"/>
              </w:rPr>
              <w:t>Description</w:t>
            </w:r>
          </w:p>
        </w:tc>
      </w:tr>
      <w:tr w:rsidR="00427174" w:rsidRPr="006011DC" w14:paraId="654CCFD9" w14:textId="77777777" w:rsidTr="003754C7">
        <w:trPr>
          <w:trHeight w:val="61"/>
          <w:jc w:val="center"/>
        </w:trPr>
        <w:tc>
          <w:tcPr>
            <w:tcW w:w="1214" w:type="dxa"/>
            <w:shd w:val="clear" w:color="auto" w:fill="FFFFFF" w:themeFill="background1"/>
          </w:tcPr>
          <w:p w14:paraId="79D1A3E1" w14:textId="77777777" w:rsidR="00427174" w:rsidRPr="006011DC" w:rsidRDefault="00427174" w:rsidP="003754C7">
            <w:pPr>
              <w:pStyle w:val="wordsection1"/>
              <w:spacing w:before="0" w:beforeAutospacing="0" w:after="0" w:afterAutospacing="0"/>
              <w:rPr>
                <w:rFonts w:ascii="Calibri" w:hAnsi="Calibri" w:cs="Calibri"/>
                <w:b/>
                <w:color w:val="1F497D"/>
                <w:sz w:val="16"/>
                <w:szCs w:val="16"/>
              </w:rPr>
            </w:pPr>
            <w:r w:rsidRPr="006011DC">
              <w:rPr>
                <w:rFonts w:ascii="Calibri" w:hAnsi="Calibri" w:cs="Calibri"/>
                <w:b/>
                <w:color w:val="1F497D"/>
                <w:sz w:val="16"/>
                <w:szCs w:val="16"/>
              </w:rPr>
              <w:t>Commodity Purchase Consent</w:t>
            </w:r>
          </w:p>
        </w:tc>
        <w:tc>
          <w:tcPr>
            <w:tcW w:w="1214" w:type="dxa"/>
            <w:shd w:val="clear" w:color="auto" w:fill="FFFFFF" w:themeFill="background1"/>
          </w:tcPr>
          <w:p w14:paraId="7A88D7B6" w14:textId="77777777" w:rsidR="00427174" w:rsidRPr="006011DC" w:rsidRDefault="00427174" w:rsidP="003754C7">
            <w:pPr>
              <w:pStyle w:val="wordsection1"/>
              <w:spacing w:before="0" w:beforeAutospacing="0" w:after="0" w:afterAutospacing="0"/>
              <w:rPr>
                <w:rFonts w:ascii="Calibri" w:hAnsi="Calibri" w:cs="Calibri"/>
                <w:bCs/>
                <w:color w:val="1F497D"/>
                <w:sz w:val="16"/>
                <w:szCs w:val="16"/>
              </w:rPr>
            </w:pPr>
            <w:r w:rsidRPr="006011DC">
              <w:rPr>
                <w:rFonts w:ascii="Calibri" w:hAnsi="Calibri" w:cs="Calibri"/>
                <w:bCs/>
                <w:color w:val="1F497D"/>
                <w:sz w:val="16"/>
                <w:szCs w:val="16"/>
              </w:rPr>
              <w:t>DDCAP</w:t>
            </w:r>
          </w:p>
          <w:p w14:paraId="6EC84D63" w14:textId="77777777" w:rsidR="00427174" w:rsidRPr="006011DC" w:rsidRDefault="00427174" w:rsidP="003754C7">
            <w:pPr>
              <w:pStyle w:val="wordsection1"/>
              <w:spacing w:before="0" w:beforeAutospacing="0" w:after="0" w:afterAutospacing="0"/>
              <w:rPr>
                <w:rFonts w:ascii="Calibri" w:hAnsi="Calibri" w:cs="Calibri"/>
                <w:bCs/>
                <w:color w:val="1F497D"/>
                <w:sz w:val="16"/>
                <w:szCs w:val="16"/>
              </w:rPr>
            </w:pPr>
            <w:r w:rsidRPr="006011DC">
              <w:rPr>
                <w:rFonts w:ascii="Calibri" w:hAnsi="Calibri" w:cs="Calibri"/>
                <w:bCs/>
                <w:color w:val="1F497D"/>
                <w:sz w:val="16"/>
                <w:szCs w:val="16"/>
              </w:rPr>
              <w:t>Emkan Mobile Application</w:t>
            </w:r>
          </w:p>
        </w:tc>
        <w:tc>
          <w:tcPr>
            <w:tcW w:w="1874" w:type="dxa"/>
            <w:shd w:val="clear" w:color="auto" w:fill="FFFFFF" w:themeFill="background1"/>
          </w:tcPr>
          <w:p w14:paraId="154DBAF0" w14:textId="77777777" w:rsidR="00427174" w:rsidRPr="006011DC" w:rsidRDefault="00427174" w:rsidP="003754C7">
            <w:pPr>
              <w:spacing w:before="120" w:after="120"/>
              <w:rPr>
                <w:rFonts w:ascii="Calibri" w:eastAsia="Calibri" w:hAnsi="Calibri" w:cs="Calibri"/>
                <w:bCs/>
                <w:color w:val="1F497D"/>
                <w:sz w:val="16"/>
                <w:szCs w:val="16"/>
                <w:lang w:val="en-US"/>
              </w:rPr>
            </w:pPr>
            <w:r w:rsidRPr="006011DC">
              <w:rPr>
                <w:rFonts w:ascii="Calibri" w:eastAsia="Calibri" w:hAnsi="Calibri" w:cs="Calibri"/>
                <w:bCs/>
                <w:color w:val="1F497D"/>
                <w:sz w:val="16"/>
                <w:szCs w:val="16"/>
                <w:lang w:val="en-US"/>
              </w:rPr>
              <w:t>NID/Iqama</w:t>
            </w:r>
          </w:p>
          <w:p w14:paraId="62095949" w14:textId="77777777" w:rsidR="00427174" w:rsidRPr="006011DC" w:rsidRDefault="00427174" w:rsidP="003754C7">
            <w:pPr>
              <w:spacing w:before="120" w:after="120"/>
              <w:rPr>
                <w:rFonts w:ascii="Calibri" w:eastAsia="Calibri" w:hAnsi="Calibri" w:cs="Calibri"/>
                <w:bCs/>
                <w:color w:val="1F497D"/>
                <w:sz w:val="16"/>
                <w:szCs w:val="16"/>
                <w:lang w:val="en-US"/>
              </w:rPr>
            </w:pPr>
            <w:r w:rsidRPr="006011DC">
              <w:rPr>
                <w:rFonts w:ascii="Calibri" w:eastAsia="Calibri" w:hAnsi="Calibri" w:cs="Calibri"/>
                <w:bCs/>
                <w:color w:val="1F497D"/>
                <w:sz w:val="16"/>
                <w:szCs w:val="16"/>
                <w:lang w:val="en-US"/>
              </w:rPr>
              <w:t>Application Unique ID</w:t>
            </w:r>
          </w:p>
        </w:tc>
        <w:tc>
          <w:tcPr>
            <w:tcW w:w="1664" w:type="dxa"/>
            <w:shd w:val="clear" w:color="auto" w:fill="FFFFFF" w:themeFill="background1"/>
          </w:tcPr>
          <w:p w14:paraId="1BB32608" w14:textId="77777777" w:rsidR="00427174" w:rsidRPr="006011DC" w:rsidRDefault="00427174" w:rsidP="003754C7">
            <w:pPr>
              <w:spacing w:before="120" w:after="120"/>
              <w:rPr>
                <w:rFonts w:ascii="Calibri" w:hAnsi="Calibri" w:cs="Calibri"/>
                <w:sz w:val="16"/>
                <w:szCs w:val="16"/>
              </w:rPr>
            </w:pPr>
            <w:r w:rsidRPr="006011DC">
              <w:rPr>
                <w:rFonts w:ascii="Calibri" w:hAnsi="Calibri" w:cs="Calibri"/>
                <w:sz w:val="16"/>
                <w:szCs w:val="16"/>
              </w:rPr>
              <w:t>Consent – Proceed</w:t>
            </w:r>
          </w:p>
          <w:p w14:paraId="42C6B295" w14:textId="77777777" w:rsidR="00427174" w:rsidRPr="006011DC" w:rsidRDefault="00427174" w:rsidP="003754C7">
            <w:pPr>
              <w:spacing w:before="120" w:after="120"/>
              <w:rPr>
                <w:rFonts w:ascii="Calibri" w:hAnsi="Calibri" w:cs="Calibri"/>
                <w:sz w:val="16"/>
                <w:szCs w:val="16"/>
              </w:rPr>
            </w:pPr>
            <w:r w:rsidRPr="006011DC">
              <w:rPr>
                <w:rFonts w:ascii="Calibri" w:hAnsi="Calibri" w:cs="Calibri"/>
                <w:sz w:val="16"/>
                <w:szCs w:val="16"/>
              </w:rPr>
              <w:t>Consent - Reject</w:t>
            </w:r>
          </w:p>
          <w:p w14:paraId="5BBDE860" w14:textId="77777777" w:rsidR="00427174" w:rsidRPr="006011DC" w:rsidRDefault="00427174" w:rsidP="003754C7">
            <w:pPr>
              <w:spacing w:after="60"/>
              <w:rPr>
                <w:rFonts w:ascii="Calibri" w:hAnsi="Calibri" w:cs="Calibri"/>
                <w:sz w:val="16"/>
                <w:szCs w:val="16"/>
              </w:rPr>
            </w:pPr>
          </w:p>
        </w:tc>
        <w:tc>
          <w:tcPr>
            <w:tcW w:w="1027" w:type="dxa"/>
            <w:shd w:val="clear" w:color="auto" w:fill="FFFFFF" w:themeFill="background1"/>
          </w:tcPr>
          <w:p w14:paraId="1F889A72" w14:textId="77777777" w:rsidR="00427174" w:rsidRPr="006011DC" w:rsidRDefault="00427174" w:rsidP="003754C7">
            <w:pPr>
              <w:spacing w:after="60" w:line="256" w:lineRule="auto"/>
              <w:rPr>
                <w:rFonts w:ascii="Calibri" w:hAnsi="Calibri" w:cs="Calibri"/>
                <w:sz w:val="16"/>
                <w:szCs w:val="16"/>
                <w:lang w:val="de-DE"/>
              </w:rPr>
            </w:pPr>
          </w:p>
        </w:tc>
        <w:tc>
          <w:tcPr>
            <w:tcW w:w="3639" w:type="dxa"/>
            <w:shd w:val="clear" w:color="auto" w:fill="FFFFFF" w:themeFill="background1"/>
          </w:tcPr>
          <w:p w14:paraId="5699CCA6" w14:textId="77777777" w:rsidR="00427174" w:rsidRPr="006011DC" w:rsidRDefault="00427174" w:rsidP="003754C7">
            <w:pPr>
              <w:rPr>
                <w:rFonts w:ascii="Calibri" w:hAnsi="Calibri" w:cs="Calibri"/>
              </w:rPr>
            </w:pPr>
            <w:r w:rsidRPr="006011DC">
              <w:rPr>
                <w:rFonts w:ascii="Calibri" w:hAnsi="Calibri" w:cs="Calibri"/>
                <w:sz w:val="16"/>
                <w:szCs w:val="16"/>
              </w:rPr>
              <w:t>At this stage customer’s consent should be obtained in Newgen and workflow should proceed to commodity purchase stage where Newgen should trigger the middleware to call the DDCAP service to purchase the commodity.</w:t>
            </w:r>
          </w:p>
        </w:tc>
      </w:tr>
      <w:tr w:rsidR="00427174" w:rsidRPr="006011DC" w14:paraId="6ABA92E0" w14:textId="77777777" w:rsidTr="003754C7">
        <w:trPr>
          <w:trHeight w:val="61"/>
          <w:jc w:val="center"/>
        </w:trPr>
        <w:tc>
          <w:tcPr>
            <w:tcW w:w="1214" w:type="dxa"/>
            <w:shd w:val="clear" w:color="auto" w:fill="FFFFFF" w:themeFill="background1"/>
          </w:tcPr>
          <w:p w14:paraId="4ECEA5FA" w14:textId="77777777" w:rsidR="00427174" w:rsidRPr="006011DC" w:rsidRDefault="00427174" w:rsidP="003754C7">
            <w:pPr>
              <w:pStyle w:val="wordsection1"/>
              <w:spacing w:before="0" w:beforeAutospacing="0" w:after="0" w:afterAutospacing="0"/>
              <w:rPr>
                <w:rFonts w:ascii="Calibri" w:hAnsi="Calibri" w:cs="Calibri"/>
                <w:b/>
                <w:color w:val="1F497D"/>
                <w:sz w:val="16"/>
                <w:szCs w:val="16"/>
              </w:rPr>
            </w:pPr>
            <w:r w:rsidRPr="006011DC">
              <w:rPr>
                <w:rFonts w:ascii="Calibri" w:hAnsi="Calibri" w:cs="Calibri"/>
                <w:b/>
                <w:color w:val="1F497D"/>
                <w:sz w:val="16"/>
                <w:szCs w:val="16"/>
              </w:rPr>
              <w:t>Commodity Purchase</w:t>
            </w:r>
          </w:p>
        </w:tc>
        <w:tc>
          <w:tcPr>
            <w:tcW w:w="1214" w:type="dxa"/>
            <w:shd w:val="clear" w:color="auto" w:fill="FFFFFF" w:themeFill="background1"/>
          </w:tcPr>
          <w:p w14:paraId="68C2421B" w14:textId="77777777" w:rsidR="00427174" w:rsidRPr="006011DC" w:rsidRDefault="00427174" w:rsidP="003754C7">
            <w:pPr>
              <w:pStyle w:val="wordsection1"/>
              <w:spacing w:before="0" w:beforeAutospacing="0" w:after="0" w:afterAutospacing="0"/>
              <w:rPr>
                <w:rFonts w:ascii="Calibri" w:hAnsi="Calibri" w:cs="Calibri"/>
                <w:bCs/>
                <w:color w:val="1F497D"/>
                <w:sz w:val="16"/>
                <w:szCs w:val="16"/>
              </w:rPr>
            </w:pPr>
            <w:r w:rsidRPr="006011DC">
              <w:rPr>
                <w:rFonts w:ascii="Calibri" w:hAnsi="Calibri" w:cs="Calibri"/>
                <w:bCs/>
                <w:color w:val="1F497D"/>
                <w:sz w:val="16"/>
                <w:szCs w:val="16"/>
              </w:rPr>
              <w:t>DDCAP</w:t>
            </w:r>
          </w:p>
        </w:tc>
        <w:tc>
          <w:tcPr>
            <w:tcW w:w="1874" w:type="dxa"/>
            <w:shd w:val="clear" w:color="auto" w:fill="FFFFFF" w:themeFill="background1"/>
          </w:tcPr>
          <w:p w14:paraId="7F6F0149" w14:textId="77777777" w:rsidR="00427174" w:rsidRPr="006011DC" w:rsidRDefault="00427174" w:rsidP="003754C7">
            <w:pPr>
              <w:spacing w:before="120" w:after="120"/>
              <w:rPr>
                <w:rFonts w:ascii="Calibri" w:eastAsia="Calibri" w:hAnsi="Calibri" w:cs="Calibri"/>
                <w:bCs/>
                <w:color w:val="1F497D"/>
                <w:sz w:val="16"/>
                <w:szCs w:val="16"/>
                <w:lang w:val="en-US"/>
              </w:rPr>
            </w:pPr>
            <w:r w:rsidRPr="006011DC">
              <w:rPr>
                <w:rFonts w:ascii="Calibri" w:eastAsia="Calibri" w:hAnsi="Calibri" w:cs="Calibri"/>
                <w:bCs/>
                <w:color w:val="1F497D"/>
                <w:sz w:val="16"/>
                <w:szCs w:val="16"/>
                <w:lang w:val="en-US"/>
              </w:rPr>
              <w:t>Application Unique ID</w:t>
            </w:r>
          </w:p>
        </w:tc>
        <w:tc>
          <w:tcPr>
            <w:tcW w:w="1664" w:type="dxa"/>
            <w:shd w:val="clear" w:color="auto" w:fill="FFFFFF" w:themeFill="background1"/>
          </w:tcPr>
          <w:p w14:paraId="60915AE8" w14:textId="77777777" w:rsidR="00427174" w:rsidRPr="006011DC" w:rsidRDefault="00427174" w:rsidP="003754C7">
            <w:pPr>
              <w:spacing w:before="120" w:after="120"/>
              <w:rPr>
                <w:rFonts w:ascii="Calibri" w:hAnsi="Calibri" w:cs="Calibri"/>
                <w:sz w:val="16"/>
                <w:szCs w:val="16"/>
              </w:rPr>
            </w:pPr>
            <w:r w:rsidRPr="006011DC">
              <w:rPr>
                <w:rFonts w:ascii="Calibri" w:hAnsi="Calibri" w:cs="Calibri"/>
                <w:sz w:val="16"/>
                <w:szCs w:val="16"/>
              </w:rPr>
              <w:t>Commodity Detail</w:t>
            </w:r>
          </w:p>
          <w:p w14:paraId="43596D31" w14:textId="77777777" w:rsidR="00427174" w:rsidRPr="006011DC" w:rsidRDefault="00427174" w:rsidP="003754C7">
            <w:pPr>
              <w:spacing w:before="120" w:after="120"/>
              <w:rPr>
                <w:rFonts w:ascii="Calibri" w:hAnsi="Calibri" w:cs="Calibri"/>
                <w:sz w:val="16"/>
                <w:szCs w:val="16"/>
              </w:rPr>
            </w:pPr>
            <w:r w:rsidRPr="006011DC">
              <w:rPr>
                <w:rFonts w:ascii="Calibri" w:hAnsi="Calibri" w:cs="Calibri"/>
                <w:sz w:val="16"/>
                <w:szCs w:val="16"/>
              </w:rPr>
              <w:lastRenderedPageBreak/>
              <w:t>Certificate of Ownership</w:t>
            </w:r>
          </w:p>
        </w:tc>
        <w:tc>
          <w:tcPr>
            <w:tcW w:w="1027" w:type="dxa"/>
            <w:shd w:val="clear" w:color="auto" w:fill="FFFFFF" w:themeFill="background1"/>
          </w:tcPr>
          <w:p w14:paraId="58BED4C1" w14:textId="77777777" w:rsidR="00427174" w:rsidRPr="006011DC" w:rsidRDefault="00427174" w:rsidP="003754C7">
            <w:pPr>
              <w:spacing w:after="60" w:line="256" w:lineRule="auto"/>
              <w:rPr>
                <w:rFonts w:ascii="Calibri" w:hAnsi="Calibri" w:cs="Calibri"/>
                <w:sz w:val="16"/>
                <w:szCs w:val="16"/>
                <w:lang w:val="de-DE"/>
              </w:rPr>
            </w:pPr>
          </w:p>
        </w:tc>
        <w:tc>
          <w:tcPr>
            <w:tcW w:w="3639" w:type="dxa"/>
            <w:shd w:val="clear" w:color="auto" w:fill="FFFFFF" w:themeFill="background1"/>
          </w:tcPr>
          <w:p w14:paraId="2BF4D5CB" w14:textId="77777777" w:rsidR="00427174" w:rsidRPr="006011DC" w:rsidRDefault="00427174" w:rsidP="003754C7">
            <w:pPr>
              <w:rPr>
                <w:rFonts w:ascii="Calibri" w:hAnsi="Calibri" w:cs="Calibri"/>
                <w:sz w:val="16"/>
                <w:szCs w:val="16"/>
              </w:rPr>
            </w:pPr>
            <w:r w:rsidRPr="006011DC">
              <w:rPr>
                <w:rFonts w:ascii="Calibri" w:hAnsi="Calibri" w:cs="Calibri"/>
                <w:sz w:val="16"/>
                <w:szCs w:val="16"/>
              </w:rPr>
              <w:t xml:space="preserve">Commodity purchase process happens through DDCAP outside LOS and commodity is purchased. DDCAP should return the values to middlewar / LOS </w:t>
            </w:r>
            <w:r w:rsidRPr="006011DC">
              <w:rPr>
                <w:rFonts w:ascii="Calibri" w:hAnsi="Calibri" w:cs="Calibri"/>
                <w:sz w:val="16"/>
                <w:szCs w:val="16"/>
              </w:rPr>
              <w:lastRenderedPageBreak/>
              <w:t>which should trigger LMS to pass accounting entries for the commodity purchase transaction.</w:t>
            </w:r>
          </w:p>
        </w:tc>
      </w:tr>
      <w:tr w:rsidR="00427174" w:rsidRPr="006011DC" w14:paraId="5FADA3D4" w14:textId="77777777" w:rsidTr="003754C7">
        <w:trPr>
          <w:trHeight w:val="61"/>
          <w:jc w:val="center"/>
        </w:trPr>
        <w:tc>
          <w:tcPr>
            <w:tcW w:w="1214" w:type="dxa"/>
            <w:shd w:val="clear" w:color="auto" w:fill="FFFFFF" w:themeFill="background1"/>
          </w:tcPr>
          <w:p w14:paraId="12A19C2E" w14:textId="77777777" w:rsidR="00427174" w:rsidRPr="006011DC" w:rsidRDefault="00427174" w:rsidP="003754C7">
            <w:pPr>
              <w:pStyle w:val="wordsection1"/>
              <w:spacing w:before="0" w:beforeAutospacing="0" w:after="0" w:afterAutospacing="0"/>
              <w:rPr>
                <w:rFonts w:ascii="Calibri" w:hAnsi="Calibri" w:cs="Calibri"/>
                <w:b/>
                <w:color w:val="1F497D"/>
                <w:sz w:val="16"/>
                <w:szCs w:val="16"/>
              </w:rPr>
            </w:pPr>
            <w:r w:rsidRPr="006011DC">
              <w:rPr>
                <w:rFonts w:ascii="Calibri" w:hAnsi="Calibri" w:cs="Calibri"/>
                <w:b/>
                <w:color w:val="1F497D"/>
                <w:sz w:val="16"/>
                <w:szCs w:val="16"/>
              </w:rPr>
              <w:lastRenderedPageBreak/>
              <w:t>Repayment fetch from T24 with Simulation</w:t>
            </w:r>
          </w:p>
        </w:tc>
        <w:tc>
          <w:tcPr>
            <w:tcW w:w="1214" w:type="dxa"/>
            <w:shd w:val="clear" w:color="auto" w:fill="FFFFFF" w:themeFill="background1"/>
          </w:tcPr>
          <w:p w14:paraId="5CF14D67" w14:textId="77777777" w:rsidR="00427174" w:rsidRPr="006011DC" w:rsidRDefault="00427174" w:rsidP="003754C7">
            <w:pPr>
              <w:pStyle w:val="wordsection1"/>
              <w:spacing w:before="0" w:beforeAutospacing="0" w:after="0" w:afterAutospacing="0"/>
              <w:rPr>
                <w:rFonts w:ascii="Calibri" w:hAnsi="Calibri" w:cs="Calibri"/>
                <w:bCs/>
                <w:color w:val="1F497D"/>
                <w:sz w:val="16"/>
                <w:szCs w:val="16"/>
              </w:rPr>
            </w:pPr>
            <w:r w:rsidRPr="006011DC">
              <w:rPr>
                <w:rFonts w:ascii="Calibri" w:hAnsi="Calibri" w:cs="Calibri"/>
                <w:bCs/>
                <w:color w:val="1F497D"/>
                <w:sz w:val="16"/>
                <w:szCs w:val="16"/>
              </w:rPr>
              <w:t>T24</w:t>
            </w:r>
          </w:p>
        </w:tc>
        <w:tc>
          <w:tcPr>
            <w:tcW w:w="1874" w:type="dxa"/>
            <w:shd w:val="clear" w:color="auto" w:fill="FFFFFF" w:themeFill="background1"/>
          </w:tcPr>
          <w:p w14:paraId="30334734" w14:textId="77777777" w:rsidR="00427174" w:rsidRPr="006011DC" w:rsidRDefault="00427174" w:rsidP="003754C7">
            <w:pPr>
              <w:spacing w:before="120" w:after="120"/>
              <w:rPr>
                <w:rFonts w:ascii="Calibri" w:eastAsia="Calibri" w:hAnsi="Calibri" w:cs="Calibri"/>
                <w:bCs/>
                <w:color w:val="1F497D"/>
                <w:sz w:val="16"/>
                <w:szCs w:val="16"/>
                <w:lang w:val="en-US"/>
              </w:rPr>
            </w:pPr>
            <w:r w:rsidRPr="006011DC">
              <w:rPr>
                <w:rFonts w:ascii="Calibri" w:eastAsia="Calibri" w:hAnsi="Calibri" w:cs="Calibri"/>
                <w:bCs/>
                <w:color w:val="1F497D"/>
                <w:sz w:val="16"/>
                <w:szCs w:val="16"/>
                <w:lang w:val="en-US"/>
              </w:rPr>
              <w:t>Application Unique ID</w:t>
            </w:r>
          </w:p>
          <w:p w14:paraId="3A3F671D" w14:textId="77777777" w:rsidR="00427174" w:rsidRPr="006011DC" w:rsidRDefault="00427174" w:rsidP="003754C7">
            <w:pPr>
              <w:spacing w:before="120" w:after="120"/>
              <w:rPr>
                <w:rFonts w:ascii="Calibri" w:eastAsia="Calibri" w:hAnsi="Calibri" w:cs="Calibri"/>
                <w:bCs/>
                <w:color w:val="1F497D"/>
                <w:sz w:val="16"/>
                <w:szCs w:val="16"/>
                <w:lang w:val="en-US"/>
              </w:rPr>
            </w:pPr>
            <w:r w:rsidRPr="006011DC">
              <w:rPr>
                <w:rFonts w:ascii="Calibri" w:eastAsia="Calibri" w:hAnsi="Calibri" w:cs="Calibri"/>
                <w:bCs/>
                <w:color w:val="1F497D"/>
                <w:sz w:val="16"/>
                <w:szCs w:val="16"/>
                <w:lang w:val="en-US"/>
              </w:rPr>
              <w:t>NID/Iqama ID</w:t>
            </w:r>
          </w:p>
          <w:p w14:paraId="2D63997B" w14:textId="77777777" w:rsidR="00427174" w:rsidRPr="006011DC" w:rsidRDefault="00427174" w:rsidP="003754C7">
            <w:pPr>
              <w:spacing w:before="120" w:after="120"/>
              <w:rPr>
                <w:rFonts w:ascii="Calibri" w:eastAsia="Calibri" w:hAnsi="Calibri" w:cs="Calibri"/>
                <w:bCs/>
                <w:color w:val="1F497D"/>
                <w:sz w:val="16"/>
                <w:szCs w:val="16"/>
                <w:lang w:val="en-US"/>
              </w:rPr>
            </w:pPr>
            <w:r w:rsidRPr="006011DC">
              <w:rPr>
                <w:rFonts w:ascii="Calibri" w:eastAsia="Calibri" w:hAnsi="Calibri" w:cs="Calibri"/>
                <w:bCs/>
                <w:color w:val="1F497D"/>
                <w:sz w:val="16"/>
                <w:szCs w:val="16"/>
                <w:lang w:val="en-US"/>
              </w:rPr>
              <w:t xml:space="preserve">Approved / Accepted Facility amount </w:t>
            </w:r>
          </w:p>
          <w:p w14:paraId="6103C445" w14:textId="77777777" w:rsidR="00427174" w:rsidRPr="006011DC" w:rsidRDefault="00427174" w:rsidP="003754C7">
            <w:pPr>
              <w:spacing w:before="120" w:after="120"/>
              <w:rPr>
                <w:rFonts w:ascii="Calibri" w:eastAsia="Calibri" w:hAnsi="Calibri" w:cs="Calibri"/>
                <w:bCs/>
                <w:color w:val="1F497D"/>
                <w:sz w:val="16"/>
                <w:szCs w:val="16"/>
                <w:lang w:val="en-US"/>
              </w:rPr>
            </w:pPr>
            <w:r w:rsidRPr="006011DC">
              <w:rPr>
                <w:rFonts w:ascii="Calibri" w:eastAsia="Calibri" w:hAnsi="Calibri" w:cs="Calibri"/>
                <w:bCs/>
                <w:color w:val="1F497D"/>
                <w:sz w:val="16"/>
                <w:szCs w:val="16"/>
                <w:lang w:val="en-US"/>
              </w:rPr>
              <w:t>Tenure</w:t>
            </w:r>
          </w:p>
          <w:p w14:paraId="688D7AEF" w14:textId="77777777" w:rsidR="00427174" w:rsidRPr="006011DC" w:rsidRDefault="00427174" w:rsidP="003754C7">
            <w:pPr>
              <w:spacing w:before="120" w:after="120"/>
              <w:rPr>
                <w:rFonts w:ascii="Calibri" w:eastAsia="Calibri" w:hAnsi="Calibri" w:cs="Calibri"/>
                <w:bCs/>
                <w:color w:val="1F497D"/>
                <w:sz w:val="16"/>
                <w:szCs w:val="16"/>
                <w:lang w:val="en-US"/>
              </w:rPr>
            </w:pPr>
            <w:r w:rsidRPr="006011DC">
              <w:rPr>
                <w:rFonts w:ascii="Calibri" w:eastAsia="Calibri" w:hAnsi="Calibri" w:cs="Calibri"/>
                <w:bCs/>
                <w:color w:val="1F497D"/>
                <w:sz w:val="16"/>
                <w:szCs w:val="16"/>
                <w:lang w:val="en-US"/>
              </w:rPr>
              <w:t xml:space="preserve">Pricing </w:t>
            </w:r>
          </w:p>
          <w:p w14:paraId="16B203EF" w14:textId="77777777" w:rsidR="00427174" w:rsidRPr="006011DC" w:rsidRDefault="00427174" w:rsidP="003754C7">
            <w:pPr>
              <w:spacing w:before="120" w:after="120"/>
              <w:rPr>
                <w:rFonts w:ascii="Calibri" w:eastAsia="Calibri" w:hAnsi="Calibri" w:cs="Calibri"/>
                <w:bCs/>
                <w:color w:val="1F497D"/>
                <w:sz w:val="16"/>
                <w:szCs w:val="16"/>
                <w:lang w:val="en-US"/>
              </w:rPr>
            </w:pPr>
            <w:r w:rsidRPr="006011DC">
              <w:rPr>
                <w:rFonts w:ascii="Calibri" w:eastAsia="Calibri" w:hAnsi="Calibri" w:cs="Calibri"/>
                <w:bCs/>
                <w:color w:val="1F497D"/>
                <w:sz w:val="16"/>
                <w:szCs w:val="16"/>
                <w:lang w:val="en-US"/>
              </w:rPr>
              <w:t>APR</w:t>
            </w:r>
          </w:p>
          <w:p w14:paraId="464DAAE3" w14:textId="77777777" w:rsidR="00427174" w:rsidRPr="006011DC" w:rsidRDefault="00427174" w:rsidP="003754C7">
            <w:pPr>
              <w:spacing w:before="120" w:after="120"/>
              <w:rPr>
                <w:rFonts w:ascii="Calibri" w:eastAsia="Calibri" w:hAnsi="Calibri" w:cs="Calibri"/>
                <w:bCs/>
                <w:color w:val="1F497D"/>
                <w:sz w:val="16"/>
                <w:szCs w:val="16"/>
                <w:lang w:val="en-US"/>
              </w:rPr>
            </w:pPr>
            <w:r w:rsidRPr="006011DC">
              <w:rPr>
                <w:rFonts w:ascii="Calibri" w:eastAsia="Calibri" w:hAnsi="Calibri" w:cs="Calibri"/>
                <w:bCs/>
                <w:color w:val="1F497D"/>
                <w:sz w:val="16"/>
                <w:szCs w:val="16"/>
                <w:lang w:val="en-US"/>
              </w:rPr>
              <w:t>Other customer and offer related attributes (defined in IRD)</w:t>
            </w:r>
          </w:p>
        </w:tc>
        <w:tc>
          <w:tcPr>
            <w:tcW w:w="1664" w:type="dxa"/>
            <w:shd w:val="clear" w:color="auto" w:fill="FFFFFF" w:themeFill="background1"/>
          </w:tcPr>
          <w:p w14:paraId="2CA18FBF" w14:textId="77777777" w:rsidR="00427174" w:rsidRPr="006011DC" w:rsidRDefault="00427174" w:rsidP="003754C7">
            <w:pPr>
              <w:spacing w:before="120" w:after="120"/>
              <w:rPr>
                <w:rFonts w:ascii="Calibri" w:hAnsi="Calibri" w:cs="Calibri"/>
                <w:sz w:val="16"/>
                <w:szCs w:val="16"/>
              </w:rPr>
            </w:pPr>
            <w:r w:rsidRPr="006011DC">
              <w:rPr>
                <w:rFonts w:ascii="Calibri" w:hAnsi="Calibri" w:cs="Calibri"/>
                <w:sz w:val="16"/>
                <w:szCs w:val="16"/>
              </w:rPr>
              <w:t>Repayment schedule</w:t>
            </w:r>
          </w:p>
        </w:tc>
        <w:tc>
          <w:tcPr>
            <w:tcW w:w="1027" w:type="dxa"/>
            <w:shd w:val="clear" w:color="auto" w:fill="FFFFFF" w:themeFill="background1"/>
          </w:tcPr>
          <w:p w14:paraId="4D145E97" w14:textId="77777777" w:rsidR="00427174" w:rsidRPr="006011DC" w:rsidRDefault="00427174" w:rsidP="003754C7">
            <w:pPr>
              <w:spacing w:after="60" w:line="256" w:lineRule="auto"/>
              <w:rPr>
                <w:rFonts w:ascii="Calibri" w:hAnsi="Calibri" w:cs="Calibri"/>
                <w:sz w:val="16"/>
                <w:szCs w:val="16"/>
                <w:lang w:val="de-DE"/>
              </w:rPr>
            </w:pPr>
          </w:p>
        </w:tc>
        <w:tc>
          <w:tcPr>
            <w:tcW w:w="3639" w:type="dxa"/>
            <w:shd w:val="clear" w:color="auto" w:fill="FFFFFF" w:themeFill="background1"/>
          </w:tcPr>
          <w:p w14:paraId="217D9648" w14:textId="77777777" w:rsidR="00427174" w:rsidRPr="006011DC" w:rsidRDefault="00427174" w:rsidP="003754C7">
            <w:pPr>
              <w:rPr>
                <w:rFonts w:ascii="Calibri" w:hAnsi="Calibri" w:cs="Calibri"/>
                <w:sz w:val="16"/>
                <w:szCs w:val="16"/>
              </w:rPr>
            </w:pPr>
            <w:r w:rsidRPr="006011DC">
              <w:rPr>
                <w:rFonts w:ascii="Calibri" w:hAnsi="Calibri" w:cs="Calibri"/>
                <w:sz w:val="16"/>
                <w:szCs w:val="16"/>
              </w:rPr>
              <w:t xml:space="preserve">LOS will trigger the Simulation API to fetch the repayment schedule from core system </w:t>
            </w:r>
          </w:p>
          <w:p w14:paraId="69FB104F" w14:textId="77777777" w:rsidR="00427174" w:rsidRPr="006011DC" w:rsidRDefault="00427174" w:rsidP="003754C7">
            <w:pPr>
              <w:rPr>
                <w:rFonts w:ascii="Calibri" w:hAnsi="Calibri" w:cs="Calibri"/>
                <w:sz w:val="16"/>
                <w:szCs w:val="16"/>
              </w:rPr>
            </w:pPr>
            <w:r w:rsidRPr="006011DC">
              <w:rPr>
                <w:rFonts w:ascii="Calibri" w:hAnsi="Calibri" w:cs="Calibri"/>
                <w:sz w:val="16"/>
                <w:szCs w:val="16"/>
              </w:rPr>
              <w:t>This repayment schedule will provide in contract document for customer reference and agreement on payment of Instalment.</w:t>
            </w:r>
          </w:p>
        </w:tc>
      </w:tr>
      <w:tr w:rsidR="00427174" w:rsidRPr="006011DC" w14:paraId="36AD7582" w14:textId="77777777" w:rsidTr="003754C7">
        <w:trPr>
          <w:trHeight w:val="61"/>
          <w:jc w:val="center"/>
        </w:trPr>
        <w:tc>
          <w:tcPr>
            <w:tcW w:w="1214" w:type="dxa"/>
            <w:shd w:val="clear" w:color="auto" w:fill="FFFFFF" w:themeFill="background1"/>
          </w:tcPr>
          <w:p w14:paraId="2372E2E5" w14:textId="77777777" w:rsidR="00427174" w:rsidRPr="006011DC" w:rsidRDefault="00427174" w:rsidP="003754C7">
            <w:pPr>
              <w:pStyle w:val="wordsection1"/>
              <w:spacing w:before="0" w:beforeAutospacing="0" w:after="0" w:afterAutospacing="0"/>
              <w:rPr>
                <w:rFonts w:ascii="Calibri" w:hAnsi="Calibri" w:cs="Calibri"/>
                <w:b/>
                <w:color w:val="1F497D"/>
                <w:sz w:val="16"/>
                <w:szCs w:val="16"/>
              </w:rPr>
            </w:pPr>
            <w:r w:rsidRPr="006011DC">
              <w:rPr>
                <w:rFonts w:ascii="Calibri" w:hAnsi="Calibri" w:cs="Calibri"/>
                <w:b/>
                <w:color w:val="1F497D"/>
                <w:sz w:val="16"/>
                <w:szCs w:val="16"/>
              </w:rPr>
              <w:t>Contract generation</w:t>
            </w:r>
          </w:p>
        </w:tc>
        <w:tc>
          <w:tcPr>
            <w:tcW w:w="1214" w:type="dxa"/>
            <w:shd w:val="clear" w:color="auto" w:fill="FFFFFF" w:themeFill="background1"/>
          </w:tcPr>
          <w:p w14:paraId="09772DBB" w14:textId="77777777" w:rsidR="00427174" w:rsidRPr="006011DC" w:rsidRDefault="00427174" w:rsidP="003754C7">
            <w:pPr>
              <w:pStyle w:val="wordsection1"/>
              <w:spacing w:before="0" w:beforeAutospacing="0" w:after="0" w:afterAutospacing="0"/>
              <w:rPr>
                <w:rFonts w:ascii="Calibri" w:hAnsi="Calibri" w:cs="Calibri"/>
                <w:bCs/>
                <w:color w:val="1F497D"/>
                <w:sz w:val="16"/>
                <w:szCs w:val="16"/>
              </w:rPr>
            </w:pPr>
            <w:r w:rsidRPr="006011DC">
              <w:rPr>
                <w:rFonts w:ascii="Calibri" w:hAnsi="Calibri" w:cs="Calibri"/>
                <w:bCs/>
                <w:color w:val="1F497D"/>
                <w:sz w:val="16"/>
                <w:szCs w:val="16"/>
              </w:rPr>
              <w:t>Newgen LOS</w:t>
            </w:r>
          </w:p>
        </w:tc>
        <w:tc>
          <w:tcPr>
            <w:tcW w:w="1874" w:type="dxa"/>
            <w:shd w:val="clear" w:color="auto" w:fill="FFFFFF" w:themeFill="background1"/>
          </w:tcPr>
          <w:p w14:paraId="3C221DCD" w14:textId="77777777" w:rsidR="00427174" w:rsidRPr="006011DC" w:rsidRDefault="00427174" w:rsidP="003754C7">
            <w:pPr>
              <w:spacing w:before="120" w:after="120"/>
              <w:rPr>
                <w:rFonts w:ascii="Calibri" w:eastAsia="Calibri" w:hAnsi="Calibri" w:cs="Calibri"/>
                <w:bCs/>
                <w:color w:val="1F497D"/>
                <w:sz w:val="16"/>
                <w:szCs w:val="16"/>
                <w:lang w:val="en-US"/>
              </w:rPr>
            </w:pPr>
            <w:r w:rsidRPr="006011DC">
              <w:rPr>
                <w:rFonts w:ascii="Calibri" w:eastAsia="Calibri" w:hAnsi="Calibri" w:cs="Calibri"/>
                <w:bCs/>
                <w:color w:val="1F497D"/>
                <w:sz w:val="16"/>
                <w:szCs w:val="16"/>
                <w:lang w:val="en-US"/>
              </w:rPr>
              <w:t>Document in HTML</w:t>
            </w:r>
          </w:p>
        </w:tc>
        <w:tc>
          <w:tcPr>
            <w:tcW w:w="1664" w:type="dxa"/>
            <w:shd w:val="clear" w:color="auto" w:fill="FFFFFF" w:themeFill="background1"/>
          </w:tcPr>
          <w:p w14:paraId="03DE042A" w14:textId="77777777" w:rsidR="00427174" w:rsidRPr="006011DC" w:rsidRDefault="00427174" w:rsidP="003754C7">
            <w:pPr>
              <w:spacing w:before="120" w:after="120"/>
              <w:rPr>
                <w:rFonts w:ascii="Calibri" w:hAnsi="Calibri" w:cs="Calibri"/>
                <w:sz w:val="16"/>
                <w:szCs w:val="16"/>
              </w:rPr>
            </w:pPr>
            <w:r w:rsidRPr="006011DC">
              <w:rPr>
                <w:rFonts w:ascii="Calibri" w:hAnsi="Calibri" w:cs="Calibri"/>
                <w:sz w:val="16"/>
                <w:szCs w:val="16"/>
              </w:rPr>
              <w:t>Generated contract in PDF</w:t>
            </w:r>
          </w:p>
        </w:tc>
        <w:tc>
          <w:tcPr>
            <w:tcW w:w="1027" w:type="dxa"/>
            <w:shd w:val="clear" w:color="auto" w:fill="FFFFFF" w:themeFill="background1"/>
          </w:tcPr>
          <w:p w14:paraId="775265B1" w14:textId="77777777" w:rsidR="00427174" w:rsidRPr="006011DC" w:rsidRDefault="00427174" w:rsidP="003754C7">
            <w:pPr>
              <w:spacing w:after="60" w:line="256" w:lineRule="auto"/>
              <w:rPr>
                <w:rFonts w:ascii="Calibri" w:hAnsi="Calibri" w:cs="Calibri"/>
                <w:sz w:val="16"/>
                <w:szCs w:val="16"/>
                <w:lang w:val="de-DE"/>
              </w:rPr>
            </w:pPr>
          </w:p>
        </w:tc>
        <w:tc>
          <w:tcPr>
            <w:tcW w:w="3639" w:type="dxa"/>
            <w:shd w:val="clear" w:color="auto" w:fill="FFFFFF" w:themeFill="background1"/>
          </w:tcPr>
          <w:p w14:paraId="2F143E79" w14:textId="77777777" w:rsidR="00427174" w:rsidRPr="006011DC" w:rsidRDefault="00427174" w:rsidP="003754C7">
            <w:pPr>
              <w:rPr>
                <w:rFonts w:ascii="Calibri" w:hAnsi="Calibri" w:cs="Calibri"/>
                <w:sz w:val="16"/>
                <w:szCs w:val="16"/>
              </w:rPr>
            </w:pPr>
            <w:r w:rsidRPr="006011DC">
              <w:rPr>
                <w:rFonts w:ascii="Calibri" w:hAnsi="Calibri" w:cs="Calibri"/>
                <w:sz w:val="16"/>
                <w:szCs w:val="16"/>
              </w:rPr>
              <w:t>LOS will trigger the document in HTML file to internal module to generate the facility contract for the customer signing</w:t>
            </w:r>
          </w:p>
        </w:tc>
      </w:tr>
      <w:tr w:rsidR="00427174" w:rsidRPr="006011DC" w14:paraId="0F9BFBF0" w14:textId="77777777" w:rsidTr="003754C7">
        <w:trPr>
          <w:trHeight w:val="61"/>
          <w:jc w:val="center"/>
        </w:trPr>
        <w:tc>
          <w:tcPr>
            <w:tcW w:w="1214" w:type="dxa"/>
            <w:shd w:val="clear" w:color="auto" w:fill="FFFFFF" w:themeFill="background1"/>
          </w:tcPr>
          <w:p w14:paraId="3781D5FE" w14:textId="77777777" w:rsidR="00427174" w:rsidRPr="006011DC" w:rsidRDefault="00427174" w:rsidP="003754C7">
            <w:pPr>
              <w:pStyle w:val="wordsection1"/>
              <w:spacing w:before="0" w:beforeAutospacing="0" w:after="0" w:afterAutospacing="0"/>
              <w:rPr>
                <w:rFonts w:ascii="Calibri" w:hAnsi="Calibri" w:cs="Calibri"/>
                <w:b/>
                <w:color w:val="1F497D"/>
                <w:sz w:val="16"/>
                <w:szCs w:val="16"/>
              </w:rPr>
            </w:pPr>
            <w:r w:rsidRPr="006011DC">
              <w:rPr>
                <w:rFonts w:ascii="Calibri" w:hAnsi="Calibri" w:cs="Calibri"/>
                <w:b/>
                <w:color w:val="1F497D"/>
                <w:sz w:val="16"/>
                <w:szCs w:val="16"/>
              </w:rPr>
              <w:t>Promissory Note signing</w:t>
            </w:r>
          </w:p>
        </w:tc>
        <w:tc>
          <w:tcPr>
            <w:tcW w:w="1214" w:type="dxa"/>
            <w:shd w:val="clear" w:color="auto" w:fill="FFFFFF" w:themeFill="background1"/>
          </w:tcPr>
          <w:p w14:paraId="0AFB3BFB" w14:textId="77777777" w:rsidR="00427174" w:rsidRPr="006011DC" w:rsidRDefault="00427174" w:rsidP="003754C7">
            <w:pPr>
              <w:pStyle w:val="wordsection1"/>
              <w:spacing w:before="0" w:beforeAutospacing="0" w:after="0" w:afterAutospacing="0"/>
              <w:rPr>
                <w:rFonts w:ascii="Calibri" w:hAnsi="Calibri" w:cs="Calibri"/>
                <w:bCs/>
                <w:color w:val="1F497D"/>
                <w:sz w:val="16"/>
                <w:szCs w:val="16"/>
              </w:rPr>
            </w:pPr>
            <w:r w:rsidRPr="006011DC">
              <w:rPr>
                <w:rFonts w:ascii="Calibri" w:hAnsi="Calibri" w:cs="Calibri"/>
                <w:bCs/>
                <w:color w:val="1F497D"/>
                <w:sz w:val="16"/>
                <w:szCs w:val="16"/>
              </w:rPr>
              <w:t>Nafith</w:t>
            </w:r>
          </w:p>
          <w:p w14:paraId="6338C354" w14:textId="77777777" w:rsidR="00427174" w:rsidRPr="006011DC" w:rsidRDefault="00427174" w:rsidP="003754C7">
            <w:pPr>
              <w:pStyle w:val="wordsection1"/>
              <w:spacing w:before="0" w:beforeAutospacing="0" w:after="0" w:afterAutospacing="0"/>
              <w:rPr>
                <w:rFonts w:ascii="Calibri" w:hAnsi="Calibri" w:cs="Calibri"/>
                <w:bCs/>
                <w:color w:val="1F497D"/>
                <w:sz w:val="16"/>
                <w:szCs w:val="16"/>
              </w:rPr>
            </w:pPr>
            <w:r w:rsidRPr="006011DC">
              <w:rPr>
                <w:rFonts w:ascii="Calibri" w:hAnsi="Calibri" w:cs="Calibri"/>
                <w:bCs/>
                <w:color w:val="1F497D"/>
                <w:sz w:val="16"/>
                <w:szCs w:val="16"/>
              </w:rPr>
              <w:t xml:space="preserve">Newgen LOS </w:t>
            </w:r>
          </w:p>
        </w:tc>
        <w:tc>
          <w:tcPr>
            <w:tcW w:w="1874" w:type="dxa"/>
            <w:shd w:val="clear" w:color="auto" w:fill="FFFFFF" w:themeFill="background1"/>
          </w:tcPr>
          <w:p w14:paraId="13AA61BC" w14:textId="77777777" w:rsidR="00427174" w:rsidRPr="006011DC" w:rsidRDefault="00427174" w:rsidP="003754C7">
            <w:pPr>
              <w:spacing w:before="120" w:after="120"/>
              <w:rPr>
                <w:rFonts w:ascii="Calibri" w:eastAsia="Calibri" w:hAnsi="Calibri" w:cs="Calibri"/>
                <w:bCs/>
                <w:color w:val="1F497D"/>
                <w:sz w:val="16"/>
                <w:szCs w:val="16"/>
                <w:lang w:val="en-US"/>
              </w:rPr>
            </w:pPr>
            <w:r w:rsidRPr="006011DC">
              <w:rPr>
                <w:rFonts w:ascii="Calibri" w:eastAsia="Calibri" w:hAnsi="Calibri" w:cs="Calibri"/>
                <w:bCs/>
                <w:color w:val="1F497D"/>
                <w:sz w:val="16"/>
                <w:szCs w:val="16"/>
                <w:lang w:val="en-US"/>
              </w:rPr>
              <w:t xml:space="preserve">Application unique ID </w:t>
            </w:r>
          </w:p>
          <w:p w14:paraId="0A741236" w14:textId="77777777" w:rsidR="00427174" w:rsidRPr="006011DC" w:rsidRDefault="00427174" w:rsidP="003754C7">
            <w:pPr>
              <w:spacing w:before="120" w:after="120"/>
              <w:rPr>
                <w:rFonts w:ascii="Calibri" w:eastAsia="Calibri" w:hAnsi="Calibri" w:cs="Calibri"/>
                <w:bCs/>
                <w:color w:val="1F497D"/>
                <w:sz w:val="16"/>
                <w:szCs w:val="16"/>
                <w:lang w:val="en-US"/>
              </w:rPr>
            </w:pPr>
            <w:r w:rsidRPr="006011DC">
              <w:rPr>
                <w:rFonts w:ascii="Calibri" w:eastAsia="Calibri" w:hAnsi="Calibri" w:cs="Calibri"/>
                <w:bCs/>
                <w:color w:val="1F497D"/>
                <w:sz w:val="16"/>
                <w:szCs w:val="16"/>
                <w:lang w:val="en-US"/>
              </w:rPr>
              <w:t xml:space="preserve">Approved / Accepted Facility amount </w:t>
            </w:r>
          </w:p>
          <w:p w14:paraId="21EB5BD7" w14:textId="77777777" w:rsidR="00427174" w:rsidRPr="006011DC" w:rsidRDefault="00427174" w:rsidP="003754C7">
            <w:pPr>
              <w:spacing w:before="120" w:after="120"/>
              <w:rPr>
                <w:rFonts w:ascii="Calibri" w:eastAsia="Calibri" w:hAnsi="Calibri" w:cs="Calibri"/>
                <w:bCs/>
                <w:color w:val="1F497D"/>
                <w:sz w:val="16"/>
                <w:szCs w:val="16"/>
                <w:lang w:val="en-US"/>
              </w:rPr>
            </w:pPr>
            <w:r w:rsidRPr="006011DC">
              <w:rPr>
                <w:rFonts w:ascii="Calibri" w:eastAsia="Calibri" w:hAnsi="Calibri" w:cs="Calibri"/>
                <w:bCs/>
                <w:color w:val="1F497D"/>
                <w:sz w:val="16"/>
                <w:szCs w:val="16"/>
                <w:lang w:val="en-US"/>
              </w:rPr>
              <w:t>Tenure</w:t>
            </w:r>
          </w:p>
          <w:p w14:paraId="5D2EFFC0" w14:textId="77777777" w:rsidR="00427174" w:rsidRPr="006011DC" w:rsidRDefault="00427174" w:rsidP="003754C7">
            <w:pPr>
              <w:spacing w:before="120" w:after="120"/>
              <w:rPr>
                <w:rFonts w:ascii="Calibri" w:eastAsia="Calibri" w:hAnsi="Calibri" w:cs="Calibri"/>
                <w:bCs/>
                <w:color w:val="1F497D"/>
                <w:sz w:val="16"/>
                <w:szCs w:val="16"/>
                <w:lang w:val="en-US"/>
              </w:rPr>
            </w:pPr>
            <w:r w:rsidRPr="006011DC">
              <w:rPr>
                <w:rFonts w:ascii="Calibri" w:eastAsia="Calibri" w:hAnsi="Calibri" w:cs="Calibri"/>
                <w:bCs/>
                <w:color w:val="1F497D"/>
                <w:sz w:val="16"/>
                <w:szCs w:val="16"/>
                <w:lang w:val="en-US"/>
              </w:rPr>
              <w:t>Other attributes (defined in IRD)</w:t>
            </w:r>
          </w:p>
        </w:tc>
        <w:tc>
          <w:tcPr>
            <w:tcW w:w="1664" w:type="dxa"/>
            <w:shd w:val="clear" w:color="auto" w:fill="FFFFFF" w:themeFill="background1"/>
          </w:tcPr>
          <w:p w14:paraId="6F164EE0" w14:textId="77777777" w:rsidR="00427174" w:rsidRPr="006011DC" w:rsidRDefault="00427174" w:rsidP="003754C7">
            <w:pPr>
              <w:spacing w:before="120" w:after="120"/>
              <w:rPr>
                <w:rFonts w:ascii="Calibri" w:hAnsi="Calibri" w:cs="Calibri"/>
                <w:sz w:val="16"/>
                <w:szCs w:val="16"/>
                <w:lang w:val="en-US"/>
              </w:rPr>
            </w:pPr>
            <w:r w:rsidRPr="006011DC">
              <w:rPr>
                <w:rFonts w:ascii="Calibri" w:hAnsi="Calibri" w:cs="Calibri"/>
                <w:sz w:val="16"/>
                <w:szCs w:val="16"/>
                <w:lang w:val="en-US"/>
              </w:rPr>
              <w:t>Promissory Note ID</w:t>
            </w:r>
          </w:p>
        </w:tc>
        <w:tc>
          <w:tcPr>
            <w:tcW w:w="1027" w:type="dxa"/>
            <w:shd w:val="clear" w:color="auto" w:fill="FFFFFF" w:themeFill="background1"/>
          </w:tcPr>
          <w:p w14:paraId="45DCD751" w14:textId="77777777" w:rsidR="00427174" w:rsidRPr="006011DC" w:rsidRDefault="00427174" w:rsidP="003754C7">
            <w:pPr>
              <w:spacing w:after="60" w:line="256" w:lineRule="auto"/>
              <w:rPr>
                <w:rFonts w:ascii="Calibri" w:hAnsi="Calibri" w:cs="Calibri"/>
                <w:sz w:val="16"/>
                <w:szCs w:val="16"/>
                <w:lang w:val="de-DE"/>
              </w:rPr>
            </w:pPr>
          </w:p>
        </w:tc>
        <w:tc>
          <w:tcPr>
            <w:tcW w:w="3639" w:type="dxa"/>
            <w:shd w:val="clear" w:color="auto" w:fill="FFFFFF" w:themeFill="background1"/>
          </w:tcPr>
          <w:p w14:paraId="443D26A7" w14:textId="77777777" w:rsidR="00427174" w:rsidRPr="006011DC" w:rsidRDefault="00427174" w:rsidP="003754C7">
            <w:pPr>
              <w:rPr>
                <w:rFonts w:ascii="Calibri" w:hAnsi="Calibri" w:cs="Calibri"/>
                <w:sz w:val="16"/>
                <w:szCs w:val="16"/>
              </w:rPr>
            </w:pPr>
            <w:r w:rsidRPr="006011DC">
              <w:rPr>
                <w:rFonts w:ascii="Calibri" w:hAnsi="Calibri" w:cs="Calibri"/>
                <w:sz w:val="16"/>
                <w:szCs w:val="16"/>
              </w:rPr>
              <w:t>LOS will trigger the Mobile application via notification service so that customer will get an alert for promissory note signing</w:t>
            </w:r>
          </w:p>
          <w:p w14:paraId="7900A18B" w14:textId="77777777" w:rsidR="00427174" w:rsidRPr="006011DC" w:rsidRDefault="00427174" w:rsidP="003754C7">
            <w:pPr>
              <w:rPr>
                <w:rFonts w:ascii="Calibri" w:hAnsi="Calibri" w:cs="Calibri"/>
                <w:sz w:val="16"/>
                <w:szCs w:val="16"/>
              </w:rPr>
            </w:pPr>
            <w:r w:rsidRPr="006011DC">
              <w:rPr>
                <w:rFonts w:ascii="Calibri" w:hAnsi="Calibri" w:cs="Calibri"/>
                <w:sz w:val="16"/>
                <w:szCs w:val="16"/>
              </w:rPr>
              <w:t xml:space="preserve">Once customer click for promissory note signing LOS will get trigger from web portal to trigger Nafith API </w:t>
            </w:r>
          </w:p>
          <w:p w14:paraId="28423946" w14:textId="77777777" w:rsidR="00427174" w:rsidRPr="006011DC" w:rsidRDefault="00427174" w:rsidP="003754C7">
            <w:pPr>
              <w:rPr>
                <w:rFonts w:ascii="Calibri" w:hAnsi="Calibri" w:cs="Calibri"/>
                <w:sz w:val="16"/>
                <w:szCs w:val="16"/>
              </w:rPr>
            </w:pPr>
            <w:r w:rsidRPr="006011DC">
              <w:rPr>
                <w:rFonts w:ascii="Calibri" w:hAnsi="Calibri" w:cs="Calibri"/>
                <w:sz w:val="16"/>
                <w:szCs w:val="16"/>
              </w:rPr>
              <w:t>Once customer accept the promissory note LOS will get the Promissory Note ID in response</w:t>
            </w:r>
          </w:p>
        </w:tc>
      </w:tr>
      <w:tr w:rsidR="00427174" w:rsidRPr="006011DC" w14:paraId="664D247A" w14:textId="77777777" w:rsidTr="003754C7">
        <w:trPr>
          <w:trHeight w:val="2314"/>
          <w:jc w:val="center"/>
        </w:trPr>
        <w:tc>
          <w:tcPr>
            <w:tcW w:w="1214" w:type="dxa"/>
            <w:shd w:val="clear" w:color="auto" w:fill="FFFFFF" w:themeFill="background1"/>
          </w:tcPr>
          <w:p w14:paraId="6E1CE0EE" w14:textId="77777777" w:rsidR="00427174" w:rsidRPr="006011DC" w:rsidRDefault="00427174" w:rsidP="003754C7">
            <w:pPr>
              <w:pStyle w:val="wordsection1"/>
              <w:spacing w:before="0" w:beforeAutospacing="0" w:after="0" w:afterAutospacing="0"/>
              <w:rPr>
                <w:rFonts w:ascii="Calibri" w:hAnsi="Calibri" w:cs="Calibri"/>
                <w:b/>
                <w:color w:val="1F497D"/>
                <w:sz w:val="16"/>
                <w:szCs w:val="16"/>
              </w:rPr>
            </w:pPr>
            <w:r w:rsidRPr="006011DC">
              <w:rPr>
                <w:rFonts w:ascii="Calibri" w:hAnsi="Calibri" w:cs="Calibri"/>
                <w:b/>
                <w:color w:val="1F497D"/>
                <w:sz w:val="16"/>
                <w:szCs w:val="16"/>
              </w:rPr>
              <w:t>Loan Creation</w:t>
            </w:r>
          </w:p>
        </w:tc>
        <w:tc>
          <w:tcPr>
            <w:tcW w:w="1214" w:type="dxa"/>
            <w:shd w:val="clear" w:color="auto" w:fill="FFFFFF" w:themeFill="background1"/>
          </w:tcPr>
          <w:p w14:paraId="64EDF3E2" w14:textId="77777777" w:rsidR="00427174" w:rsidRPr="006011DC" w:rsidRDefault="00427174" w:rsidP="003754C7">
            <w:pPr>
              <w:pStyle w:val="wordsection1"/>
              <w:spacing w:before="0" w:beforeAutospacing="0" w:after="0" w:afterAutospacing="0"/>
              <w:rPr>
                <w:rFonts w:ascii="Calibri" w:hAnsi="Calibri" w:cs="Calibri"/>
                <w:bCs/>
                <w:color w:val="1F497D"/>
                <w:sz w:val="16"/>
                <w:szCs w:val="16"/>
              </w:rPr>
            </w:pPr>
            <w:r w:rsidRPr="006011DC">
              <w:rPr>
                <w:rFonts w:ascii="Calibri" w:hAnsi="Calibri" w:cs="Calibri"/>
                <w:bCs/>
                <w:color w:val="1F497D"/>
                <w:sz w:val="16"/>
                <w:szCs w:val="16"/>
              </w:rPr>
              <w:t>T24</w:t>
            </w:r>
          </w:p>
        </w:tc>
        <w:tc>
          <w:tcPr>
            <w:tcW w:w="1874" w:type="dxa"/>
            <w:shd w:val="clear" w:color="auto" w:fill="FFFFFF" w:themeFill="background1"/>
          </w:tcPr>
          <w:p w14:paraId="17B214D3" w14:textId="77777777" w:rsidR="00427174" w:rsidRPr="006011DC" w:rsidRDefault="00427174" w:rsidP="003754C7">
            <w:pPr>
              <w:spacing w:before="120" w:after="120"/>
              <w:rPr>
                <w:rFonts w:ascii="Calibri" w:eastAsia="Calibri" w:hAnsi="Calibri" w:cs="Calibri"/>
                <w:bCs/>
                <w:color w:val="1F497D"/>
                <w:sz w:val="16"/>
                <w:szCs w:val="16"/>
                <w:lang w:val="en-US"/>
              </w:rPr>
            </w:pPr>
            <w:r w:rsidRPr="006011DC">
              <w:rPr>
                <w:rFonts w:ascii="Calibri" w:eastAsia="Calibri" w:hAnsi="Calibri" w:cs="Calibri"/>
                <w:bCs/>
                <w:color w:val="1F497D"/>
                <w:sz w:val="16"/>
                <w:szCs w:val="16"/>
                <w:lang w:val="en-US"/>
              </w:rPr>
              <w:t>Application Unique ID</w:t>
            </w:r>
          </w:p>
          <w:p w14:paraId="25D58F76" w14:textId="77777777" w:rsidR="00427174" w:rsidRPr="006011DC" w:rsidRDefault="00427174" w:rsidP="003754C7">
            <w:pPr>
              <w:spacing w:before="120" w:after="120"/>
              <w:rPr>
                <w:rFonts w:ascii="Calibri" w:eastAsia="Calibri" w:hAnsi="Calibri" w:cs="Calibri"/>
                <w:bCs/>
                <w:color w:val="1F497D"/>
                <w:sz w:val="16"/>
                <w:szCs w:val="16"/>
                <w:lang w:val="en-US"/>
              </w:rPr>
            </w:pPr>
            <w:r w:rsidRPr="006011DC">
              <w:rPr>
                <w:rFonts w:ascii="Calibri" w:eastAsia="Calibri" w:hAnsi="Calibri" w:cs="Calibri"/>
                <w:bCs/>
                <w:color w:val="1F497D"/>
                <w:sz w:val="16"/>
                <w:szCs w:val="16"/>
                <w:lang w:val="en-US"/>
              </w:rPr>
              <w:t>NID/Iqama ID</w:t>
            </w:r>
          </w:p>
          <w:p w14:paraId="0CED6D2C" w14:textId="77777777" w:rsidR="00427174" w:rsidRPr="006011DC" w:rsidRDefault="00427174" w:rsidP="003754C7">
            <w:pPr>
              <w:spacing w:before="120" w:after="120"/>
              <w:rPr>
                <w:rFonts w:ascii="Calibri" w:eastAsia="Calibri" w:hAnsi="Calibri" w:cs="Calibri"/>
                <w:bCs/>
                <w:color w:val="1F497D"/>
                <w:sz w:val="16"/>
                <w:szCs w:val="16"/>
                <w:lang w:val="en-US"/>
              </w:rPr>
            </w:pPr>
            <w:r w:rsidRPr="006011DC">
              <w:rPr>
                <w:rFonts w:ascii="Calibri" w:eastAsia="Calibri" w:hAnsi="Calibri" w:cs="Calibri"/>
                <w:bCs/>
                <w:color w:val="1F497D"/>
                <w:sz w:val="16"/>
                <w:szCs w:val="16"/>
                <w:lang w:val="en-US"/>
              </w:rPr>
              <w:t xml:space="preserve">Approved / Accepted Facility amount </w:t>
            </w:r>
          </w:p>
          <w:p w14:paraId="0B81F985" w14:textId="77777777" w:rsidR="00427174" w:rsidRPr="006011DC" w:rsidRDefault="00427174" w:rsidP="003754C7">
            <w:pPr>
              <w:spacing w:before="120" w:after="120"/>
              <w:rPr>
                <w:rFonts w:ascii="Calibri" w:eastAsia="Calibri" w:hAnsi="Calibri" w:cs="Calibri"/>
                <w:bCs/>
                <w:color w:val="1F497D"/>
                <w:sz w:val="16"/>
                <w:szCs w:val="16"/>
                <w:lang w:val="en-US"/>
              </w:rPr>
            </w:pPr>
            <w:r w:rsidRPr="006011DC">
              <w:rPr>
                <w:rFonts w:ascii="Calibri" w:eastAsia="Calibri" w:hAnsi="Calibri" w:cs="Calibri"/>
                <w:bCs/>
                <w:color w:val="1F497D"/>
                <w:sz w:val="16"/>
                <w:szCs w:val="16"/>
                <w:lang w:val="en-US"/>
              </w:rPr>
              <w:t>Tenure</w:t>
            </w:r>
          </w:p>
          <w:p w14:paraId="144E1034" w14:textId="77777777" w:rsidR="00427174" w:rsidRPr="006011DC" w:rsidRDefault="00427174" w:rsidP="003754C7">
            <w:pPr>
              <w:spacing w:before="120" w:after="120"/>
              <w:rPr>
                <w:rFonts w:ascii="Calibri" w:eastAsia="Calibri" w:hAnsi="Calibri" w:cs="Calibri"/>
                <w:bCs/>
                <w:color w:val="1F497D"/>
                <w:sz w:val="16"/>
                <w:szCs w:val="16"/>
                <w:lang w:val="en-US"/>
              </w:rPr>
            </w:pPr>
            <w:r w:rsidRPr="006011DC">
              <w:rPr>
                <w:rFonts w:ascii="Calibri" w:eastAsia="Calibri" w:hAnsi="Calibri" w:cs="Calibri"/>
                <w:bCs/>
                <w:color w:val="1F497D"/>
                <w:sz w:val="16"/>
                <w:szCs w:val="16"/>
                <w:lang w:val="en-US"/>
              </w:rPr>
              <w:t xml:space="preserve">Pricing </w:t>
            </w:r>
          </w:p>
          <w:p w14:paraId="11D046CD" w14:textId="77777777" w:rsidR="00427174" w:rsidRPr="006011DC" w:rsidRDefault="00427174" w:rsidP="003754C7">
            <w:pPr>
              <w:spacing w:before="120" w:after="120"/>
              <w:rPr>
                <w:rFonts w:ascii="Calibri" w:eastAsia="Calibri" w:hAnsi="Calibri" w:cs="Calibri"/>
                <w:bCs/>
                <w:color w:val="1F497D"/>
                <w:sz w:val="16"/>
                <w:szCs w:val="16"/>
                <w:lang w:val="en-US"/>
              </w:rPr>
            </w:pPr>
            <w:r w:rsidRPr="006011DC">
              <w:rPr>
                <w:rFonts w:ascii="Calibri" w:eastAsia="Calibri" w:hAnsi="Calibri" w:cs="Calibri"/>
                <w:bCs/>
                <w:color w:val="1F497D"/>
                <w:sz w:val="16"/>
                <w:szCs w:val="16"/>
                <w:lang w:val="en-US"/>
              </w:rPr>
              <w:t>APR</w:t>
            </w:r>
          </w:p>
          <w:p w14:paraId="7E38EAE1" w14:textId="77777777" w:rsidR="00427174" w:rsidRPr="006011DC" w:rsidRDefault="00427174" w:rsidP="003754C7">
            <w:pPr>
              <w:spacing w:before="120" w:after="120"/>
              <w:rPr>
                <w:rFonts w:ascii="Calibri" w:eastAsia="Calibri" w:hAnsi="Calibri" w:cs="Calibri"/>
                <w:bCs/>
                <w:color w:val="1F497D"/>
                <w:sz w:val="16"/>
                <w:szCs w:val="16"/>
                <w:lang w:val="en-US"/>
              </w:rPr>
            </w:pPr>
            <w:r w:rsidRPr="006011DC">
              <w:rPr>
                <w:rFonts w:ascii="Calibri" w:eastAsia="Calibri" w:hAnsi="Calibri" w:cs="Calibri"/>
                <w:bCs/>
                <w:color w:val="1F497D"/>
                <w:sz w:val="16"/>
                <w:szCs w:val="16"/>
                <w:lang w:val="en-US"/>
              </w:rPr>
              <w:t>Other customer and offer related attributes (defined in IRD)</w:t>
            </w:r>
          </w:p>
        </w:tc>
        <w:tc>
          <w:tcPr>
            <w:tcW w:w="1664" w:type="dxa"/>
            <w:shd w:val="clear" w:color="auto" w:fill="FFFFFF" w:themeFill="background1"/>
          </w:tcPr>
          <w:p w14:paraId="6897B3B8" w14:textId="77777777" w:rsidR="00427174" w:rsidRPr="006011DC" w:rsidRDefault="00427174" w:rsidP="003754C7">
            <w:pPr>
              <w:spacing w:before="120" w:after="120"/>
              <w:rPr>
                <w:rFonts w:ascii="Calibri" w:hAnsi="Calibri" w:cs="Calibri"/>
                <w:sz w:val="16"/>
                <w:szCs w:val="16"/>
              </w:rPr>
            </w:pPr>
            <w:r w:rsidRPr="006011DC">
              <w:rPr>
                <w:rFonts w:ascii="Calibri" w:hAnsi="Calibri" w:cs="Calibri"/>
                <w:sz w:val="16"/>
                <w:szCs w:val="16"/>
              </w:rPr>
              <w:t>LAN / Contract Number / AA1234567890 (ID)</w:t>
            </w:r>
          </w:p>
        </w:tc>
        <w:tc>
          <w:tcPr>
            <w:tcW w:w="1027" w:type="dxa"/>
            <w:shd w:val="clear" w:color="auto" w:fill="FFFFFF" w:themeFill="background1"/>
          </w:tcPr>
          <w:p w14:paraId="1ED68EF6" w14:textId="77777777" w:rsidR="00427174" w:rsidRPr="006011DC" w:rsidRDefault="00427174" w:rsidP="003754C7">
            <w:pPr>
              <w:spacing w:after="60" w:line="256" w:lineRule="auto"/>
              <w:rPr>
                <w:rFonts w:ascii="Calibri" w:hAnsi="Calibri" w:cs="Calibri"/>
                <w:sz w:val="16"/>
                <w:szCs w:val="16"/>
                <w:lang w:val="de-DE"/>
              </w:rPr>
            </w:pPr>
          </w:p>
        </w:tc>
        <w:tc>
          <w:tcPr>
            <w:tcW w:w="3639" w:type="dxa"/>
            <w:shd w:val="clear" w:color="auto" w:fill="FFFFFF" w:themeFill="background1"/>
          </w:tcPr>
          <w:p w14:paraId="2837232C" w14:textId="77777777" w:rsidR="00427174" w:rsidRPr="006011DC" w:rsidRDefault="00427174" w:rsidP="003754C7">
            <w:pPr>
              <w:rPr>
                <w:rFonts w:ascii="Calibri" w:hAnsi="Calibri" w:cs="Calibri"/>
                <w:sz w:val="16"/>
                <w:szCs w:val="16"/>
              </w:rPr>
            </w:pPr>
            <w:r w:rsidRPr="006011DC">
              <w:rPr>
                <w:rFonts w:ascii="Calibri" w:hAnsi="Calibri" w:cs="Calibri"/>
                <w:sz w:val="16"/>
                <w:szCs w:val="16"/>
              </w:rPr>
              <w:t>LOS should make call to LMS to initiate loan creation in LMS at this stage. Once the loan is created in LMS (transact),</w:t>
            </w:r>
          </w:p>
        </w:tc>
      </w:tr>
      <w:tr w:rsidR="00427174" w:rsidRPr="006011DC" w14:paraId="185268DA" w14:textId="77777777" w:rsidTr="003754C7">
        <w:trPr>
          <w:trHeight w:val="61"/>
          <w:jc w:val="center"/>
        </w:trPr>
        <w:tc>
          <w:tcPr>
            <w:tcW w:w="1214" w:type="dxa"/>
            <w:shd w:val="clear" w:color="auto" w:fill="FFFFFF" w:themeFill="background1"/>
          </w:tcPr>
          <w:p w14:paraId="387D3FD3" w14:textId="77777777" w:rsidR="00427174" w:rsidRPr="006011DC" w:rsidRDefault="00427174" w:rsidP="003754C7">
            <w:pPr>
              <w:pStyle w:val="wordsection1"/>
              <w:spacing w:before="0" w:beforeAutospacing="0" w:after="0" w:afterAutospacing="0"/>
              <w:rPr>
                <w:rFonts w:ascii="Calibri" w:hAnsi="Calibri" w:cs="Calibri"/>
                <w:b/>
                <w:color w:val="1F497D"/>
                <w:sz w:val="16"/>
                <w:szCs w:val="16"/>
              </w:rPr>
            </w:pPr>
            <w:r w:rsidRPr="006011DC">
              <w:rPr>
                <w:rFonts w:ascii="Calibri" w:hAnsi="Calibri" w:cs="Calibri"/>
                <w:b/>
                <w:color w:val="1F497D"/>
                <w:sz w:val="16"/>
                <w:szCs w:val="16"/>
              </w:rPr>
              <w:t>Sell Consent</w:t>
            </w:r>
          </w:p>
        </w:tc>
        <w:tc>
          <w:tcPr>
            <w:tcW w:w="1214" w:type="dxa"/>
            <w:shd w:val="clear" w:color="auto" w:fill="FFFFFF" w:themeFill="background1"/>
          </w:tcPr>
          <w:p w14:paraId="380663E2" w14:textId="77777777" w:rsidR="00427174" w:rsidRPr="006011DC" w:rsidRDefault="00427174" w:rsidP="003754C7">
            <w:pPr>
              <w:pStyle w:val="wordsection1"/>
              <w:spacing w:before="0" w:beforeAutospacing="0" w:after="0" w:afterAutospacing="0"/>
              <w:rPr>
                <w:rFonts w:ascii="Calibri" w:hAnsi="Calibri" w:cs="Calibri"/>
                <w:bCs/>
                <w:color w:val="1F497D"/>
                <w:sz w:val="16"/>
                <w:szCs w:val="16"/>
              </w:rPr>
            </w:pPr>
            <w:r w:rsidRPr="006011DC">
              <w:rPr>
                <w:rFonts w:ascii="Calibri" w:hAnsi="Calibri" w:cs="Calibri"/>
                <w:bCs/>
                <w:color w:val="1F497D"/>
                <w:sz w:val="16"/>
                <w:szCs w:val="16"/>
              </w:rPr>
              <w:t>Emkan Mobile Application</w:t>
            </w:r>
          </w:p>
        </w:tc>
        <w:tc>
          <w:tcPr>
            <w:tcW w:w="1874" w:type="dxa"/>
            <w:shd w:val="clear" w:color="auto" w:fill="FFFFFF" w:themeFill="background1"/>
          </w:tcPr>
          <w:p w14:paraId="6832B3F5" w14:textId="77777777" w:rsidR="00427174" w:rsidRPr="006011DC" w:rsidRDefault="00427174" w:rsidP="003754C7">
            <w:pPr>
              <w:spacing w:before="120" w:after="120"/>
              <w:rPr>
                <w:rFonts w:ascii="Calibri" w:eastAsia="Calibri" w:hAnsi="Calibri" w:cs="Calibri"/>
                <w:bCs/>
                <w:color w:val="1F497D"/>
                <w:sz w:val="16"/>
                <w:szCs w:val="16"/>
                <w:lang w:val="en-US"/>
              </w:rPr>
            </w:pPr>
            <w:r w:rsidRPr="006011DC">
              <w:rPr>
                <w:rFonts w:ascii="Calibri" w:eastAsia="Calibri" w:hAnsi="Calibri" w:cs="Calibri"/>
                <w:bCs/>
                <w:color w:val="1F497D"/>
                <w:sz w:val="16"/>
                <w:szCs w:val="16"/>
                <w:lang w:val="en-US"/>
              </w:rPr>
              <w:t>Application Unique ID</w:t>
            </w:r>
          </w:p>
        </w:tc>
        <w:tc>
          <w:tcPr>
            <w:tcW w:w="1664" w:type="dxa"/>
            <w:shd w:val="clear" w:color="auto" w:fill="FFFFFF" w:themeFill="background1"/>
          </w:tcPr>
          <w:p w14:paraId="7C2EBC8E" w14:textId="77777777" w:rsidR="00427174" w:rsidRPr="006011DC" w:rsidRDefault="00427174" w:rsidP="003754C7">
            <w:pPr>
              <w:spacing w:before="120" w:after="120"/>
              <w:rPr>
                <w:rFonts w:ascii="Calibri" w:hAnsi="Calibri" w:cs="Calibri"/>
                <w:sz w:val="16"/>
                <w:szCs w:val="16"/>
              </w:rPr>
            </w:pPr>
            <w:r w:rsidRPr="006011DC">
              <w:rPr>
                <w:rFonts w:ascii="Calibri" w:hAnsi="Calibri" w:cs="Calibri"/>
                <w:sz w:val="16"/>
                <w:szCs w:val="16"/>
              </w:rPr>
              <w:t>Consent – Proceed</w:t>
            </w:r>
          </w:p>
          <w:p w14:paraId="28048BC6" w14:textId="77777777" w:rsidR="00427174" w:rsidRPr="006011DC" w:rsidRDefault="00427174" w:rsidP="003754C7">
            <w:pPr>
              <w:spacing w:before="120" w:after="120"/>
              <w:rPr>
                <w:rFonts w:ascii="Calibri" w:hAnsi="Calibri" w:cs="Calibri"/>
                <w:sz w:val="16"/>
                <w:szCs w:val="16"/>
              </w:rPr>
            </w:pPr>
            <w:r w:rsidRPr="006011DC">
              <w:rPr>
                <w:rFonts w:ascii="Calibri" w:hAnsi="Calibri" w:cs="Calibri"/>
                <w:sz w:val="16"/>
                <w:szCs w:val="16"/>
              </w:rPr>
              <w:t>Consent - Reject</w:t>
            </w:r>
          </w:p>
        </w:tc>
        <w:tc>
          <w:tcPr>
            <w:tcW w:w="1027" w:type="dxa"/>
            <w:shd w:val="clear" w:color="auto" w:fill="FFFFFF" w:themeFill="background1"/>
          </w:tcPr>
          <w:p w14:paraId="5172EBE4" w14:textId="77777777" w:rsidR="00427174" w:rsidRPr="006011DC" w:rsidRDefault="00427174" w:rsidP="003754C7">
            <w:pPr>
              <w:spacing w:after="60" w:line="256" w:lineRule="auto"/>
              <w:rPr>
                <w:rFonts w:ascii="Calibri" w:hAnsi="Calibri" w:cs="Calibri"/>
                <w:sz w:val="16"/>
                <w:szCs w:val="16"/>
                <w:lang w:val="de-DE"/>
              </w:rPr>
            </w:pPr>
          </w:p>
        </w:tc>
        <w:tc>
          <w:tcPr>
            <w:tcW w:w="3639" w:type="dxa"/>
            <w:shd w:val="clear" w:color="auto" w:fill="FFFFFF" w:themeFill="background1"/>
          </w:tcPr>
          <w:p w14:paraId="40D0762D" w14:textId="77777777" w:rsidR="00427174" w:rsidRPr="006011DC" w:rsidRDefault="00427174" w:rsidP="003754C7">
            <w:pPr>
              <w:rPr>
                <w:rFonts w:ascii="Calibri" w:hAnsi="Calibri" w:cs="Calibri"/>
                <w:sz w:val="16"/>
                <w:szCs w:val="16"/>
              </w:rPr>
            </w:pPr>
            <w:r w:rsidRPr="006011DC">
              <w:rPr>
                <w:rFonts w:ascii="Calibri" w:hAnsi="Calibri" w:cs="Calibri"/>
                <w:sz w:val="16"/>
                <w:szCs w:val="16"/>
              </w:rPr>
              <w:t>At this stage customer’s consent should be obtained in Newgen and workflow should proceed</w:t>
            </w:r>
          </w:p>
        </w:tc>
      </w:tr>
      <w:tr w:rsidR="00427174" w:rsidRPr="006011DC" w14:paraId="5771716E" w14:textId="77777777" w:rsidTr="003754C7">
        <w:trPr>
          <w:trHeight w:val="61"/>
          <w:jc w:val="center"/>
        </w:trPr>
        <w:tc>
          <w:tcPr>
            <w:tcW w:w="1214" w:type="dxa"/>
            <w:shd w:val="clear" w:color="auto" w:fill="FFFFFF" w:themeFill="background1"/>
          </w:tcPr>
          <w:p w14:paraId="2C8D3821" w14:textId="77777777" w:rsidR="00427174" w:rsidRPr="006011DC" w:rsidRDefault="00427174" w:rsidP="003754C7">
            <w:pPr>
              <w:pStyle w:val="wordsection1"/>
              <w:spacing w:before="0" w:beforeAutospacing="0" w:after="0" w:afterAutospacing="0"/>
              <w:rPr>
                <w:rFonts w:ascii="Calibri" w:hAnsi="Calibri" w:cs="Calibri"/>
                <w:b/>
                <w:color w:val="1F497D"/>
                <w:sz w:val="16"/>
                <w:szCs w:val="16"/>
              </w:rPr>
            </w:pPr>
            <w:r w:rsidRPr="006011DC">
              <w:rPr>
                <w:rFonts w:ascii="Calibri" w:hAnsi="Calibri" w:cs="Calibri"/>
                <w:b/>
                <w:color w:val="1F497D"/>
                <w:sz w:val="16"/>
                <w:szCs w:val="16"/>
              </w:rPr>
              <w:t>Sell Commodity</w:t>
            </w:r>
          </w:p>
        </w:tc>
        <w:tc>
          <w:tcPr>
            <w:tcW w:w="1214" w:type="dxa"/>
            <w:shd w:val="clear" w:color="auto" w:fill="FFFFFF" w:themeFill="background1"/>
          </w:tcPr>
          <w:p w14:paraId="40AF2806" w14:textId="77777777" w:rsidR="00427174" w:rsidRPr="006011DC" w:rsidRDefault="00427174" w:rsidP="003754C7">
            <w:pPr>
              <w:spacing w:before="120" w:after="120"/>
              <w:rPr>
                <w:rFonts w:ascii="Calibri" w:eastAsia="Calibri" w:hAnsi="Calibri" w:cs="Calibri"/>
                <w:bCs/>
                <w:color w:val="1F497D"/>
                <w:sz w:val="16"/>
                <w:szCs w:val="16"/>
                <w:lang w:val="en-US"/>
              </w:rPr>
            </w:pPr>
            <w:r w:rsidRPr="006011DC">
              <w:rPr>
                <w:rFonts w:ascii="Calibri" w:eastAsia="Calibri" w:hAnsi="Calibri" w:cs="Calibri"/>
                <w:bCs/>
                <w:color w:val="1F497D"/>
                <w:sz w:val="16"/>
                <w:szCs w:val="16"/>
                <w:lang w:val="en-US"/>
              </w:rPr>
              <w:t>NID/Iqama</w:t>
            </w:r>
          </w:p>
          <w:p w14:paraId="1A9F4673" w14:textId="77777777" w:rsidR="00427174" w:rsidRPr="006011DC" w:rsidRDefault="00427174" w:rsidP="003754C7">
            <w:pPr>
              <w:pStyle w:val="wordsection1"/>
              <w:spacing w:before="0" w:beforeAutospacing="0" w:after="0" w:afterAutospacing="0"/>
              <w:rPr>
                <w:rFonts w:ascii="Calibri" w:hAnsi="Calibri" w:cs="Calibri"/>
                <w:bCs/>
                <w:color w:val="1F497D"/>
                <w:sz w:val="16"/>
                <w:szCs w:val="16"/>
              </w:rPr>
            </w:pPr>
            <w:r w:rsidRPr="006011DC">
              <w:rPr>
                <w:rFonts w:ascii="Calibri" w:hAnsi="Calibri" w:cs="Calibri"/>
                <w:bCs/>
                <w:color w:val="1F497D"/>
                <w:sz w:val="16"/>
                <w:szCs w:val="16"/>
              </w:rPr>
              <w:t>Application Unique ID</w:t>
            </w:r>
          </w:p>
        </w:tc>
        <w:tc>
          <w:tcPr>
            <w:tcW w:w="1874" w:type="dxa"/>
            <w:shd w:val="clear" w:color="auto" w:fill="FFFFFF" w:themeFill="background1"/>
          </w:tcPr>
          <w:p w14:paraId="6B5E5C34" w14:textId="77777777" w:rsidR="00427174" w:rsidRPr="006011DC" w:rsidRDefault="00427174" w:rsidP="003754C7">
            <w:pPr>
              <w:spacing w:before="120" w:after="120"/>
              <w:rPr>
                <w:rFonts w:ascii="Calibri" w:eastAsia="Calibri" w:hAnsi="Calibri" w:cs="Calibri"/>
                <w:bCs/>
                <w:color w:val="1F497D"/>
                <w:sz w:val="16"/>
                <w:szCs w:val="16"/>
                <w:lang w:val="en-US"/>
              </w:rPr>
            </w:pPr>
            <w:r w:rsidRPr="006011DC">
              <w:rPr>
                <w:rFonts w:ascii="Calibri" w:eastAsia="Calibri" w:hAnsi="Calibri" w:cs="Calibri"/>
                <w:bCs/>
                <w:color w:val="1F497D"/>
                <w:sz w:val="16"/>
                <w:szCs w:val="16"/>
                <w:lang w:val="en-US"/>
              </w:rPr>
              <w:t>NID/Iqama</w:t>
            </w:r>
          </w:p>
          <w:p w14:paraId="1E041A19" w14:textId="77777777" w:rsidR="00427174" w:rsidRPr="006011DC" w:rsidRDefault="00427174" w:rsidP="003754C7">
            <w:pPr>
              <w:spacing w:before="120" w:after="120"/>
              <w:rPr>
                <w:rFonts w:ascii="Calibri" w:eastAsia="Calibri" w:hAnsi="Calibri" w:cs="Calibri"/>
                <w:bCs/>
                <w:color w:val="1F497D"/>
                <w:sz w:val="16"/>
                <w:szCs w:val="16"/>
                <w:lang w:val="en-US"/>
              </w:rPr>
            </w:pPr>
            <w:r w:rsidRPr="006011DC">
              <w:rPr>
                <w:rFonts w:ascii="Calibri" w:eastAsia="Calibri" w:hAnsi="Calibri" w:cs="Calibri"/>
                <w:bCs/>
                <w:color w:val="1F497D"/>
                <w:sz w:val="16"/>
                <w:szCs w:val="16"/>
                <w:lang w:val="en-US"/>
              </w:rPr>
              <w:t>Application Unique ID</w:t>
            </w:r>
          </w:p>
        </w:tc>
        <w:tc>
          <w:tcPr>
            <w:tcW w:w="1664" w:type="dxa"/>
            <w:shd w:val="clear" w:color="auto" w:fill="FFFFFF" w:themeFill="background1"/>
          </w:tcPr>
          <w:p w14:paraId="1E69F771" w14:textId="77777777" w:rsidR="00427174" w:rsidRPr="006011DC" w:rsidRDefault="00427174" w:rsidP="003754C7">
            <w:pPr>
              <w:spacing w:before="120" w:after="120"/>
              <w:rPr>
                <w:rFonts w:ascii="Calibri" w:hAnsi="Calibri" w:cs="Calibri"/>
                <w:sz w:val="16"/>
                <w:szCs w:val="16"/>
              </w:rPr>
            </w:pPr>
          </w:p>
        </w:tc>
        <w:tc>
          <w:tcPr>
            <w:tcW w:w="1027" w:type="dxa"/>
            <w:shd w:val="clear" w:color="auto" w:fill="FFFFFF" w:themeFill="background1"/>
          </w:tcPr>
          <w:p w14:paraId="62467307" w14:textId="77777777" w:rsidR="00427174" w:rsidRPr="006011DC" w:rsidRDefault="00427174" w:rsidP="003754C7">
            <w:pPr>
              <w:spacing w:after="60" w:line="256" w:lineRule="auto"/>
              <w:rPr>
                <w:rFonts w:ascii="Calibri" w:hAnsi="Calibri" w:cs="Calibri"/>
                <w:sz w:val="16"/>
                <w:szCs w:val="16"/>
                <w:lang w:val="de-DE"/>
              </w:rPr>
            </w:pPr>
          </w:p>
        </w:tc>
        <w:tc>
          <w:tcPr>
            <w:tcW w:w="3639" w:type="dxa"/>
            <w:shd w:val="clear" w:color="auto" w:fill="FFFFFF" w:themeFill="background1"/>
          </w:tcPr>
          <w:p w14:paraId="43B7D099" w14:textId="77777777" w:rsidR="00427174" w:rsidRPr="006011DC" w:rsidRDefault="00427174" w:rsidP="003754C7">
            <w:pPr>
              <w:rPr>
                <w:rFonts w:ascii="Calibri" w:hAnsi="Calibri" w:cs="Calibri"/>
                <w:sz w:val="16"/>
                <w:szCs w:val="16"/>
              </w:rPr>
            </w:pPr>
            <w:r w:rsidRPr="006011DC">
              <w:rPr>
                <w:rFonts w:ascii="Calibri" w:hAnsi="Calibri" w:cs="Calibri"/>
                <w:sz w:val="16"/>
                <w:szCs w:val="16"/>
              </w:rPr>
              <w:t xml:space="preserve">Customer should be able to press ‘sign digitally’ to accept selling of their commodity by EMKAN on their behalf as per Digital selling contract. </w:t>
            </w:r>
          </w:p>
          <w:p w14:paraId="7DCA5D7D" w14:textId="77777777" w:rsidR="00427174" w:rsidRPr="006011DC" w:rsidRDefault="00427174" w:rsidP="003754C7">
            <w:pPr>
              <w:rPr>
                <w:rFonts w:ascii="Calibri" w:hAnsi="Calibri" w:cs="Calibri"/>
                <w:sz w:val="16"/>
                <w:szCs w:val="16"/>
              </w:rPr>
            </w:pPr>
            <w:r w:rsidRPr="006011DC">
              <w:rPr>
                <w:rFonts w:ascii="Calibri" w:hAnsi="Calibri" w:cs="Calibri"/>
                <w:sz w:val="16"/>
                <w:szCs w:val="16"/>
              </w:rPr>
              <w:t>Commodity sell process happens through DDCAP outside LOS and commodity is sold. DDCAP should return the values to middleware / LOS which should trigger LMS to pass accounting entries for the commodity sell transaction.</w:t>
            </w:r>
          </w:p>
        </w:tc>
      </w:tr>
    </w:tbl>
    <w:p w14:paraId="36196DE4" w14:textId="77777777" w:rsidR="00427174" w:rsidRPr="006011DC" w:rsidRDefault="00427174" w:rsidP="00427174">
      <w:pPr>
        <w:rPr>
          <w:rFonts w:ascii="Calibri" w:hAnsi="Calibri" w:cs="Calibri"/>
          <w:lang w:eastAsia="en-IN"/>
        </w:rPr>
      </w:pPr>
    </w:p>
    <w:p w14:paraId="08999102" w14:textId="77777777" w:rsidR="00427174" w:rsidRPr="006011DC" w:rsidRDefault="00427174" w:rsidP="00427174">
      <w:pPr>
        <w:rPr>
          <w:rFonts w:ascii="Calibri" w:hAnsi="Calibri" w:cs="Calibri"/>
          <w:lang w:eastAsia="en-IN"/>
        </w:rPr>
      </w:pPr>
    </w:p>
    <w:p w14:paraId="065CB0A7" w14:textId="77777777" w:rsidR="00427174" w:rsidRPr="006011DC" w:rsidRDefault="00427174" w:rsidP="00427174">
      <w:pPr>
        <w:rPr>
          <w:rFonts w:ascii="Calibri" w:hAnsi="Calibri" w:cs="Calibri"/>
          <w:lang w:eastAsia="en-IN"/>
        </w:rPr>
      </w:pPr>
    </w:p>
    <w:p w14:paraId="2CF1AF9D" w14:textId="77777777" w:rsidR="00427174" w:rsidRDefault="00427174" w:rsidP="00427174">
      <w:pPr>
        <w:spacing w:before="100" w:after="200" w:line="276" w:lineRule="auto"/>
        <w:rPr>
          <w:rFonts w:ascii="Calibri" w:hAnsi="Calibri" w:cs="Calibri"/>
          <w:lang w:eastAsia="en-IN"/>
        </w:rPr>
      </w:pPr>
      <w:r>
        <w:rPr>
          <w:rFonts w:ascii="Calibri" w:hAnsi="Calibri" w:cs="Calibri"/>
          <w:lang w:eastAsia="en-IN"/>
        </w:rPr>
        <w:br w:type="page"/>
      </w:r>
    </w:p>
    <w:p w14:paraId="4EEAF5AC" w14:textId="77777777" w:rsidR="00427174" w:rsidRPr="006011DC" w:rsidRDefault="00427174" w:rsidP="00427174">
      <w:pPr>
        <w:rPr>
          <w:rFonts w:ascii="Calibri" w:hAnsi="Calibri" w:cs="Calibri"/>
          <w:lang w:eastAsia="en-IN"/>
        </w:rPr>
      </w:pPr>
    </w:p>
    <w:p w14:paraId="26DFA6F2" w14:textId="77777777" w:rsidR="00427174" w:rsidRPr="006011DC" w:rsidRDefault="00427174" w:rsidP="00427174">
      <w:pPr>
        <w:pStyle w:val="Heading3"/>
        <w:rPr>
          <w:b w:val="0"/>
          <w:bCs/>
        </w:rPr>
      </w:pPr>
      <w:bookmarkStart w:id="220" w:name="_Toc170993518"/>
      <w:bookmarkStart w:id="221" w:name="_Toc174309718"/>
      <w:r w:rsidRPr="006011DC">
        <w:t>Loan Disbursement</w:t>
      </w:r>
      <w:bookmarkEnd w:id="220"/>
      <w:bookmarkEnd w:id="221"/>
    </w:p>
    <w:p w14:paraId="31D07B10" w14:textId="77777777" w:rsidR="00496D6B" w:rsidRDefault="00496D6B" w:rsidP="00496D6B">
      <w:pPr>
        <w:rPr>
          <w:rFonts w:ascii="Calibri" w:hAnsi="Calibri" w:cs="Calibri"/>
          <w:b/>
          <w:bCs/>
          <w:color w:val="ED7D31" w:themeColor="accent2"/>
          <w:sz w:val="20"/>
          <w:u w:val="single"/>
          <w:lang w:eastAsia="en-IN"/>
        </w:rPr>
      </w:pPr>
      <w:r w:rsidRPr="00EA3CEC">
        <w:rPr>
          <w:rFonts w:ascii="Calibri" w:hAnsi="Calibri" w:cs="Calibri"/>
          <w:b/>
          <w:bCs/>
          <w:color w:val="ED7D31" w:themeColor="accent2"/>
          <w:sz w:val="20"/>
          <w:u w:val="single"/>
          <w:lang w:eastAsia="en-IN"/>
        </w:rPr>
        <w:t>BRD (</w:t>
      </w:r>
      <w:r w:rsidRPr="00EF016B">
        <w:rPr>
          <w:rFonts w:ascii="Calibri" w:hAnsi="Calibri" w:cs="Calibri"/>
          <w:b/>
          <w:bCs/>
          <w:color w:val="ED7D31" w:themeColor="accent2"/>
          <w:sz w:val="20"/>
          <w:u w:val="single"/>
          <w:lang w:eastAsia="en-IN"/>
        </w:rPr>
        <w:t>BRD04-47, BRD04-49, BRD04-50, BRD04-51, BRD04-52, BRD04-53, BRD04-62, BRD04-54, BRD04-57</w:t>
      </w:r>
      <w:r w:rsidRPr="00EA3CEC">
        <w:rPr>
          <w:rFonts w:ascii="Calibri" w:hAnsi="Calibri" w:cs="Calibri"/>
          <w:b/>
          <w:bCs/>
          <w:color w:val="ED7D31" w:themeColor="accent2"/>
          <w:sz w:val="20"/>
          <w:u w:val="single"/>
          <w:lang w:eastAsia="en-IN"/>
        </w:rPr>
        <w:t>)</w:t>
      </w:r>
    </w:p>
    <w:p w14:paraId="7CD92795" w14:textId="260DD913" w:rsidR="00496D6B" w:rsidRDefault="00496D6B" w:rsidP="00496D6B">
      <w:pPr>
        <w:ind w:left="360"/>
        <w:rPr>
          <w:rFonts w:ascii="Calibri" w:hAnsi="Calibri" w:cs="Calibri"/>
        </w:rPr>
      </w:pPr>
      <w:r w:rsidRPr="00A4791B">
        <w:rPr>
          <w:i/>
          <w:iCs/>
          <w:u w:val="single"/>
          <w:lang w:val="en-US" w:eastAsia="en-IN"/>
        </w:rPr>
        <w:t>Above mentioned BRD links will cover the Data Entry stage on both Mobile and Branch Journey.</w:t>
      </w:r>
    </w:p>
    <w:p w14:paraId="6D14551F" w14:textId="5E083B55" w:rsidR="00427174" w:rsidRPr="006011DC" w:rsidRDefault="00427174" w:rsidP="00427174">
      <w:pPr>
        <w:ind w:left="360"/>
        <w:rPr>
          <w:rFonts w:ascii="Calibri" w:hAnsi="Calibri" w:cs="Calibri"/>
        </w:rPr>
      </w:pPr>
      <w:r w:rsidRPr="006011DC">
        <w:rPr>
          <w:rFonts w:ascii="Calibri" w:hAnsi="Calibri" w:cs="Calibri"/>
        </w:rPr>
        <w:t>At the stage where contract selling consent is given by the customer, the 24-Hour timer should start for disbursement. (this is a SAMA regulation to have 24hr cooling period to disburse the loan once offer is accepted). The application moves to disbursement stage.</w:t>
      </w:r>
    </w:p>
    <w:p w14:paraId="401283D8" w14:textId="77777777" w:rsidR="00427174" w:rsidRPr="006011DC" w:rsidRDefault="00427174" w:rsidP="00427174">
      <w:pPr>
        <w:rPr>
          <w:rFonts w:ascii="Calibri" w:hAnsi="Calibri" w:cs="Calibri"/>
        </w:rPr>
      </w:pPr>
    </w:p>
    <w:p w14:paraId="2158B96E" w14:textId="77777777" w:rsidR="00427174" w:rsidRDefault="00427174" w:rsidP="00427174">
      <w:pPr>
        <w:keepNext/>
        <w:jc w:val="center"/>
      </w:pPr>
      <w:r>
        <w:rPr>
          <w:rFonts w:ascii="Calibri" w:hAnsi="Calibri" w:cs="Calibri"/>
          <w:noProof/>
          <w:lang w:val="en-US"/>
        </w:rPr>
        <w:drawing>
          <wp:inline distT="0" distB="0" distL="0" distR="0" wp14:anchorId="199681EE" wp14:editId="18FE516F">
            <wp:extent cx="6645910" cy="1416050"/>
            <wp:effectExtent l="0" t="0" r="0" b="6350"/>
            <wp:docPr id="57" name="Picture 5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screenshot of a computer&#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645910" cy="1416050"/>
                    </a:xfrm>
                    <a:prstGeom prst="rect">
                      <a:avLst/>
                    </a:prstGeom>
                    <a:noFill/>
                    <a:ln>
                      <a:noFill/>
                    </a:ln>
                  </pic:spPr>
                </pic:pic>
              </a:graphicData>
            </a:graphic>
          </wp:inline>
        </w:drawing>
      </w:r>
    </w:p>
    <w:p w14:paraId="63CE8122" w14:textId="77777777" w:rsidR="00427174" w:rsidRDefault="00427174" w:rsidP="00427174">
      <w:pPr>
        <w:pStyle w:val="Caption"/>
        <w:jc w:val="center"/>
        <w:rPr>
          <w:sz w:val="24"/>
          <w:szCs w:val="24"/>
        </w:rPr>
      </w:pPr>
      <w:bookmarkStart w:id="222" w:name="_Toc171427855"/>
      <w:r>
        <w:t xml:space="preserve">Figure </w:t>
      </w:r>
      <w:fldSimple w:instr=" SEQ Figure \* ARABIC ">
        <w:r>
          <w:rPr>
            <w:noProof/>
          </w:rPr>
          <w:t>41</w:t>
        </w:r>
      </w:fldSimple>
      <w:r>
        <w:rPr>
          <w:lang w:val="en-US"/>
        </w:rPr>
        <w:t xml:space="preserve"> Loan Disbursement</w:t>
      </w:r>
      <w:bookmarkEnd w:id="222"/>
    </w:p>
    <w:p w14:paraId="043CDCD5" w14:textId="77777777" w:rsidR="00427174" w:rsidRDefault="00427174" w:rsidP="00427174">
      <w:pPr>
        <w:rPr>
          <w:rFonts w:ascii="Calibri" w:hAnsi="Calibri" w:cs="Calibri"/>
        </w:rPr>
      </w:pPr>
    </w:p>
    <w:p w14:paraId="2DF084F0" w14:textId="77777777" w:rsidR="00427174" w:rsidRPr="006011DC" w:rsidRDefault="00427174" w:rsidP="00427174">
      <w:pPr>
        <w:jc w:val="center"/>
        <w:rPr>
          <w:rFonts w:ascii="Calibri" w:hAnsi="Calibri" w:cs="Calibri"/>
        </w:rPr>
      </w:pPr>
    </w:p>
    <w:tbl>
      <w:tblPr>
        <w:tblW w:w="106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214"/>
        <w:gridCol w:w="1214"/>
        <w:gridCol w:w="1874"/>
        <w:gridCol w:w="1664"/>
        <w:gridCol w:w="1027"/>
        <w:gridCol w:w="3639"/>
      </w:tblGrid>
      <w:tr w:rsidR="00427174" w:rsidRPr="006011DC" w14:paraId="3D70782F" w14:textId="77777777" w:rsidTr="003754C7">
        <w:trPr>
          <w:trHeight w:val="735"/>
          <w:jc w:val="center"/>
        </w:trPr>
        <w:tc>
          <w:tcPr>
            <w:tcW w:w="1214" w:type="dxa"/>
            <w:shd w:val="clear" w:color="auto" w:fill="E7E6E6" w:themeFill="background2"/>
            <w:vAlign w:val="center"/>
            <w:hideMark/>
          </w:tcPr>
          <w:p w14:paraId="7F28AF72" w14:textId="77777777" w:rsidR="00427174" w:rsidRPr="006011DC" w:rsidRDefault="00427174" w:rsidP="003754C7">
            <w:pPr>
              <w:jc w:val="center"/>
              <w:rPr>
                <w:rFonts w:ascii="Calibri" w:hAnsi="Calibri" w:cs="Calibri"/>
                <w:b/>
                <w:bCs/>
                <w:color w:val="000000" w:themeColor="text1"/>
                <w:sz w:val="20"/>
                <w:lang w:val="de-DE"/>
              </w:rPr>
            </w:pPr>
            <w:r w:rsidRPr="006011DC">
              <w:rPr>
                <w:rFonts w:ascii="Calibri" w:hAnsi="Calibri" w:cs="Calibri"/>
                <w:b/>
                <w:bCs/>
                <w:color w:val="000000" w:themeColor="text1"/>
                <w:sz w:val="20"/>
                <w:lang w:val="de-DE"/>
              </w:rPr>
              <w:t>Action</w:t>
            </w:r>
          </w:p>
        </w:tc>
        <w:tc>
          <w:tcPr>
            <w:tcW w:w="1214" w:type="dxa"/>
            <w:shd w:val="clear" w:color="auto" w:fill="E7E6E6" w:themeFill="background2"/>
            <w:vAlign w:val="center"/>
            <w:hideMark/>
          </w:tcPr>
          <w:p w14:paraId="56DF9476" w14:textId="77777777" w:rsidR="00427174" w:rsidRPr="006011DC" w:rsidRDefault="00427174" w:rsidP="003754C7">
            <w:pPr>
              <w:jc w:val="center"/>
              <w:rPr>
                <w:rFonts w:ascii="Calibri" w:hAnsi="Calibri" w:cs="Calibri"/>
                <w:b/>
                <w:bCs/>
                <w:color w:val="000000" w:themeColor="text1"/>
                <w:sz w:val="20"/>
                <w:lang w:val="de-DE"/>
              </w:rPr>
            </w:pPr>
            <w:r w:rsidRPr="006011DC">
              <w:rPr>
                <w:rFonts w:ascii="Calibri" w:hAnsi="Calibri" w:cs="Calibri"/>
                <w:b/>
                <w:bCs/>
                <w:color w:val="000000" w:themeColor="text1"/>
                <w:sz w:val="20"/>
                <w:lang w:val="de-DE"/>
              </w:rPr>
              <w:t>System Provider</w:t>
            </w:r>
          </w:p>
        </w:tc>
        <w:tc>
          <w:tcPr>
            <w:tcW w:w="1874" w:type="dxa"/>
            <w:shd w:val="clear" w:color="auto" w:fill="E7E6E6" w:themeFill="background2"/>
            <w:vAlign w:val="center"/>
            <w:hideMark/>
          </w:tcPr>
          <w:p w14:paraId="5A4F4A02" w14:textId="77777777" w:rsidR="00427174" w:rsidRPr="006011DC" w:rsidRDefault="00427174" w:rsidP="003754C7">
            <w:pPr>
              <w:jc w:val="center"/>
              <w:rPr>
                <w:rFonts w:ascii="Calibri" w:hAnsi="Calibri" w:cs="Calibri"/>
                <w:b/>
                <w:bCs/>
                <w:color w:val="000000" w:themeColor="text1"/>
                <w:sz w:val="20"/>
                <w:lang w:val="de-DE"/>
              </w:rPr>
            </w:pPr>
            <w:r w:rsidRPr="006011DC">
              <w:rPr>
                <w:rFonts w:ascii="Calibri" w:hAnsi="Calibri" w:cs="Calibri"/>
                <w:b/>
                <w:bCs/>
                <w:color w:val="000000" w:themeColor="text1"/>
                <w:sz w:val="20"/>
                <w:lang w:val="de-DE"/>
              </w:rPr>
              <w:t>Request</w:t>
            </w:r>
          </w:p>
        </w:tc>
        <w:tc>
          <w:tcPr>
            <w:tcW w:w="1664" w:type="dxa"/>
            <w:shd w:val="clear" w:color="auto" w:fill="E7E6E6" w:themeFill="background2"/>
            <w:vAlign w:val="center"/>
            <w:hideMark/>
          </w:tcPr>
          <w:p w14:paraId="2ED71215" w14:textId="77777777" w:rsidR="00427174" w:rsidRPr="006011DC" w:rsidRDefault="00427174" w:rsidP="003754C7">
            <w:pPr>
              <w:jc w:val="center"/>
              <w:rPr>
                <w:rFonts w:ascii="Calibri" w:hAnsi="Calibri" w:cs="Calibri"/>
                <w:b/>
                <w:bCs/>
                <w:color w:val="000000" w:themeColor="text1"/>
                <w:sz w:val="20"/>
                <w:lang w:val="de-DE"/>
              </w:rPr>
            </w:pPr>
            <w:r w:rsidRPr="006011DC">
              <w:rPr>
                <w:rFonts w:ascii="Calibri" w:hAnsi="Calibri" w:cs="Calibri"/>
                <w:b/>
                <w:bCs/>
                <w:color w:val="000000" w:themeColor="text1"/>
                <w:sz w:val="20"/>
                <w:lang w:val="de-DE"/>
              </w:rPr>
              <w:t>Response</w:t>
            </w:r>
          </w:p>
        </w:tc>
        <w:tc>
          <w:tcPr>
            <w:tcW w:w="1027" w:type="dxa"/>
            <w:shd w:val="clear" w:color="auto" w:fill="E7E6E6" w:themeFill="background2"/>
            <w:vAlign w:val="center"/>
          </w:tcPr>
          <w:p w14:paraId="0BDD83ED" w14:textId="77777777" w:rsidR="00427174" w:rsidRPr="006011DC" w:rsidRDefault="00427174" w:rsidP="003754C7">
            <w:pPr>
              <w:jc w:val="center"/>
              <w:rPr>
                <w:rFonts w:ascii="Calibri" w:hAnsi="Calibri" w:cs="Calibri"/>
                <w:b/>
                <w:bCs/>
                <w:color w:val="000000" w:themeColor="text1"/>
                <w:sz w:val="20"/>
                <w:lang w:val="de-DE"/>
              </w:rPr>
            </w:pPr>
            <w:r w:rsidRPr="006011DC">
              <w:rPr>
                <w:rFonts w:ascii="Calibri" w:hAnsi="Calibri" w:cs="Calibri"/>
                <w:b/>
                <w:bCs/>
                <w:color w:val="000000" w:themeColor="text1"/>
                <w:sz w:val="20"/>
                <w:lang w:val="de-DE"/>
              </w:rPr>
              <w:t>Type</w:t>
            </w:r>
          </w:p>
        </w:tc>
        <w:tc>
          <w:tcPr>
            <w:tcW w:w="3639" w:type="dxa"/>
            <w:shd w:val="clear" w:color="auto" w:fill="E7E6E6" w:themeFill="background2"/>
            <w:vAlign w:val="center"/>
            <w:hideMark/>
          </w:tcPr>
          <w:p w14:paraId="4C1ADBD6" w14:textId="77777777" w:rsidR="00427174" w:rsidRPr="006011DC" w:rsidRDefault="00427174" w:rsidP="003754C7">
            <w:pPr>
              <w:jc w:val="center"/>
              <w:rPr>
                <w:rFonts w:ascii="Calibri" w:hAnsi="Calibri" w:cs="Calibri"/>
                <w:b/>
                <w:bCs/>
                <w:color w:val="000000" w:themeColor="text1"/>
                <w:sz w:val="20"/>
                <w:lang w:val="de-DE"/>
              </w:rPr>
            </w:pPr>
            <w:r w:rsidRPr="006011DC">
              <w:rPr>
                <w:rFonts w:ascii="Calibri" w:hAnsi="Calibri" w:cs="Calibri"/>
                <w:b/>
                <w:bCs/>
                <w:color w:val="000000" w:themeColor="text1"/>
                <w:sz w:val="20"/>
                <w:lang w:val="de-DE"/>
              </w:rPr>
              <w:t>Description</w:t>
            </w:r>
          </w:p>
        </w:tc>
      </w:tr>
      <w:tr w:rsidR="00427174" w:rsidRPr="006011DC" w14:paraId="36B4F71A" w14:textId="77777777" w:rsidTr="003754C7">
        <w:trPr>
          <w:trHeight w:val="61"/>
          <w:jc w:val="center"/>
        </w:trPr>
        <w:tc>
          <w:tcPr>
            <w:tcW w:w="1214" w:type="dxa"/>
            <w:shd w:val="clear" w:color="auto" w:fill="FFFFFF" w:themeFill="background1"/>
          </w:tcPr>
          <w:p w14:paraId="1EBF7BF1" w14:textId="77777777" w:rsidR="00427174" w:rsidRPr="006011DC" w:rsidRDefault="00427174" w:rsidP="003754C7">
            <w:pPr>
              <w:pStyle w:val="wordsection1"/>
              <w:spacing w:before="0" w:beforeAutospacing="0" w:after="0" w:afterAutospacing="0"/>
              <w:rPr>
                <w:rFonts w:ascii="Calibri" w:hAnsi="Calibri" w:cs="Calibri"/>
                <w:b/>
                <w:color w:val="1F497D"/>
                <w:sz w:val="16"/>
                <w:szCs w:val="16"/>
              </w:rPr>
            </w:pPr>
            <w:r w:rsidRPr="006011DC">
              <w:rPr>
                <w:rFonts w:ascii="Calibri" w:hAnsi="Calibri" w:cs="Calibri"/>
                <w:b/>
                <w:color w:val="1F497D"/>
                <w:sz w:val="16"/>
                <w:szCs w:val="16"/>
              </w:rPr>
              <w:t>Activate Contract in LMS</w:t>
            </w:r>
          </w:p>
        </w:tc>
        <w:tc>
          <w:tcPr>
            <w:tcW w:w="1214" w:type="dxa"/>
            <w:shd w:val="clear" w:color="auto" w:fill="FFFFFF" w:themeFill="background1"/>
          </w:tcPr>
          <w:p w14:paraId="3302905D" w14:textId="77777777" w:rsidR="00427174" w:rsidRPr="006011DC" w:rsidRDefault="00427174" w:rsidP="003754C7">
            <w:pPr>
              <w:pStyle w:val="wordsection1"/>
              <w:spacing w:before="0" w:beforeAutospacing="0" w:after="0" w:afterAutospacing="0"/>
              <w:rPr>
                <w:rFonts w:ascii="Calibri" w:hAnsi="Calibri" w:cs="Calibri"/>
                <w:bCs/>
                <w:color w:val="1F497D"/>
                <w:sz w:val="16"/>
                <w:szCs w:val="16"/>
              </w:rPr>
            </w:pPr>
            <w:r w:rsidRPr="006011DC">
              <w:rPr>
                <w:rFonts w:ascii="Calibri" w:hAnsi="Calibri" w:cs="Calibri"/>
                <w:bCs/>
                <w:color w:val="1F497D"/>
                <w:sz w:val="16"/>
                <w:szCs w:val="16"/>
              </w:rPr>
              <w:t>T24</w:t>
            </w:r>
          </w:p>
        </w:tc>
        <w:tc>
          <w:tcPr>
            <w:tcW w:w="1874" w:type="dxa"/>
            <w:shd w:val="clear" w:color="auto" w:fill="FFFFFF" w:themeFill="background1"/>
          </w:tcPr>
          <w:p w14:paraId="04690207" w14:textId="77777777" w:rsidR="00427174" w:rsidRPr="006011DC" w:rsidRDefault="00427174" w:rsidP="003754C7">
            <w:pPr>
              <w:spacing w:before="120" w:after="120"/>
              <w:rPr>
                <w:rFonts w:ascii="Calibri" w:eastAsia="Calibri" w:hAnsi="Calibri" w:cs="Calibri"/>
                <w:bCs/>
                <w:color w:val="1F497D"/>
                <w:sz w:val="16"/>
                <w:szCs w:val="16"/>
                <w:lang w:val="en-US"/>
              </w:rPr>
            </w:pPr>
            <w:r w:rsidRPr="006011DC">
              <w:rPr>
                <w:rFonts w:ascii="Calibri" w:eastAsia="Calibri" w:hAnsi="Calibri" w:cs="Calibri"/>
                <w:bCs/>
                <w:color w:val="1F497D"/>
                <w:sz w:val="16"/>
                <w:szCs w:val="16"/>
                <w:lang w:val="en-US"/>
              </w:rPr>
              <w:t>Application Unique ID</w:t>
            </w:r>
          </w:p>
          <w:p w14:paraId="4B7F6989" w14:textId="77777777" w:rsidR="00427174" w:rsidRPr="006011DC" w:rsidRDefault="00427174" w:rsidP="003754C7">
            <w:pPr>
              <w:spacing w:before="120" w:after="120"/>
              <w:rPr>
                <w:rFonts w:ascii="Calibri" w:eastAsia="Calibri" w:hAnsi="Calibri" w:cs="Calibri"/>
                <w:bCs/>
                <w:color w:val="1F497D"/>
                <w:sz w:val="16"/>
                <w:szCs w:val="16"/>
                <w:lang w:val="en-US"/>
              </w:rPr>
            </w:pPr>
            <w:r w:rsidRPr="006011DC">
              <w:rPr>
                <w:rFonts w:ascii="Calibri" w:eastAsia="Calibri" w:hAnsi="Calibri" w:cs="Calibri"/>
                <w:bCs/>
                <w:color w:val="1F497D"/>
                <w:sz w:val="16"/>
                <w:szCs w:val="16"/>
                <w:lang w:val="en-US"/>
              </w:rPr>
              <w:t>LAN / Contract Number / AA1234567890 (ID)</w:t>
            </w:r>
          </w:p>
          <w:p w14:paraId="72007FF0" w14:textId="77777777" w:rsidR="00427174" w:rsidRPr="006011DC" w:rsidRDefault="00427174" w:rsidP="003754C7">
            <w:pPr>
              <w:spacing w:before="120" w:after="120"/>
              <w:rPr>
                <w:rFonts w:ascii="Calibri" w:eastAsia="Calibri" w:hAnsi="Calibri" w:cs="Calibri"/>
                <w:bCs/>
                <w:color w:val="1F497D"/>
                <w:sz w:val="16"/>
                <w:szCs w:val="16"/>
                <w:lang w:val="en-US"/>
              </w:rPr>
            </w:pPr>
          </w:p>
        </w:tc>
        <w:tc>
          <w:tcPr>
            <w:tcW w:w="1664" w:type="dxa"/>
            <w:shd w:val="clear" w:color="auto" w:fill="FFFFFF" w:themeFill="background1"/>
          </w:tcPr>
          <w:p w14:paraId="18390BDB" w14:textId="77777777" w:rsidR="00427174" w:rsidRPr="006011DC" w:rsidRDefault="00427174" w:rsidP="003754C7">
            <w:pPr>
              <w:spacing w:before="120" w:after="120"/>
              <w:rPr>
                <w:rFonts w:ascii="Calibri" w:hAnsi="Calibri" w:cs="Calibri"/>
                <w:sz w:val="16"/>
                <w:szCs w:val="16"/>
              </w:rPr>
            </w:pPr>
            <w:r w:rsidRPr="006011DC">
              <w:rPr>
                <w:rFonts w:ascii="Calibri" w:hAnsi="Calibri" w:cs="Calibri"/>
                <w:sz w:val="16"/>
                <w:szCs w:val="16"/>
              </w:rPr>
              <w:t>Acceptance</w:t>
            </w:r>
          </w:p>
          <w:p w14:paraId="5F88992A" w14:textId="77777777" w:rsidR="00427174" w:rsidRPr="006011DC" w:rsidRDefault="00427174" w:rsidP="003754C7">
            <w:pPr>
              <w:spacing w:before="120" w:after="120"/>
              <w:rPr>
                <w:rFonts w:ascii="Calibri" w:hAnsi="Calibri" w:cs="Calibri"/>
                <w:sz w:val="16"/>
                <w:szCs w:val="16"/>
              </w:rPr>
            </w:pPr>
            <w:r w:rsidRPr="006011DC">
              <w:rPr>
                <w:rFonts w:ascii="Calibri" w:hAnsi="Calibri" w:cs="Calibri"/>
                <w:sz w:val="16"/>
                <w:szCs w:val="16"/>
              </w:rPr>
              <w:t>Rejection</w:t>
            </w:r>
          </w:p>
          <w:p w14:paraId="1668BA79" w14:textId="77777777" w:rsidR="00427174" w:rsidRPr="006011DC" w:rsidRDefault="00427174" w:rsidP="003754C7">
            <w:pPr>
              <w:spacing w:after="60"/>
              <w:rPr>
                <w:rFonts w:ascii="Calibri" w:hAnsi="Calibri" w:cs="Calibri"/>
                <w:sz w:val="16"/>
                <w:szCs w:val="16"/>
              </w:rPr>
            </w:pPr>
          </w:p>
        </w:tc>
        <w:tc>
          <w:tcPr>
            <w:tcW w:w="1027" w:type="dxa"/>
            <w:shd w:val="clear" w:color="auto" w:fill="FFFFFF" w:themeFill="background1"/>
          </w:tcPr>
          <w:p w14:paraId="4AC6821B" w14:textId="77777777" w:rsidR="00427174" w:rsidRPr="006011DC" w:rsidRDefault="00427174" w:rsidP="003754C7">
            <w:pPr>
              <w:spacing w:after="60" w:line="256" w:lineRule="auto"/>
              <w:rPr>
                <w:rFonts w:ascii="Calibri" w:hAnsi="Calibri" w:cs="Calibri"/>
                <w:sz w:val="16"/>
                <w:szCs w:val="16"/>
                <w:lang w:val="de-DE"/>
              </w:rPr>
            </w:pPr>
          </w:p>
        </w:tc>
        <w:tc>
          <w:tcPr>
            <w:tcW w:w="3639" w:type="dxa"/>
            <w:shd w:val="clear" w:color="auto" w:fill="FFFFFF" w:themeFill="background1"/>
          </w:tcPr>
          <w:p w14:paraId="3C7A30F5" w14:textId="77777777" w:rsidR="00427174" w:rsidRPr="006011DC" w:rsidRDefault="00427174" w:rsidP="003754C7">
            <w:pPr>
              <w:spacing w:before="120" w:after="120"/>
              <w:rPr>
                <w:rFonts w:ascii="Calibri" w:hAnsi="Calibri" w:cs="Calibri"/>
              </w:rPr>
            </w:pPr>
            <w:r w:rsidRPr="006011DC">
              <w:rPr>
                <w:rFonts w:ascii="Calibri" w:hAnsi="Calibri" w:cs="Calibri"/>
                <w:sz w:val="16"/>
                <w:szCs w:val="16"/>
              </w:rPr>
              <w:t>At the stage where contract selling consent is given by the customer, the 24-Hour timer should start for disbursement. (this is a SAMA regulation to have 24hr cooling period to disburse the loan once offer is accepted). The application moves to disbursement stage.</w:t>
            </w:r>
          </w:p>
        </w:tc>
      </w:tr>
    </w:tbl>
    <w:p w14:paraId="577880F4" w14:textId="77777777" w:rsidR="00427174" w:rsidRDefault="00427174" w:rsidP="00427174">
      <w:pPr>
        <w:rPr>
          <w:rFonts w:ascii="Calibri" w:hAnsi="Calibri" w:cs="Calibri"/>
        </w:rPr>
      </w:pPr>
    </w:p>
    <w:p w14:paraId="282D7B36" w14:textId="77777777" w:rsidR="001A0398" w:rsidRPr="006011DC" w:rsidRDefault="001A0398" w:rsidP="00427174">
      <w:pPr>
        <w:rPr>
          <w:rFonts w:ascii="Calibri" w:hAnsi="Calibri" w:cs="Calibri"/>
        </w:rPr>
      </w:pPr>
      <w:commentRangeStart w:id="223"/>
      <w:commentRangeEnd w:id="223"/>
      <w:r>
        <w:rPr>
          <w:rStyle w:val="CommentReference"/>
        </w:rPr>
        <w:commentReference w:id="223"/>
      </w:r>
    </w:p>
    <w:p w14:paraId="1C2F8821" w14:textId="012EDED6" w:rsidR="00EC55D0" w:rsidRDefault="00DF1313" w:rsidP="00C52177">
      <w:pPr>
        <w:pStyle w:val="Heading1"/>
        <w:tabs>
          <w:tab w:val="left" w:pos="0"/>
        </w:tabs>
        <w:rPr>
          <w:rFonts w:cstheme="minorHAnsi"/>
        </w:rPr>
      </w:pPr>
      <w:bookmarkStart w:id="224" w:name="_Toc105461602"/>
      <w:bookmarkStart w:id="225" w:name="_Toc174309719"/>
      <w:bookmarkStart w:id="226" w:name="_Toc105461619"/>
      <w:r w:rsidRPr="0082475C">
        <w:rPr>
          <w:rFonts w:cstheme="minorHAnsi"/>
        </w:rPr>
        <w:t>Solution Features</w:t>
      </w:r>
      <w:bookmarkEnd w:id="224"/>
      <w:bookmarkEnd w:id="22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3"/>
        <w:gridCol w:w="8333"/>
      </w:tblGrid>
      <w:tr w:rsidR="00DF1313" w:rsidRPr="00F41AC0" w14:paraId="7EC1FCFD" w14:textId="77777777" w:rsidTr="00B574FD">
        <w:tc>
          <w:tcPr>
            <w:tcW w:w="379" w:type="pct"/>
            <w:shd w:val="clear" w:color="auto" w:fill="2323A5"/>
            <w:vAlign w:val="center"/>
          </w:tcPr>
          <w:p w14:paraId="790598F8" w14:textId="77777777" w:rsidR="00DF1313" w:rsidRPr="006D49FE" w:rsidRDefault="00DF1313" w:rsidP="00B574FD">
            <w:pPr>
              <w:jc w:val="both"/>
              <w:rPr>
                <w:rFonts w:cstheme="minorHAnsi"/>
                <w:b/>
                <w:color w:val="FFFFFF" w:themeColor="background1"/>
                <w:szCs w:val="24"/>
              </w:rPr>
            </w:pPr>
            <w:r w:rsidRPr="006D49FE">
              <w:rPr>
                <w:rFonts w:cstheme="minorHAnsi"/>
                <w:b/>
                <w:color w:val="FFFFFF" w:themeColor="background1"/>
                <w:szCs w:val="24"/>
              </w:rPr>
              <w:t>#</w:t>
            </w:r>
          </w:p>
        </w:tc>
        <w:tc>
          <w:tcPr>
            <w:tcW w:w="4621" w:type="pct"/>
            <w:shd w:val="clear" w:color="auto" w:fill="2323A5"/>
            <w:vAlign w:val="center"/>
          </w:tcPr>
          <w:p w14:paraId="66CA6CEF" w14:textId="77777777" w:rsidR="00DF1313" w:rsidRPr="006D49FE" w:rsidRDefault="00DF1313" w:rsidP="00B574FD">
            <w:pPr>
              <w:jc w:val="both"/>
              <w:rPr>
                <w:rFonts w:cstheme="minorHAnsi"/>
                <w:b/>
                <w:color w:val="FFFFFF" w:themeColor="background1"/>
                <w:szCs w:val="24"/>
              </w:rPr>
            </w:pPr>
            <w:r w:rsidRPr="006D49FE">
              <w:rPr>
                <w:rFonts w:cstheme="minorHAnsi"/>
                <w:b/>
                <w:color w:val="FFFFFF" w:themeColor="background1"/>
                <w:szCs w:val="24"/>
              </w:rPr>
              <w:t>Products/Services Description</w:t>
            </w:r>
          </w:p>
        </w:tc>
      </w:tr>
      <w:tr w:rsidR="00DF1313" w:rsidRPr="00F41AC0" w14:paraId="391EE96C" w14:textId="77777777" w:rsidTr="00B574FD">
        <w:tc>
          <w:tcPr>
            <w:tcW w:w="379" w:type="pct"/>
            <w:shd w:val="clear" w:color="auto" w:fill="auto"/>
          </w:tcPr>
          <w:p w14:paraId="731372E3" w14:textId="77777777" w:rsidR="00DF1313" w:rsidRPr="006D49FE" w:rsidRDefault="00DF1313" w:rsidP="00B574FD">
            <w:pPr>
              <w:jc w:val="both"/>
              <w:rPr>
                <w:rFonts w:cstheme="minorHAnsi"/>
                <w:bCs/>
                <w:color w:val="000000" w:themeColor="text1"/>
                <w:szCs w:val="24"/>
              </w:rPr>
            </w:pPr>
            <w:r w:rsidRPr="006D49FE">
              <w:rPr>
                <w:rFonts w:cstheme="minorHAnsi"/>
                <w:bCs/>
                <w:color w:val="000000" w:themeColor="text1"/>
                <w:szCs w:val="24"/>
              </w:rPr>
              <w:t>1</w:t>
            </w:r>
          </w:p>
        </w:tc>
        <w:tc>
          <w:tcPr>
            <w:tcW w:w="4621" w:type="pct"/>
            <w:shd w:val="clear" w:color="auto" w:fill="auto"/>
          </w:tcPr>
          <w:p w14:paraId="4C2B6DC5" w14:textId="1D6145C0" w:rsidR="00DF1313" w:rsidRPr="006D49FE" w:rsidRDefault="00DF1313" w:rsidP="00B574FD">
            <w:pPr>
              <w:pStyle w:val="Default"/>
              <w:rPr>
                <w:rFonts w:asciiTheme="minorHAnsi" w:hAnsiTheme="minorHAnsi" w:cstheme="minorHAnsi"/>
                <w:color w:val="000000" w:themeColor="text1"/>
              </w:rPr>
            </w:pPr>
            <w:r w:rsidRPr="006D49FE">
              <w:rPr>
                <w:rFonts w:asciiTheme="minorHAnsi" w:hAnsiTheme="minorHAnsi" w:cstheme="minorHAnsi"/>
                <w:b/>
                <w:bCs/>
                <w:color w:val="000000" w:themeColor="text1"/>
              </w:rPr>
              <w:t>P</w:t>
            </w:r>
            <w:r w:rsidR="006E3730">
              <w:rPr>
                <w:rFonts w:asciiTheme="minorHAnsi" w:hAnsiTheme="minorHAnsi" w:cstheme="minorHAnsi"/>
                <w:b/>
                <w:bCs/>
                <w:color w:val="000000" w:themeColor="text1"/>
              </w:rPr>
              <w:t>ersonal</w:t>
            </w:r>
            <w:r w:rsidRPr="006D49FE">
              <w:rPr>
                <w:rFonts w:asciiTheme="minorHAnsi" w:hAnsiTheme="minorHAnsi" w:cstheme="minorHAnsi"/>
                <w:b/>
                <w:bCs/>
                <w:color w:val="000000" w:themeColor="text1"/>
              </w:rPr>
              <w:t xml:space="preserve"> financing </w:t>
            </w:r>
            <w:r w:rsidRPr="006D49FE">
              <w:rPr>
                <w:rFonts w:asciiTheme="minorHAnsi" w:hAnsiTheme="minorHAnsi" w:cstheme="minorHAnsi"/>
                <w:color w:val="000000" w:themeColor="text1"/>
              </w:rPr>
              <w:t xml:space="preserve">is a Term financing product, which can be provided as a short-term or as a long-term amortizing finance option to </w:t>
            </w:r>
            <w:r w:rsidR="006E3730">
              <w:rPr>
                <w:rFonts w:asciiTheme="minorHAnsi" w:hAnsiTheme="minorHAnsi" w:cstheme="minorHAnsi"/>
                <w:color w:val="000000" w:themeColor="text1"/>
              </w:rPr>
              <w:t>Individual customer</w:t>
            </w:r>
            <w:r w:rsidRPr="006D49FE">
              <w:rPr>
                <w:rFonts w:asciiTheme="minorHAnsi" w:hAnsiTheme="minorHAnsi" w:cstheme="minorHAnsi"/>
                <w:color w:val="000000" w:themeColor="text1"/>
              </w:rPr>
              <w:t xml:space="preserve">. This product is offered to </w:t>
            </w:r>
            <w:r w:rsidR="006E3730">
              <w:rPr>
                <w:rFonts w:asciiTheme="minorHAnsi" w:hAnsiTheme="minorHAnsi" w:cstheme="minorHAnsi"/>
                <w:color w:val="000000" w:themeColor="text1"/>
              </w:rPr>
              <w:t>customers</w:t>
            </w:r>
            <w:r w:rsidRPr="006D49FE">
              <w:rPr>
                <w:rFonts w:asciiTheme="minorHAnsi" w:hAnsiTheme="minorHAnsi" w:cstheme="minorHAnsi"/>
                <w:color w:val="000000" w:themeColor="text1"/>
              </w:rPr>
              <w:t xml:space="preserve"> as a Term Finance only with a single drawdown option. </w:t>
            </w:r>
          </w:p>
        </w:tc>
      </w:tr>
      <w:tr w:rsidR="00DF1313" w:rsidRPr="00F41AC0" w14:paraId="2FF2AD28" w14:textId="77777777" w:rsidTr="00A65825">
        <w:trPr>
          <w:trHeight w:val="926"/>
        </w:trPr>
        <w:tc>
          <w:tcPr>
            <w:tcW w:w="379" w:type="pct"/>
            <w:shd w:val="clear" w:color="auto" w:fill="auto"/>
          </w:tcPr>
          <w:p w14:paraId="71ED9951" w14:textId="77777777" w:rsidR="00DF1313" w:rsidRPr="006D49FE" w:rsidRDefault="00DF1313" w:rsidP="00B574FD">
            <w:pPr>
              <w:jc w:val="both"/>
              <w:rPr>
                <w:rFonts w:cstheme="minorHAnsi"/>
                <w:bCs/>
                <w:color w:val="000000" w:themeColor="text1"/>
                <w:szCs w:val="24"/>
              </w:rPr>
            </w:pPr>
            <w:r w:rsidRPr="006D49FE">
              <w:rPr>
                <w:rFonts w:cstheme="minorHAnsi"/>
                <w:bCs/>
                <w:color w:val="000000" w:themeColor="text1"/>
                <w:szCs w:val="24"/>
              </w:rPr>
              <w:t>2</w:t>
            </w:r>
          </w:p>
        </w:tc>
        <w:tc>
          <w:tcPr>
            <w:tcW w:w="4621" w:type="pct"/>
            <w:shd w:val="clear" w:color="auto" w:fill="auto"/>
          </w:tcPr>
          <w:p w14:paraId="431FA466" w14:textId="0412F2ED" w:rsidR="00DF1313" w:rsidRPr="006D49FE" w:rsidRDefault="006E3730" w:rsidP="00B574FD">
            <w:pPr>
              <w:pStyle w:val="Default"/>
              <w:jc w:val="both"/>
              <w:rPr>
                <w:rFonts w:asciiTheme="minorHAnsi" w:hAnsiTheme="minorHAnsi" w:cstheme="minorHAnsi"/>
                <w:color w:val="000000" w:themeColor="text1"/>
              </w:rPr>
            </w:pPr>
            <w:r>
              <w:rPr>
                <w:rFonts w:asciiTheme="minorHAnsi" w:hAnsiTheme="minorHAnsi" w:cstheme="minorHAnsi"/>
                <w:color w:val="000000" w:themeColor="text1"/>
              </w:rPr>
              <w:t xml:space="preserve">salaried Individual can </w:t>
            </w:r>
            <w:r w:rsidR="00DF1313" w:rsidRPr="006D49FE">
              <w:rPr>
                <w:rFonts w:asciiTheme="minorHAnsi" w:hAnsiTheme="minorHAnsi" w:cstheme="minorHAnsi"/>
                <w:color w:val="000000" w:themeColor="text1"/>
              </w:rPr>
              <w:t xml:space="preserve">request for financing </w:t>
            </w:r>
            <w:r>
              <w:rPr>
                <w:rFonts w:asciiTheme="minorHAnsi" w:hAnsiTheme="minorHAnsi" w:cstheme="minorHAnsi"/>
                <w:color w:val="000000" w:themeColor="text1"/>
              </w:rPr>
              <w:t xml:space="preserve">based on their </w:t>
            </w:r>
            <w:r w:rsidR="00DF1313" w:rsidRPr="006D49FE">
              <w:rPr>
                <w:rFonts w:asciiTheme="minorHAnsi" w:hAnsiTheme="minorHAnsi" w:cstheme="minorHAnsi"/>
                <w:color w:val="000000" w:themeColor="text1"/>
              </w:rPr>
              <w:t>needs</w:t>
            </w:r>
            <w:r>
              <w:rPr>
                <w:rFonts w:asciiTheme="minorHAnsi" w:hAnsiTheme="minorHAnsi" w:cstheme="minorHAnsi"/>
                <w:color w:val="000000" w:themeColor="text1"/>
              </w:rPr>
              <w:t xml:space="preserve"> and Emkan can provide the approvals based on their financial eligibility</w:t>
            </w:r>
            <w:r w:rsidR="00232362">
              <w:rPr>
                <w:rFonts w:asciiTheme="minorHAnsi" w:hAnsiTheme="minorHAnsi" w:cstheme="minorHAnsi"/>
                <w:color w:val="000000" w:themeColor="text1"/>
              </w:rPr>
              <w:t xml:space="preserve"> considering salary as Income and the expenses as debts</w:t>
            </w:r>
            <w:r w:rsidR="00DF1313" w:rsidRPr="006D49FE">
              <w:rPr>
                <w:rFonts w:asciiTheme="minorHAnsi" w:hAnsiTheme="minorHAnsi" w:cstheme="minorHAnsi"/>
                <w:color w:val="000000" w:themeColor="text1"/>
              </w:rPr>
              <w:t xml:space="preserve">. </w:t>
            </w:r>
          </w:p>
        </w:tc>
      </w:tr>
      <w:tr w:rsidR="00DF1313" w:rsidRPr="00F41AC0" w14:paraId="32CBFBB7" w14:textId="77777777" w:rsidTr="00B574FD">
        <w:tc>
          <w:tcPr>
            <w:tcW w:w="379" w:type="pct"/>
            <w:shd w:val="clear" w:color="auto" w:fill="auto"/>
          </w:tcPr>
          <w:p w14:paraId="0BE991AE" w14:textId="77777777" w:rsidR="00DF1313" w:rsidRPr="006D49FE" w:rsidRDefault="00DF1313" w:rsidP="00B574FD">
            <w:pPr>
              <w:jc w:val="both"/>
              <w:rPr>
                <w:rFonts w:cstheme="minorHAnsi"/>
                <w:bCs/>
                <w:color w:val="000000" w:themeColor="text1"/>
                <w:szCs w:val="24"/>
              </w:rPr>
            </w:pPr>
            <w:r w:rsidRPr="006D49FE">
              <w:rPr>
                <w:rFonts w:cstheme="minorHAnsi"/>
                <w:bCs/>
                <w:color w:val="000000" w:themeColor="text1"/>
                <w:szCs w:val="24"/>
              </w:rPr>
              <w:lastRenderedPageBreak/>
              <w:t>3</w:t>
            </w:r>
          </w:p>
        </w:tc>
        <w:tc>
          <w:tcPr>
            <w:tcW w:w="4621" w:type="pct"/>
            <w:shd w:val="clear" w:color="auto" w:fill="auto"/>
          </w:tcPr>
          <w:p w14:paraId="1A8671E4" w14:textId="33BA25DA" w:rsidR="00DF1313" w:rsidRPr="006D49FE" w:rsidRDefault="00DF1313" w:rsidP="00B574FD">
            <w:pPr>
              <w:pStyle w:val="Default"/>
              <w:jc w:val="both"/>
              <w:rPr>
                <w:rFonts w:asciiTheme="minorHAnsi" w:hAnsiTheme="minorHAnsi" w:cstheme="minorHAnsi"/>
                <w:color w:val="000000" w:themeColor="text1"/>
              </w:rPr>
            </w:pPr>
            <w:r w:rsidRPr="006D49FE">
              <w:rPr>
                <w:rFonts w:asciiTheme="minorHAnsi" w:hAnsiTheme="minorHAnsi" w:cstheme="minorHAnsi"/>
                <w:color w:val="000000" w:themeColor="text1"/>
              </w:rPr>
              <w:t xml:space="preserve">The </w:t>
            </w:r>
            <w:r w:rsidR="002E5ACA">
              <w:rPr>
                <w:rFonts w:asciiTheme="minorHAnsi" w:hAnsiTheme="minorHAnsi" w:cstheme="minorHAnsi"/>
                <w:color w:val="000000" w:themeColor="text1"/>
              </w:rPr>
              <w:t>Individual applicants</w:t>
            </w:r>
            <w:r w:rsidRPr="006D49FE">
              <w:rPr>
                <w:rFonts w:asciiTheme="minorHAnsi" w:hAnsiTheme="minorHAnsi" w:cstheme="minorHAnsi"/>
                <w:color w:val="000000" w:themeColor="text1"/>
              </w:rPr>
              <w:t xml:space="preserve"> can use this financing option for </w:t>
            </w:r>
            <w:r w:rsidR="002E5ACA">
              <w:rPr>
                <w:rFonts w:asciiTheme="minorHAnsi" w:hAnsiTheme="minorHAnsi" w:cstheme="minorHAnsi"/>
                <w:color w:val="000000" w:themeColor="text1"/>
              </w:rPr>
              <w:t xml:space="preserve">any kind of personal </w:t>
            </w:r>
            <w:r w:rsidRPr="006D49FE">
              <w:rPr>
                <w:rFonts w:asciiTheme="minorHAnsi" w:hAnsiTheme="minorHAnsi" w:cstheme="minorHAnsi"/>
                <w:color w:val="000000" w:themeColor="text1"/>
              </w:rPr>
              <w:t>purpose</w:t>
            </w:r>
            <w:r w:rsidR="002E5ACA">
              <w:rPr>
                <w:rFonts w:asciiTheme="minorHAnsi" w:hAnsiTheme="minorHAnsi" w:cstheme="minorHAnsi"/>
                <w:color w:val="000000" w:themeColor="text1"/>
              </w:rPr>
              <w:t>.</w:t>
            </w:r>
          </w:p>
        </w:tc>
      </w:tr>
    </w:tbl>
    <w:p w14:paraId="3D59B6DA" w14:textId="06FCD76D" w:rsidR="00DF1313" w:rsidRPr="00427174" w:rsidRDefault="00DF1313" w:rsidP="00427174">
      <w:pPr>
        <w:pStyle w:val="Heading3"/>
        <w:rPr>
          <w:rFonts w:cstheme="minorHAnsi"/>
        </w:rPr>
      </w:pPr>
      <w:bookmarkStart w:id="227" w:name="_Toc105461604"/>
      <w:bookmarkStart w:id="228" w:name="_Toc174309720"/>
      <w:r w:rsidRPr="0082475C">
        <w:rPr>
          <w:rFonts w:cstheme="minorHAnsi"/>
        </w:rPr>
        <w:t>Process Flow</w:t>
      </w:r>
      <w:bookmarkEnd w:id="227"/>
      <w:bookmarkEnd w:id="228"/>
    </w:p>
    <w:p w14:paraId="6BAED92C" w14:textId="4FCE7FA9" w:rsidR="00DF1313" w:rsidRDefault="001E7F91" w:rsidP="00DF1313">
      <w:pPr>
        <w:rPr>
          <w:rFonts w:cstheme="minorHAnsi"/>
          <w:bCs/>
          <w:szCs w:val="24"/>
        </w:rPr>
      </w:pPr>
      <w:r w:rsidRPr="00536916">
        <w:rPr>
          <w:rFonts w:eastAsia="Times New Roman" w:cstheme="minorHAnsi"/>
          <w:color w:val="000000" w:themeColor="text1"/>
          <w:sz w:val="24"/>
          <w:szCs w:val="24"/>
          <w:lang w:val="en-US" w:eastAsia="en-IN"/>
        </w:rPr>
        <w:t>The process flow consists of the queue which are assigned to the user groups. Queue are the user roles/stages on which the application flows. At each stage user has to take decision in order to move application from one stage to the other</w:t>
      </w:r>
      <w:r w:rsidRPr="006D49FE">
        <w:rPr>
          <w:rFonts w:cstheme="minorHAnsi"/>
          <w:bCs/>
          <w:szCs w:val="24"/>
        </w:rPr>
        <w:t>.</w:t>
      </w:r>
    </w:p>
    <w:p w14:paraId="4FD7955E" w14:textId="3500DD69" w:rsidR="00D971D5" w:rsidRDefault="00D971D5" w:rsidP="00D971D5">
      <w:pPr>
        <w:pStyle w:val="Heading3"/>
      </w:pPr>
      <w:bookmarkStart w:id="229" w:name="_Toc174309721"/>
      <w:bookmarkStart w:id="230" w:name="_Toc105461605"/>
      <w:r w:rsidRPr="001E7F91">
        <w:t>Field Level Details &amp; Process Flow</w:t>
      </w:r>
      <w:bookmarkEnd w:id="229"/>
    </w:p>
    <w:p w14:paraId="73958AC4" w14:textId="14EEB8FF" w:rsidR="00B90B98" w:rsidRPr="00B90B98" w:rsidRDefault="00B90B98" w:rsidP="00B90B98">
      <w:pPr>
        <w:rPr>
          <w:b/>
          <w:bCs/>
          <w:lang w:val="en-US" w:eastAsia="ar-SA"/>
        </w:rPr>
      </w:pPr>
      <w:r>
        <w:rPr>
          <w:b/>
          <w:bCs/>
          <w:lang w:val="en-US" w:eastAsia="ar-SA"/>
        </w:rPr>
        <w:object w:dxaOrig="1534" w:dyaOrig="997" w14:anchorId="6A1AA82F">
          <v:shape id="_x0000_i1028" type="#_x0000_t75" style="width:77.25pt;height:50.25pt" o:ole="">
            <v:imagedata r:id="rId41" o:title=""/>
          </v:shape>
          <o:OLEObject Type="Embed" ProgID="Package" ShapeID="_x0000_i1028" DrawAspect="Icon" ObjectID="_1785796483" r:id="rId42"/>
        </w:object>
      </w:r>
      <w:r w:rsidR="000B1BA1">
        <w:rPr>
          <w:b/>
          <w:bCs/>
          <w:lang w:val="en-US" w:eastAsia="ar-SA"/>
        </w:rPr>
        <w:object w:dxaOrig="1534" w:dyaOrig="997" w14:anchorId="2865E965">
          <v:shape id="_x0000_i1029" type="#_x0000_t75" style="width:77.25pt;height:50.25pt" o:ole="">
            <v:imagedata r:id="rId43" o:title=""/>
          </v:shape>
          <o:OLEObject Type="Embed" ProgID="Excel.Sheet.12" ShapeID="_x0000_i1029" DrawAspect="Icon" ObjectID="_1785796484" r:id="rId44"/>
        </w:object>
      </w:r>
      <w:r w:rsidR="000B1BA1">
        <w:rPr>
          <w:b/>
          <w:bCs/>
          <w:lang w:val="en-US" w:eastAsia="ar-SA"/>
        </w:rPr>
        <w:object w:dxaOrig="1534" w:dyaOrig="997" w14:anchorId="253BD871">
          <v:shape id="_x0000_i1030" type="#_x0000_t75" style="width:77.25pt;height:50.25pt" o:ole="">
            <v:imagedata r:id="rId45" o:title=""/>
          </v:shape>
          <o:OLEObject Type="Embed" ProgID="Excel.Sheet.12" ShapeID="_x0000_i1030" DrawAspect="Icon" ObjectID="_1785796485" r:id="rId46"/>
        </w:object>
      </w:r>
    </w:p>
    <w:p w14:paraId="6ABE89B9" w14:textId="77777777" w:rsidR="00D971D5" w:rsidRPr="00536916" w:rsidRDefault="00D971D5" w:rsidP="00D971D5">
      <w:pPr>
        <w:rPr>
          <w:rFonts w:eastAsia="Times New Roman" w:cstheme="minorHAnsi"/>
          <w:color w:val="000000" w:themeColor="text1"/>
          <w:sz w:val="24"/>
          <w:szCs w:val="24"/>
          <w:lang w:val="en-US" w:eastAsia="en-IN"/>
        </w:rPr>
      </w:pPr>
      <w:r w:rsidRPr="00536916">
        <w:rPr>
          <w:rFonts w:eastAsia="Times New Roman" w:cstheme="minorHAnsi"/>
          <w:color w:val="000000" w:themeColor="text1"/>
          <w:sz w:val="24"/>
          <w:szCs w:val="24"/>
          <w:lang w:val="en-US" w:eastAsia="en-IN"/>
        </w:rPr>
        <w:t xml:space="preserve">Please find attached the field level details/Field Validations (queue wise) </w:t>
      </w:r>
    </w:p>
    <w:p w14:paraId="7B10452B" w14:textId="09E6EF13" w:rsidR="00D971D5" w:rsidRDefault="00021F58" w:rsidP="00D971D5">
      <w:pPr>
        <w:pStyle w:val="Heading3"/>
        <w:rPr>
          <w:rFonts w:cstheme="minorHAnsi"/>
        </w:rPr>
      </w:pPr>
      <w:bookmarkStart w:id="231" w:name="_Toc105461606"/>
      <w:bookmarkStart w:id="232" w:name="_Toc174309722"/>
      <w:r>
        <w:rPr>
          <w:rFonts w:cstheme="minorHAnsi"/>
        </w:rPr>
        <w:t>Retail</w:t>
      </w:r>
      <w:r w:rsidR="00D971D5" w:rsidRPr="0082475C">
        <w:rPr>
          <w:rFonts w:cstheme="minorHAnsi"/>
        </w:rPr>
        <w:t xml:space="preserve"> Finance LOS Process- </w:t>
      </w:r>
      <w:r w:rsidR="00D971D5">
        <w:rPr>
          <w:rFonts w:cstheme="minorHAnsi"/>
        </w:rPr>
        <w:t>Functionality</w:t>
      </w:r>
      <w:bookmarkEnd w:id="231"/>
      <w:bookmarkEnd w:id="232"/>
    </w:p>
    <w:p w14:paraId="3A779A0D" w14:textId="6784B044" w:rsidR="00D971D5" w:rsidRPr="00536916" w:rsidRDefault="00D971D5" w:rsidP="00D971D5">
      <w:pPr>
        <w:rPr>
          <w:rFonts w:eastAsia="Times New Roman" w:cstheme="minorHAnsi"/>
          <w:color w:val="000000" w:themeColor="text1"/>
          <w:sz w:val="24"/>
          <w:szCs w:val="24"/>
          <w:lang w:val="en-US" w:eastAsia="en-IN"/>
        </w:rPr>
      </w:pPr>
      <w:r w:rsidRPr="00536916">
        <w:rPr>
          <w:rFonts w:eastAsia="Times New Roman" w:cstheme="minorHAnsi"/>
          <w:color w:val="000000" w:themeColor="text1"/>
          <w:sz w:val="24"/>
          <w:szCs w:val="24"/>
          <w:lang w:val="en-US" w:eastAsia="en-IN"/>
        </w:rPr>
        <w:t>A Brief Summary of the stages are mentioned below.</w:t>
      </w:r>
    </w:p>
    <w:tbl>
      <w:tblPr>
        <w:tblW w:w="8920" w:type="dxa"/>
        <w:tblLook w:val="04A0" w:firstRow="1" w:lastRow="0" w:firstColumn="1" w:lastColumn="0" w:noHBand="0" w:noVBand="1"/>
      </w:tblPr>
      <w:tblGrid>
        <w:gridCol w:w="960"/>
        <w:gridCol w:w="2200"/>
        <w:gridCol w:w="960"/>
        <w:gridCol w:w="960"/>
        <w:gridCol w:w="3840"/>
      </w:tblGrid>
      <w:tr w:rsidR="00285388" w:rsidRPr="00285388" w14:paraId="3570C9F1" w14:textId="77777777" w:rsidTr="00285388">
        <w:trPr>
          <w:trHeight w:val="315"/>
        </w:trPr>
        <w:tc>
          <w:tcPr>
            <w:tcW w:w="960" w:type="dxa"/>
            <w:tcBorders>
              <w:top w:val="single" w:sz="4" w:space="0" w:color="auto"/>
              <w:left w:val="single" w:sz="4" w:space="0" w:color="auto"/>
              <w:bottom w:val="single" w:sz="4" w:space="0" w:color="auto"/>
              <w:right w:val="single" w:sz="4" w:space="0" w:color="auto"/>
            </w:tcBorders>
            <w:shd w:val="clear" w:color="000000" w:fill="8DB4E2"/>
            <w:noWrap/>
            <w:vAlign w:val="bottom"/>
            <w:hideMark/>
          </w:tcPr>
          <w:p w14:paraId="6122E67F" w14:textId="77777777" w:rsidR="00285388" w:rsidRPr="00285388" w:rsidRDefault="00285388" w:rsidP="00285388">
            <w:pPr>
              <w:spacing w:after="0" w:line="240" w:lineRule="auto"/>
              <w:jc w:val="center"/>
              <w:rPr>
                <w:rFonts w:ascii="Calibri" w:eastAsia="Times New Roman" w:hAnsi="Calibri" w:cs="Calibri"/>
                <w:b/>
                <w:bCs/>
                <w:color w:val="000000"/>
                <w:sz w:val="24"/>
                <w:szCs w:val="24"/>
                <w:lang w:eastAsia="en-IN"/>
              </w:rPr>
            </w:pPr>
            <w:r w:rsidRPr="00285388">
              <w:rPr>
                <w:rFonts w:ascii="Calibri" w:eastAsia="Times New Roman" w:hAnsi="Calibri" w:cs="Calibri"/>
                <w:b/>
                <w:bCs/>
                <w:color w:val="000000"/>
                <w:sz w:val="24"/>
                <w:szCs w:val="24"/>
                <w:lang w:eastAsia="en-IN"/>
              </w:rPr>
              <w:t>S.No</w:t>
            </w:r>
          </w:p>
        </w:tc>
        <w:tc>
          <w:tcPr>
            <w:tcW w:w="2200" w:type="dxa"/>
            <w:tcBorders>
              <w:top w:val="single" w:sz="4" w:space="0" w:color="auto"/>
              <w:left w:val="nil"/>
              <w:bottom w:val="single" w:sz="4" w:space="0" w:color="auto"/>
              <w:right w:val="single" w:sz="4" w:space="0" w:color="auto"/>
            </w:tcBorders>
            <w:shd w:val="clear" w:color="000000" w:fill="8DB4E2"/>
            <w:noWrap/>
            <w:vAlign w:val="bottom"/>
            <w:hideMark/>
          </w:tcPr>
          <w:p w14:paraId="12F17479" w14:textId="77777777" w:rsidR="00285388" w:rsidRPr="00285388" w:rsidRDefault="00285388" w:rsidP="00285388">
            <w:pPr>
              <w:spacing w:after="0" w:line="240" w:lineRule="auto"/>
              <w:jc w:val="center"/>
              <w:rPr>
                <w:rFonts w:ascii="Calibri" w:eastAsia="Times New Roman" w:hAnsi="Calibri" w:cs="Calibri"/>
                <w:b/>
                <w:bCs/>
                <w:color w:val="000000"/>
                <w:sz w:val="24"/>
                <w:szCs w:val="24"/>
                <w:lang w:eastAsia="en-IN"/>
              </w:rPr>
            </w:pPr>
            <w:r w:rsidRPr="00285388">
              <w:rPr>
                <w:rFonts w:ascii="Calibri" w:eastAsia="Times New Roman" w:hAnsi="Calibri" w:cs="Calibri"/>
                <w:b/>
                <w:bCs/>
                <w:color w:val="000000"/>
                <w:sz w:val="24"/>
                <w:szCs w:val="24"/>
                <w:lang w:eastAsia="en-IN"/>
              </w:rPr>
              <w:t>Workstep Name</w:t>
            </w:r>
          </w:p>
        </w:tc>
        <w:tc>
          <w:tcPr>
            <w:tcW w:w="960" w:type="dxa"/>
            <w:tcBorders>
              <w:top w:val="single" w:sz="4" w:space="0" w:color="auto"/>
              <w:left w:val="nil"/>
              <w:bottom w:val="single" w:sz="4" w:space="0" w:color="auto"/>
              <w:right w:val="single" w:sz="4" w:space="0" w:color="auto"/>
            </w:tcBorders>
            <w:shd w:val="clear" w:color="000000" w:fill="8DB4E2"/>
            <w:noWrap/>
            <w:vAlign w:val="bottom"/>
            <w:hideMark/>
          </w:tcPr>
          <w:p w14:paraId="540E13BB" w14:textId="77777777" w:rsidR="00285388" w:rsidRPr="00285388" w:rsidRDefault="00285388" w:rsidP="00285388">
            <w:pPr>
              <w:spacing w:after="0" w:line="240" w:lineRule="auto"/>
              <w:jc w:val="center"/>
              <w:rPr>
                <w:rFonts w:ascii="Calibri" w:eastAsia="Times New Roman" w:hAnsi="Calibri" w:cs="Calibri"/>
                <w:b/>
                <w:bCs/>
                <w:color w:val="000000"/>
                <w:sz w:val="24"/>
                <w:szCs w:val="24"/>
                <w:lang w:eastAsia="en-IN"/>
              </w:rPr>
            </w:pPr>
            <w:r w:rsidRPr="00285388">
              <w:rPr>
                <w:rFonts w:ascii="Calibri" w:eastAsia="Times New Roman" w:hAnsi="Calibri" w:cs="Calibri"/>
                <w:b/>
                <w:bCs/>
                <w:color w:val="000000"/>
                <w:sz w:val="24"/>
                <w:szCs w:val="24"/>
                <w:lang w:eastAsia="en-IN"/>
              </w:rPr>
              <w:t>Digital</w:t>
            </w:r>
          </w:p>
        </w:tc>
        <w:tc>
          <w:tcPr>
            <w:tcW w:w="960" w:type="dxa"/>
            <w:tcBorders>
              <w:top w:val="single" w:sz="4" w:space="0" w:color="auto"/>
              <w:left w:val="nil"/>
              <w:bottom w:val="single" w:sz="4" w:space="0" w:color="auto"/>
              <w:right w:val="single" w:sz="4" w:space="0" w:color="auto"/>
            </w:tcBorders>
            <w:shd w:val="clear" w:color="000000" w:fill="8DB4E2"/>
            <w:noWrap/>
            <w:vAlign w:val="bottom"/>
            <w:hideMark/>
          </w:tcPr>
          <w:p w14:paraId="3B17DB9A" w14:textId="77777777" w:rsidR="00285388" w:rsidRPr="00285388" w:rsidRDefault="00285388" w:rsidP="00285388">
            <w:pPr>
              <w:spacing w:after="0" w:line="240" w:lineRule="auto"/>
              <w:jc w:val="center"/>
              <w:rPr>
                <w:rFonts w:ascii="Calibri" w:eastAsia="Times New Roman" w:hAnsi="Calibri" w:cs="Calibri"/>
                <w:b/>
                <w:bCs/>
                <w:color w:val="000000"/>
                <w:sz w:val="24"/>
                <w:szCs w:val="24"/>
                <w:lang w:eastAsia="en-IN"/>
              </w:rPr>
            </w:pPr>
            <w:r w:rsidRPr="00285388">
              <w:rPr>
                <w:rFonts w:ascii="Calibri" w:eastAsia="Times New Roman" w:hAnsi="Calibri" w:cs="Calibri"/>
                <w:b/>
                <w:bCs/>
                <w:color w:val="000000"/>
                <w:sz w:val="24"/>
                <w:szCs w:val="24"/>
                <w:lang w:eastAsia="en-IN"/>
              </w:rPr>
              <w:t>Branch</w:t>
            </w:r>
          </w:p>
        </w:tc>
        <w:tc>
          <w:tcPr>
            <w:tcW w:w="3840" w:type="dxa"/>
            <w:tcBorders>
              <w:top w:val="single" w:sz="4" w:space="0" w:color="auto"/>
              <w:left w:val="nil"/>
              <w:bottom w:val="single" w:sz="4" w:space="0" w:color="auto"/>
              <w:right w:val="single" w:sz="4" w:space="0" w:color="auto"/>
            </w:tcBorders>
            <w:shd w:val="clear" w:color="000000" w:fill="8DB4E2"/>
            <w:noWrap/>
            <w:vAlign w:val="bottom"/>
            <w:hideMark/>
          </w:tcPr>
          <w:p w14:paraId="1D5087A7" w14:textId="77777777" w:rsidR="00285388" w:rsidRPr="00285388" w:rsidRDefault="00285388" w:rsidP="00285388">
            <w:pPr>
              <w:spacing w:after="0" w:line="240" w:lineRule="auto"/>
              <w:jc w:val="center"/>
              <w:rPr>
                <w:rFonts w:ascii="Calibri" w:eastAsia="Times New Roman" w:hAnsi="Calibri" w:cs="Calibri"/>
                <w:b/>
                <w:bCs/>
                <w:color w:val="000000"/>
                <w:sz w:val="24"/>
                <w:szCs w:val="24"/>
                <w:lang w:eastAsia="en-IN"/>
              </w:rPr>
            </w:pPr>
            <w:r w:rsidRPr="00285388">
              <w:rPr>
                <w:rFonts w:ascii="Calibri" w:eastAsia="Times New Roman" w:hAnsi="Calibri" w:cs="Calibri"/>
                <w:b/>
                <w:bCs/>
                <w:color w:val="000000"/>
                <w:sz w:val="24"/>
                <w:szCs w:val="24"/>
                <w:lang w:eastAsia="en-IN"/>
              </w:rPr>
              <w:t>Functionality</w:t>
            </w:r>
          </w:p>
        </w:tc>
      </w:tr>
      <w:tr w:rsidR="00285388" w:rsidRPr="00285388" w14:paraId="316D62E5" w14:textId="77777777" w:rsidTr="00285388">
        <w:trPr>
          <w:trHeight w:val="15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2FFE5D6" w14:textId="77777777" w:rsidR="00285388" w:rsidRPr="00285388" w:rsidRDefault="00285388" w:rsidP="00285388">
            <w:pPr>
              <w:spacing w:after="0" w:line="240" w:lineRule="auto"/>
              <w:jc w:val="center"/>
              <w:rPr>
                <w:rFonts w:ascii="Calibri" w:eastAsia="Times New Roman" w:hAnsi="Calibri" w:cs="Calibri"/>
                <w:color w:val="000000"/>
                <w:lang w:eastAsia="en-IN"/>
              </w:rPr>
            </w:pPr>
            <w:r w:rsidRPr="00285388">
              <w:rPr>
                <w:rFonts w:ascii="Calibri" w:eastAsia="Times New Roman" w:hAnsi="Calibri" w:cs="Calibri"/>
                <w:color w:val="000000"/>
                <w:lang w:eastAsia="en-IN"/>
              </w:rPr>
              <w:t>1</w:t>
            </w:r>
          </w:p>
        </w:tc>
        <w:tc>
          <w:tcPr>
            <w:tcW w:w="2200" w:type="dxa"/>
            <w:tcBorders>
              <w:top w:val="nil"/>
              <w:left w:val="nil"/>
              <w:bottom w:val="single" w:sz="4" w:space="0" w:color="auto"/>
              <w:right w:val="single" w:sz="4" w:space="0" w:color="auto"/>
            </w:tcBorders>
            <w:shd w:val="clear" w:color="auto" w:fill="auto"/>
            <w:noWrap/>
            <w:vAlign w:val="center"/>
            <w:hideMark/>
          </w:tcPr>
          <w:p w14:paraId="6E2120ED" w14:textId="77777777" w:rsidR="00285388" w:rsidRPr="00285388" w:rsidRDefault="00285388" w:rsidP="00285388">
            <w:pPr>
              <w:spacing w:after="0" w:line="240" w:lineRule="auto"/>
              <w:rPr>
                <w:rFonts w:ascii="Calibri" w:eastAsia="Times New Roman" w:hAnsi="Calibri" w:cs="Calibri"/>
                <w:color w:val="000000"/>
                <w:lang w:eastAsia="en-IN"/>
              </w:rPr>
            </w:pPr>
            <w:r w:rsidRPr="00285388">
              <w:rPr>
                <w:rFonts w:ascii="Calibri" w:eastAsia="Times New Roman" w:hAnsi="Calibri" w:cs="Calibri"/>
                <w:color w:val="000000"/>
                <w:lang w:eastAsia="en-IN"/>
              </w:rPr>
              <w:t>Lead Generation</w:t>
            </w:r>
          </w:p>
        </w:tc>
        <w:tc>
          <w:tcPr>
            <w:tcW w:w="960" w:type="dxa"/>
            <w:tcBorders>
              <w:top w:val="nil"/>
              <w:left w:val="nil"/>
              <w:bottom w:val="single" w:sz="4" w:space="0" w:color="auto"/>
              <w:right w:val="single" w:sz="4" w:space="0" w:color="auto"/>
            </w:tcBorders>
            <w:shd w:val="clear" w:color="auto" w:fill="auto"/>
            <w:noWrap/>
            <w:vAlign w:val="center"/>
            <w:hideMark/>
          </w:tcPr>
          <w:p w14:paraId="07F90A4E" w14:textId="77777777" w:rsidR="00285388" w:rsidRPr="00285388" w:rsidRDefault="00285388" w:rsidP="00285388">
            <w:pPr>
              <w:spacing w:after="0" w:line="240" w:lineRule="auto"/>
              <w:jc w:val="center"/>
              <w:rPr>
                <w:rFonts w:ascii="Calibri" w:eastAsia="Times New Roman" w:hAnsi="Calibri" w:cs="Calibri"/>
                <w:color w:val="000000"/>
                <w:lang w:eastAsia="en-IN"/>
              </w:rPr>
            </w:pPr>
            <w:r w:rsidRPr="00285388">
              <w:rPr>
                <w:rFonts w:ascii="Calibri" w:eastAsia="Times New Roman" w:hAnsi="Calibri" w:cs="Calibri"/>
                <w:color w:val="000000"/>
                <w:lang w:eastAsia="en-IN"/>
              </w:rPr>
              <w:t>System</w:t>
            </w:r>
          </w:p>
        </w:tc>
        <w:tc>
          <w:tcPr>
            <w:tcW w:w="960" w:type="dxa"/>
            <w:tcBorders>
              <w:top w:val="nil"/>
              <w:left w:val="nil"/>
              <w:bottom w:val="single" w:sz="4" w:space="0" w:color="auto"/>
              <w:right w:val="single" w:sz="4" w:space="0" w:color="auto"/>
            </w:tcBorders>
            <w:shd w:val="clear" w:color="auto" w:fill="auto"/>
            <w:noWrap/>
            <w:vAlign w:val="center"/>
            <w:hideMark/>
          </w:tcPr>
          <w:p w14:paraId="780CFC84" w14:textId="77777777" w:rsidR="00285388" w:rsidRPr="00285388" w:rsidRDefault="00285388" w:rsidP="00285388">
            <w:pPr>
              <w:spacing w:after="0" w:line="240" w:lineRule="auto"/>
              <w:jc w:val="center"/>
              <w:rPr>
                <w:rFonts w:ascii="Calibri" w:eastAsia="Times New Roman" w:hAnsi="Calibri" w:cs="Calibri"/>
                <w:color w:val="000000"/>
                <w:lang w:eastAsia="en-IN"/>
              </w:rPr>
            </w:pPr>
            <w:r w:rsidRPr="00285388">
              <w:rPr>
                <w:rFonts w:ascii="Calibri" w:eastAsia="Times New Roman" w:hAnsi="Calibri" w:cs="Calibri"/>
                <w:color w:val="000000"/>
                <w:lang w:eastAsia="en-IN"/>
              </w:rPr>
              <w:t>User</w:t>
            </w:r>
          </w:p>
        </w:tc>
        <w:tc>
          <w:tcPr>
            <w:tcW w:w="3840" w:type="dxa"/>
            <w:tcBorders>
              <w:top w:val="nil"/>
              <w:left w:val="nil"/>
              <w:bottom w:val="single" w:sz="4" w:space="0" w:color="auto"/>
              <w:right w:val="single" w:sz="4" w:space="0" w:color="auto"/>
            </w:tcBorders>
            <w:shd w:val="clear" w:color="auto" w:fill="auto"/>
            <w:vAlign w:val="bottom"/>
            <w:hideMark/>
          </w:tcPr>
          <w:p w14:paraId="25405E46" w14:textId="0EE62F6B" w:rsidR="00285388" w:rsidRPr="00285388" w:rsidRDefault="00285388" w:rsidP="00285388">
            <w:pPr>
              <w:spacing w:after="0" w:line="240" w:lineRule="auto"/>
              <w:rPr>
                <w:rFonts w:ascii="Calibri" w:eastAsia="Times New Roman" w:hAnsi="Calibri" w:cs="Calibri"/>
                <w:color w:val="000000"/>
                <w:lang w:eastAsia="en-IN"/>
              </w:rPr>
            </w:pPr>
            <w:r w:rsidRPr="00285388">
              <w:rPr>
                <w:rFonts w:ascii="Calibri" w:eastAsia="Times New Roman" w:hAnsi="Calibri" w:cs="Calibri"/>
                <w:color w:val="000000"/>
                <w:lang w:eastAsia="en-IN"/>
              </w:rPr>
              <w:t xml:space="preserve">Application will create with different Sources and based on the data received for creating the application will be triggered to other 3rd parties to perform different checks </w:t>
            </w:r>
          </w:p>
        </w:tc>
      </w:tr>
      <w:tr w:rsidR="00285388" w:rsidRPr="00285388" w14:paraId="499D1D9D" w14:textId="77777777" w:rsidTr="00285388">
        <w:trPr>
          <w:trHeight w:val="18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C77BF43" w14:textId="77777777" w:rsidR="00285388" w:rsidRPr="00285388" w:rsidRDefault="00285388" w:rsidP="00285388">
            <w:pPr>
              <w:spacing w:after="0" w:line="240" w:lineRule="auto"/>
              <w:jc w:val="center"/>
              <w:rPr>
                <w:rFonts w:ascii="Calibri" w:eastAsia="Times New Roman" w:hAnsi="Calibri" w:cs="Calibri"/>
                <w:color w:val="000000"/>
                <w:lang w:eastAsia="en-IN"/>
              </w:rPr>
            </w:pPr>
            <w:r w:rsidRPr="00285388">
              <w:rPr>
                <w:rFonts w:ascii="Calibri" w:eastAsia="Times New Roman" w:hAnsi="Calibri" w:cs="Calibri"/>
                <w:color w:val="000000"/>
                <w:lang w:eastAsia="en-IN"/>
              </w:rPr>
              <w:t>2</w:t>
            </w:r>
          </w:p>
        </w:tc>
        <w:tc>
          <w:tcPr>
            <w:tcW w:w="2200" w:type="dxa"/>
            <w:tcBorders>
              <w:top w:val="nil"/>
              <w:left w:val="nil"/>
              <w:bottom w:val="single" w:sz="4" w:space="0" w:color="auto"/>
              <w:right w:val="single" w:sz="4" w:space="0" w:color="auto"/>
            </w:tcBorders>
            <w:shd w:val="clear" w:color="auto" w:fill="auto"/>
            <w:noWrap/>
            <w:vAlign w:val="center"/>
            <w:hideMark/>
          </w:tcPr>
          <w:p w14:paraId="28F13F8A" w14:textId="77777777" w:rsidR="00285388" w:rsidRPr="00285388" w:rsidRDefault="00285388" w:rsidP="00285388">
            <w:pPr>
              <w:spacing w:after="0" w:line="240" w:lineRule="auto"/>
              <w:rPr>
                <w:rFonts w:ascii="Calibri" w:eastAsia="Times New Roman" w:hAnsi="Calibri" w:cs="Calibri"/>
                <w:color w:val="000000"/>
                <w:lang w:eastAsia="en-IN"/>
              </w:rPr>
            </w:pPr>
            <w:r w:rsidRPr="00285388">
              <w:rPr>
                <w:rFonts w:ascii="Calibri" w:eastAsia="Times New Roman" w:hAnsi="Calibri" w:cs="Calibri"/>
                <w:color w:val="000000"/>
                <w:lang w:eastAsia="en-IN"/>
              </w:rPr>
              <w:t>Application Data Entry</w:t>
            </w:r>
          </w:p>
        </w:tc>
        <w:tc>
          <w:tcPr>
            <w:tcW w:w="960" w:type="dxa"/>
            <w:tcBorders>
              <w:top w:val="nil"/>
              <w:left w:val="nil"/>
              <w:bottom w:val="single" w:sz="4" w:space="0" w:color="auto"/>
              <w:right w:val="single" w:sz="4" w:space="0" w:color="auto"/>
            </w:tcBorders>
            <w:shd w:val="clear" w:color="auto" w:fill="auto"/>
            <w:noWrap/>
            <w:vAlign w:val="center"/>
            <w:hideMark/>
          </w:tcPr>
          <w:p w14:paraId="4A1F4E93" w14:textId="77777777" w:rsidR="00285388" w:rsidRPr="00285388" w:rsidRDefault="00285388" w:rsidP="00285388">
            <w:pPr>
              <w:spacing w:after="0" w:line="240" w:lineRule="auto"/>
              <w:jc w:val="center"/>
              <w:rPr>
                <w:rFonts w:ascii="Calibri" w:eastAsia="Times New Roman" w:hAnsi="Calibri" w:cs="Calibri"/>
                <w:color w:val="000000"/>
                <w:lang w:eastAsia="en-IN"/>
              </w:rPr>
            </w:pPr>
            <w:r w:rsidRPr="00285388">
              <w:rPr>
                <w:rFonts w:ascii="Calibri" w:eastAsia="Times New Roman" w:hAnsi="Calibri" w:cs="Calibri"/>
                <w:color w:val="000000"/>
                <w:lang w:eastAsia="en-IN"/>
              </w:rPr>
              <w:t>System</w:t>
            </w:r>
          </w:p>
        </w:tc>
        <w:tc>
          <w:tcPr>
            <w:tcW w:w="960" w:type="dxa"/>
            <w:tcBorders>
              <w:top w:val="nil"/>
              <w:left w:val="nil"/>
              <w:bottom w:val="single" w:sz="4" w:space="0" w:color="auto"/>
              <w:right w:val="single" w:sz="4" w:space="0" w:color="auto"/>
            </w:tcBorders>
            <w:shd w:val="clear" w:color="auto" w:fill="auto"/>
            <w:noWrap/>
            <w:vAlign w:val="center"/>
            <w:hideMark/>
          </w:tcPr>
          <w:p w14:paraId="2E163525" w14:textId="77777777" w:rsidR="00285388" w:rsidRPr="00285388" w:rsidRDefault="00285388" w:rsidP="00285388">
            <w:pPr>
              <w:spacing w:after="0" w:line="240" w:lineRule="auto"/>
              <w:jc w:val="center"/>
              <w:rPr>
                <w:rFonts w:ascii="Calibri" w:eastAsia="Times New Roman" w:hAnsi="Calibri" w:cs="Calibri"/>
                <w:color w:val="000000"/>
                <w:lang w:eastAsia="en-IN"/>
              </w:rPr>
            </w:pPr>
            <w:r w:rsidRPr="00285388">
              <w:rPr>
                <w:rFonts w:ascii="Calibri" w:eastAsia="Times New Roman" w:hAnsi="Calibri" w:cs="Calibri"/>
                <w:color w:val="000000"/>
                <w:lang w:eastAsia="en-IN"/>
              </w:rPr>
              <w:t>User</w:t>
            </w:r>
          </w:p>
        </w:tc>
        <w:tc>
          <w:tcPr>
            <w:tcW w:w="3840" w:type="dxa"/>
            <w:tcBorders>
              <w:top w:val="nil"/>
              <w:left w:val="nil"/>
              <w:bottom w:val="single" w:sz="4" w:space="0" w:color="auto"/>
              <w:right w:val="single" w:sz="4" w:space="0" w:color="auto"/>
            </w:tcBorders>
            <w:shd w:val="clear" w:color="auto" w:fill="auto"/>
            <w:vAlign w:val="bottom"/>
            <w:hideMark/>
          </w:tcPr>
          <w:p w14:paraId="25019AD2" w14:textId="5EE61E7F" w:rsidR="00285388" w:rsidRPr="00285388" w:rsidRDefault="00285388" w:rsidP="00285388">
            <w:pPr>
              <w:spacing w:after="0" w:line="240" w:lineRule="auto"/>
              <w:rPr>
                <w:rFonts w:ascii="Calibri" w:eastAsia="Times New Roman" w:hAnsi="Calibri" w:cs="Calibri"/>
                <w:color w:val="000000"/>
                <w:lang w:eastAsia="en-IN"/>
              </w:rPr>
            </w:pPr>
            <w:r w:rsidRPr="00285388">
              <w:rPr>
                <w:rFonts w:ascii="Calibri" w:eastAsia="Times New Roman" w:hAnsi="Calibri" w:cs="Calibri"/>
                <w:color w:val="000000"/>
                <w:lang w:eastAsia="en-IN"/>
              </w:rPr>
              <w:t xml:space="preserve">Mandatory data will </w:t>
            </w:r>
            <w:r w:rsidR="006C56C6" w:rsidRPr="00285388">
              <w:rPr>
                <w:rFonts w:ascii="Calibri" w:eastAsia="Times New Roman" w:hAnsi="Calibri" w:cs="Calibri"/>
                <w:color w:val="000000"/>
                <w:lang w:eastAsia="en-IN"/>
              </w:rPr>
              <w:t>be required</w:t>
            </w:r>
            <w:r w:rsidRPr="00285388">
              <w:rPr>
                <w:rFonts w:ascii="Calibri" w:eastAsia="Times New Roman" w:hAnsi="Calibri" w:cs="Calibri"/>
                <w:color w:val="000000"/>
                <w:lang w:eastAsia="en-IN"/>
              </w:rPr>
              <w:t xml:space="preserve"> from customer which is not fetched from 3rd parties however required for processing further</w:t>
            </w:r>
            <w:r w:rsidRPr="00285388">
              <w:rPr>
                <w:rFonts w:ascii="Calibri" w:eastAsia="Times New Roman" w:hAnsi="Calibri" w:cs="Calibri"/>
                <w:color w:val="000000"/>
                <w:lang w:eastAsia="en-IN"/>
              </w:rPr>
              <w:br/>
              <w:t>Based on the manually inputted data system will trigger other 3rd parties</w:t>
            </w:r>
          </w:p>
        </w:tc>
      </w:tr>
      <w:tr w:rsidR="00285388" w:rsidRPr="00285388" w14:paraId="3504B014" w14:textId="77777777" w:rsidTr="00285388">
        <w:trPr>
          <w:trHeight w:val="18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B85FA23" w14:textId="77777777" w:rsidR="00285388" w:rsidRPr="00285388" w:rsidRDefault="00285388" w:rsidP="00285388">
            <w:pPr>
              <w:spacing w:after="0" w:line="240" w:lineRule="auto"/>
              <w:jc w:val="center"/>
              <w:rPr>
                <w:rFonts w:ascii="Calibri" w:eastAsia="Times New Roman" w:hAnsi="Calibri" w:cs="Calibri"/>
                <w:color w:val="000000"/>
                <w:lang w:eastAsia="en-IN"/>
              </w:rPr>
            </w:pPr>
            <w:r w:rsidRPr="00285388">
              <w:rPr>
                <w:rFonts w:ascii="Calibri" w:eastAsia="Times New Roman" w:hAnsi="Calibri" w:cs="Calibri"/>
                <w:color w:val="000000"/>
                <w:lang w:eastAsia="en-IN"/>
              </w:rPr>
              <w:t>3</w:t>
            </w:r>
          </w:p>
        </w:tc>
        <w:tc>
          <w:tcPr>
            <w:tcW w:w="2200" w:type="dxa"/>
            <w:tcBorders>
              <w:top w:val="nil"/>
              <w:left w:val="nil"/>
              <w:bottom w:val="single" w:sz="4" w:space="0" w:color="auto"/>
              <w:right w:val="single" w:sz="4" w:space="0" w:color="auto"/>
            </w:tcBorders>
            <w:shd w:val="clear" w:color="auto" w:fill="auto"/>
            <w:noWrap/>
            <w:vAlign w:val="center"/>
            <w:hideMark/>
          </w:tcPr>
          <w:p w14:paraId="4DD9CBFC" w14:textId="77777777" w:rsidR="00285388" w:rsidRPr="00285388" w:rsidRDefault="00285388" w:rsidP="00285388">
            <w:pPr>
              <w:spacing w:after="0" w:line="240" w:lineRule="auto"/>
              <w:rPr>
                <w:rFonts w:ascii="Calibri" w:eastAsia="Times New Roman" w:hAnsi="Calibri" w:cs="Calibri"/>
                <w:color w:val="000000"/>
                <w:lang w:eastAsia="en-IN"/>
              </w:rPr>
            </w:pPr>
            <w:r w:rsidRPr="00285388">
              <w:rPr>
                <w:rFonts w:ascii="Calibri" w:eastAsia="Times New Roman" w:hAnsi="Calibri" w:cs="Calibri"/>
                <w:color w:val="000000"/>
                <w:lang w:eastAsia="en-IN"/>
              </w:rPr>
              <w:t>Credit Decisioning</w:t>
            </w:r>
          </w:p>
        </w:tc>
        <w:tc>
          <w:tcPr>
            <w:tcW w:w="960" w:type="dxa"/>
            <w:tcBorders>
              <w:top w:val="nil"/>
              <w:left w:val="nil"/>
              <w:bottom w:val="single" w:sz="4" w:space="0" w:color="auto"/>
              <w:right w:val="single" w:sz="4" w:space="0" w:color="auto"/>
            </w:tcBorders>
            <w:shd w:val="clear" w:color="auto" w:fill="auto"/>
            <w:noWrap/>
            <w:vAlign w:val="center"/>
            <w:hideMark/>
          </w:tcPr>
          <w:p w14:paraId="37735006" w14:textId="77777777" w:rsidR="00285388" w:rsidRPr="00285388" w:rsidRDefault="00285388" w:rsidP="00285388">
            <w:pPr>
              <w:spacing w:after="0" w:line="240" w:lineRule="auto"/>
              <w:jc w:val="center"/>
              <w:rPr>
                <w:rFonts w:ascii="Calibri" w:eastAsia="Times New Roman" w:hAnsi="Calibri" w:cs="Calibri"/>
                <w:color w:val="000000"/>
                <w:lang w:eastAsia="en-IN"/>
              </w:rPr>
            </w:pPr>
            <w:r w:rsidRPr="00285388">
              <w:rPr>
                <w:rFonts w:ascii="Calibri" w:eastAsia="Times New Roman" w:hAnsi="Calibri" w:cs="Calibri"/>
                <w:color w:val="000000"/>
                <w:lang w:eastAsia="en-IN"/>
              </w:rPr>
              <w:t>System</w:t>
            </w:r>
          </w:p>
        </w:tc>
        <w:tc>
          <w:tcPr>
            <w:tcW w:w="960" w:type="dxa"/>
            <w:tcBorders>
              <w:top w:val="nil"/>
              <w:left w:val="nil"/>
              <w:bottom w:val="single" w:sz="4" w:space="0" w:color="auto"/>
              <w:right w:val="single" w:sz="4" w:space="0" w:color="auto"/>
            </w:tcBorders>
            <w:shd w:val="clear" w:color="auto" w:fill="auto"/>
            <w:noWrap/>
            <w:vAlign w:val="center"/>
            <w:hideMark/>
          </w:tcPr>
          <w:p w14:paraId="5DD1C8F9" w14:textId="77777777" w:rsidR="00285388" w:rsidRPr="00285388" w:rsidRDefault="00285388" w:rsidP="00285388">
            <w:pPr>
              <w:spacing w:after="0" w:line="240" w:lineRule="auto"/>
              <w:jc w:val="center"/>
              <w:rPr>
                <w:rFonts w:ascii="Calibri" w:eastAsia="Times New Roman" w:hAnsi="Calibri" w:cs="Calibri"/>
                <w:color w:val="000000"/>
                <w:lang w:eastAsia="en-IN"/>
              </w:rPr>
            </w:pPr>
            <w:r w:rsidRPr="00285388">
              <w:rPr>
                <w:rFonts w:ascii="Calibri" w:eastAsia="Times New Roman" w:hAnsi="Calibri" w:cs="Calibri"/>
                <w:color w:val="000000"/>
                <w:lang w:eastAsia="en-IN"/>
              </w:rPr>
              <w:t>System</w:t>
            </w:r>
          </w:p>
        </w:tc>
        <w:tc>
          <w:tcPr>
            <w:tcW w:w="3840" w:type="dxa"/>
            <w:tcBorders>
              <w:top w:val="nil"/>
              <w:left w:val="nil"/>
              <w:bottom w:val="single" w:sz="4" w:space="0" w:color="auto"/>
              <w:right w:val="single" w:sz="4" w:space="0" w:color="auto"/>
            </w:tcBorders>
            <w:shd w:val="clear" w:color="auto" w:fill="auto"/>
            <w:vAlign w:val="bottom"/>
            <w:hideMark/>
          </w:tcPr>
          <w:p w14:paraId="5417EDA5" w14:textId="77777777" w:rsidR="00285388" w:rsidRPr="00285388" w:rsidRDefault="00285388" w:rsidP="00285388">
            <w:pPr>
              <w:spacing w:after="0" w:line="240" w:lineRule="auto"/>
              <w:rPr>
                <w:rFonts w:ascii="Calibri" w:eastAsia="Times New Roman" w:hAnsi="Calibri" w:cs="Calibri"/>
                <w:color w:val="000000"/>
                <w:lang w:eastAsia="en-IN"/>
              </w:rPr>
            </w:pPr>
            <w:r w:rsidRPr="00285388">
              <w:rPr>
                <w:rFonts w:ascii="Calibri" w:eastAsia="Times New Roman" w:hAnsi="Calibri" w:cs="Calibri"/>
                <w:color w:val="000000"/>
                <w:lang w:eastAsia="en-IN"/>
              </w:rPr>
              <w:t xml:space="preserve">Based on the data fetched from 3rd party system will integrate with Qarar System to get the facility Eligibility </w:t>
            </w:r>
            <w:r w:rsidRPr="00285388">
              <w:rPr>
                <w:rFonts w:ascii="Calibri" w:eastAsia="Times New Roman" w:hAnsi="Calibri" w:cs="Calibri"/>
                <w:color w:val="000000"/>
                <w:lang w:eastAsia="en-IN"/>
              </w:rPr>
              <w:br/>
              <w:t xml:space="preserve">Once the Decisioning service provide the response, system will move application accordingly </w:t>
            </w:r>
          </w:p>
        </w:tc>
      </w:tr>
      <w:tr w:rsidR="00285388" w:rsidRPr="00285388" w14:paraId="71236E92" w14:textId="77777777" w:rsidTr="00285388">
        <w:trPr>
          <w:trHeight w:val="15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FE3C0A4" w14:textId="77777777" w:rsidR="00285388" w:rsidRPr="00285388" w:rsidRDefault="00285388" w:rsidP="00285388">
            <w:pPr>
              <w:spacing w:after="0" w:line="240" w:lineRule="auto"/>
              <w:jc w:val="center"/>
              <w:rPr>
                <w:rFonts w:ascii="Calibri" w:eastAsia="Times New Roman" w:hAnsi="Calibri" w:cs="Calibri"/>
                <w:color w:val="000000"/>
                <w:lang w:eastAsia="en-IN"/>
              </w:rPr>
            </w:pPr>
            <w:r w:rsidRPr="00285388">
              <w:rPr>
                <w:rFonts w:ascii="Calibri" w:eastAsia="Times New Roman" w:hAnsi="Calibri" w:cs="Calibri"/>
                <w:color w:val="000000"/>
                <w:lang w:eastAsia="en-IN"/>
              </w:rPr>
              <w:t>4</w:t>
            </w:r>
          </w:p>
        </w:tc>
        <w:tc>
          <w:tcPr>
            <w:tcW w:w="2200" w:type="dxa"/>
            <w:tcBorders>
              <w:top w:val="nil"/>
              <w:left w:val="nil"/>
              <w:bottom w:val="single" w:sz="4" w:space="0" w:color="auto"/>
              <w:right w:val="single" w:sz="4" w:space="0" w:color="auto"/>
            </w:tcBorders>
            <w:shd w:val="clear" w:color="auto" w:fill="auto"/>
            <w:noWrap/>
            <w:vAlign w:val="center"/>
            <w:hideMark/>
          </w:tcPr>
          <w:p w14:paraId="2F621118" w14:textId="77777777" w:rsidR="00285388" w:rsidRPr="00285388" w:rsidRDefault="00285388" w:rsidP="00285388">
            <w:pPr>
              <w:spacing w:after="0" w:line="240" w:lineRule="auto"/>
              <w:rPr>
                <w:rFonts w:ascii="Calibri" w:eastAsia="Times New Roman" w:hAnsi="Calibri" w:cs="Calibri"/>
                <w:color w:val="000000"/>
                <w:lang w:eastAsia="en-IN"/>
              </w:rPr>
            </w:pPr>
            <w:r w:rsidRPr="00285388">
              <w:rPr>
                <w:rFonts w:ascii="Calibri" w:eastAsia="Times New Roman" w:hAnsi="Calibri" w:cs="Calibri"/>
                <w:color w:val="000000"/>
                <w:lang w:eastAsia="en-IN"/>
              </w:rPr>
              <w:t>Underwriter</w:t>
            </w:r>
          </w:p>
        </w:tc>
        <w:tc>
          <w:tcPr>
            <w:tcW w:w="960" w:type="dxa"/>
            <w:tcBorders>
              <w:top w:val="nil"/>
              <w:left w:val="nil"/>
              <w:bottom w:val="single" w:sz="4" w:space="0" w:color="auto"/>
              <w:right w:val="single" w:sz="4" w:space="0" w:color="auto"/>
            </w:tcBorders>
            <w:shd w:val="clear" w:color="auto" w:fill="auto"/>
            <w:noWrap/>
            <w:vAlign w:val="center"/>
            <w:hideMark/>
          </w:tcPr>
          <w:p w14:paraId="6036A46D" w14:textId="77777777" w:rsidR="00285388" w:rsidRPr="00285388" w:rsidRDefault="00285388" w:rsidP="00285388">
            <w:pPr>
              <w:spacing w:after="0" w:line="240" w:lineRule="auto"/>
              <w:jc w:val="center"/>
              <w:rPr>
                <w:rFonts w:ascii="Calibri" w:eastAsia="Times New Roman" w:hAnsi="Calibri" w:cs="Calibri"/>
                <w:color w:val="000000"/>
                <w:lang w:eastAsia="en-IN"/>
              </w:rPr>
            </w:pPr>
            <w:r w:rsidRPr="00285388">
              <w:rPr>
                <w:rFonts w:ascii="Calibri" w:eastAsia="Times New Roman" w:hAnsi="Calibri" w:cs="Calibri"/>
                <w:color w:val="000000"/>
                <w:lang w:eastAsia="en-IN"/>
              </w:rPr>
              <w:t>User</w:t>
            </w:r>
          </w:p>
        </w:tc>
        <w:tc>
          <w:tcPr>
            <w:tcW w:w="960" w:type="dxa"/>
            <w:tcBorders>
              <w:top w:val="nil"/>
              <w:left w:val="nil"/>
              <w:bottom w:val="single" w:sz="4" w:space="0" w:color="auto"/>
              <w:right w:val="single" w:sz="4" w:space="0" w:color="auto"/>
            </w:tcBorders>
            <w:shd w:val="clear" w:color="auto" w:fill="auto"/>
            <w:noWrap/>
            <w:vAlign w:val="center"/>
            <w:hideMark/>
          </w:tcPr>
          <w:p w14:paraId="2B4EDA37" w14:textId="77777777" w:rsidR="00285388" w:rsidRPr="00285388" w:rsidRDefault="00285388" w:rsidP="00285388">
            <w:pPr>
              <w:spacing w:after="0" w:line="240" w:lineRule="auto"/>
              <w:jc w:val="center"/>
              <w:rPr>
                <w:rFonts w:ascii="Calibri" w:eastAsia="Times New Roman" w:hAnsi="Calibri" w:cs="Calibri"/>
                <w:color w:val="000000"/>
                <w:lang w:eastAsia="en-IN"/>
              </w:rPr>
            </w:pPr>
            <w:r w:rsidRPr="00285388">
              <w:rPr>
                <w:rFonts w:ascii="Calibri" w:eastAsia="Times New Roman" w:hAnsi="Calibri" w:cs="Calibri"/>
                <w:color w:val="000000"/>
                <w:lang w:eastAsia="en-IN"/>
              </w:rPr>
              <w:t>User</w:t>
            </w:r>
          </w:p>
        </w:tc>
        <w:tc>
          <w:tcPr>
            <w:tcW w:w="3840" w:type="dxa"/>
            <w:tcBorders>
              <w:top w:val="nil"/>
              <w:left w:val="nil"/>
              <w:bottom w:val="single" w:sz="4" w:space="0" w:color="auto"/>
              <w:right w:val="single" w:sz="4" w:space="0" w:color="auto"/>
            </w:tcBorders>
            <w:shd w:val="clear" w:color="auto" w:fill="auto"/>
            <w:vAlign w:val="bottom"/>
            <w:hideMark/>
          </w:tcPr>
          <w:p w14:paraId="0B164A0C" w14:textId="77777777" w:rsidR="00285388" w:rsidRPr="00285388" w:rsidRDefault="00285388" w:rsidP="00285388">
            <w:pPr>
              <w:spacing w:after="0" w:line="240" w:lineRule="auto"/>
              <w:rPr>
                <w:rFonts w:ascii="Calibri" w:eastAsia="Times New Roman" w:hAnsi="Calibri" w:cs="Calibri"/>
                <w:color w:val="000000"/>
                <w:lang w:eastAsia="en-IN"/>
              </w:rPr>
            </w:pPr>
            <w:r w:rsidRPr="00285388">
              <w:rPr>
                <w:rFonts w:ascii="Calibri" w:eastAsia="Times New Roman" w:hAnsi="Calibri" w:cs="Calibri"/>
                <w:color w:val="000000"/>
                <w:lang w:eastAsia="en-IN"/>
              </w:rPr>
              <w:t>This will always be the Manual step and application will go to underwriter review in case Qarar provides the offer refer, the user will take the appropriate option</w:t>
            </w:r>
          </w:p>
        </w:tc>
      </w:tr>
      <w:tr w:rsidR="00285388" w:rsidRPr="00285388" w14:paraId="1307609C" w14:textId="77777777" w:rsidTr="00285388">
        <w:trPr>
          <w:trHeight w:val="12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755CA6D" w14:textId="77777777" w:rsidR="00285388" w:rsidRPr="00285388" w:rsidRDefault="00285388" w:rsidP="00285388">
            <w:pPr>
              <w:spacing w:after="0" w:line="240" w:lineRule="auto"/>
              <w:jc w:val="center"/>
              <w:rPr>
                <w:rFonts w:ascii="Calibri" w:eastAsia="Times New Roman" w:hAnsi="Calibri" w:cs="Calibri"/>
                <w:color w:val="000000"/>
                <w:lang w:eastAsia="en-IN"/>
              </w:rPr>
            </w:pPr>
            <w:r w:rsidRPr="00285388">
              <w:rPr>
                <w:rFonts w:ascii="Calibri" w:eastAsia="Times New Roman" w:hAnsi="Calibri" w:cs="Calibri"/>
                <w:color w:val="000000"/>
                <w:lang w:eastAsia="en-IN"/>
              </w:rPr>
              <w:t>5</w:t>
            </w:r>
          </w:p>
        </w:tc>
        <w:tc>
          <w:tcPr>
            <w:tcW w:w="2200" w:type="dxa"/>
            <w:tcBorders>
              <w:top w:val="nil"/>
              <w:left w:val="nil"/>
              <w:bottom w:val="single" w:sz="4" w:space="0" w:color="auto"/>
              <w:right w:val="single" w:sz="4" w:space="0" w:color="auto"/>
            </w:tcBorders>
            <w:shd w:val="clear" w:color="auto" w:fill="auto"/>
            <w:noWrap/>
            <w:vAlign w:val="center"/>
            <w:hideMark/>
          </w:tcPr>
          <w:p w14:paraId="3143AD50" w14:textId="77777777" w:rsidR="00285388" w:rsidRPr="00285388" w:rsidRDefault="00285388" w:rsidP="00285388">
            <w:pPr>
              <w:spacing w:after="0" w:line="240" w:lineRule="auto"/>
              <w:rPr>
                <w:rFonts w:ascii="Calibri" w:eastAsia="Times New Roman" w:hAnsi="Calibri" w:cs="Calibri"/>
                <w:color w:val="000000"/>
                <w:lang w:eastAsia="en-IN"/>
              </w:rPr>
            </w:pPr>
            <w:r w:rsidRPr="00285388">
              <w:rPr>
                <w:rFonts w:ascii="Calibri" w:eastAsia="Times New Roman" w:hAnsi="Calibri" w:cs="Calibri"/>
                <w:color w:val="000000"/>
                <w:lang w:eastAsia="en-IN"/>
              </w:rPr>
              <w:t>Offering Stage</w:t>
            </w:r>
          </w:p>
        </w:tc>
        <w:tc>
          <w:tcPr>
            <w:tcW w:w="960" w:type="dxa"/>
            <w:tcBorders>
              <w:top w:val="nil"/>
              <w:left w:val="nil"/>
              <w:bottom w:val="single" w:sz="4" w:space="0" w:color="auto"/>
              <w:right w:val="single" w:sz="4" w:space="0" w:color="auto"/>
            </w:tcBorders>
            <w:shd w:val="clear" w:color="auto" w:fill="auto"/>
            <w:noWrap/>
            <w:vAlign w:val="center"/>
            <w:hideMark/>
          </w:tcPr>
          <w:p w14:paraId="0C5C9754" w14:textId="77777777" w:rsidR="00285388" w:rsidRPr="00285388" w:rsidRDefault="00285388" w:rsidP="00285388">
            <w:pPr>
              <w:spacing w:after="0" w:line="240" w:lineRule="auto"/>
              <w:jc w:val="center"/>
              <w:rPr>
                <w:rFonts w:ascii="Calibri" w:eastAsia="Times New Roman" w:hAnsi="Calibri" w:cs="Calibri"/>
                <w:color w:val="000000"/>
                <w:lang w:eastAsia="en-IN"/>
              </w:rPr>
            </w:pPr>
            <w:r w:rsidRPr="00285388">
              <w:rPr>
                <w:rFonts w:ascii="Calibri" w:eastAsia="Times New Roman" w:hAnsi="Calibri" w:cs="Calibri"/>
                <w:color w:val="000000"/>
                <w:lang w:eastAsia="en-IN"/>
              </w:rPr>
              <w:t>System</w:t>
            </w:r>
          </w:p>
        </w:tc>
        <w:tc>
          <w:tcPr>
            <w:tcW w:w="960" w:type="dxa"/>
            <w:tcBorders>
              <w:top w:val="nil"/>
              <w:left w:val="nil"/>
              <w:bottom w:val="single" w:sz="4" w:space="0" w:color="auto"/>
              <w:right w:val="single" w:sz="4" w:space="0" w:color="auto"/>
            </w:tcBorders>
            <w:shd w:val="clear" w:color="auto" w:fill="auto"/>
            <w:noWrap/>
            <w:vAlign w:val="center"/>
            <w:hideMark/>
          </w:tcPr>
          <w:p w14:paraId="57262D02" w14:textId="77777777" w:rsidR="00285388" w:rsidRPr="00285388" w:rsidRDefault="00285388" w:rsidP="00285388">
            <w:pPr>
              <w:spacing w:after="0" w:line="240" w:lineRule="auto"/>
              <w:jc w:val="center"/>
              <w:rPr>
                <w:rFonts w:ascii="Calibri" w:eastAsia="Times New Roman" w:hAnsi="Calibri" w:cs="Calibri"/>
                <w:color w:val="000000"/>
                <w:lang w:eastAsia="en-IN"/>
              </w:rPr>
            </w:pPr>
            <w:r w:rsidRPr="00285388">
              <w:rPr>
                <w:rFonts w:ascii="Calibri" w:eastAsia="Times New Roman" w:hAnsi="Calibri" w:cs="Calibri"/>
                <w:color w:val="000000"/>
                <w:lang w:eastAsia="en-IN"/>
              </w:rPr>
              <w:t>System</w:t>
            </w:r>
          </w:p>
        </w:tc>
        <w:tc>
          <w:tcPr>
            <w:tcW w:w="3840" w:type="dxa"/>
            <w:tcBorders>
              <w:top w:val="nil"/>
              <w:left w:val="nil"/>
              <w:bottom w:val="single" w:sz="4" w:space="0" w:color="auto"/>
              <w:right w:val="single" w:sz="4" w:space="0" w:color="auto"/>
            </w:tcBorders>
            <w:shd w:val="clear" w:color="auto" w:fill="auto"/>
            <w:vAlign w:val="bottom"/>
            <w:hideMark/>
          </w:tcPr>
          <w:p w14:paraId="6E99881B" w14:textId="77777777" w:rsidR="00285388" w:rsidRPr="00285388" w:rsidRDefault="00285388" w:rsidP="00285388">
            <w:pPr>
              <w:spacing w:after="0" w:line="240" w:lineRule="auto"/>
              <w:rPr>
                <w:rFonts w:ascii="Calibri" w:eastAsia="Times New Roman" w:hAnsi="Calibri" w:cs="Calibri"/>
                <w:color w:val="000000"/>
                <w:lang w:eastAsia="en-IN"/>
              </w:rPr>
            </w:pPr>
            <w:r w:rsidRPr="00285388">
              <w:rPr>
                <w:rFonts w:ascii="Calibri" w:eastAsia="Times New Roman" w:hAnsi="Calibri" w:cs="Calibri"/>
                <w:color w:val="000000"/>
                <w:lang w:eastAsia="en-IN"/>
              </w:rPr>
              <w:t xml:space="preserve">Final offer will be provided to customer and based on the response of customer further processing will be performed by LOS </w:t>
            </w:r>
          </w:p>
        </w:tc>
      </w:tr>
      <w:tr w:rsidR="00285388" w:rsidRPr="00285388" w14:paraId="39606489" w14:textId="77777777" w:rsidTr="00285388">
        <w:trPr>
          <w:trHeight w:val="48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D11EA42" w14:textId="77777777" w:rsidR="00285388" w:rsidRPr="00285388" w:rsidRDefault="00285388" w:rsidP="00285388">
            <w:pPr>
              <w:spacing w:after="0" w:line="240" w:lineRule="auto"/>
              <w:jc w:val="center"/>
              <w:rPr>
                <w:rFonts w:ascii="Calibri" w:eastAsia="Times New Roman" w:hAnsi="Calibri" w:cs="Calibri"/>
                <w:color w:val="000000"/>
                <w:lang w:eastAsia="en-IN"/>
              </w:rPr>
            </w:pPr>
            <w:r w:rsidRPr="00285388">
              <w:rPr>
                <w:rFonts w:ascii="Calibri" w:eastAsia="Times New Roman" w:hAnsi="Calibri" w:cs="Calibri"/>
                <w:color w:val="000000"/>
                <w:lang w:eastAsia="en-IN"/>
              </w:rPr>
              <w:lastRenderedPageBreak/>
              <w:t>6</w:t>
            </w:r>
          </w:p>
        </w:tc>
        <w:tc>
          <w:tcPr>
            <w:tcW w:w="2200" w:type="dxa"/>
            <w:tcBorders>
              <w:top w:val="nil"/>
              <w:left w:val="nil"/>
              <w:bottom w:val="single" w:sz="4" w:space="0" w:color="auto"/>
              <w:right w:val="single" w:sz="4" w:space="0" w:color="auto"/>
            </w:tcBorders>
            <w:shd w:val="clear" w:color="auto" w:fill="auto"/>
            <w:noWrap/>
            <w:vAlign w:val="center"/>
            <w:hideMark/>
          </w:tcPr>
          <w:p w14:paraId="5354B88C" w14:textId="77777777" w:rsidR="00285388" w:rsidRPr="00285388" w:rsidRDefault="00285388" w:rsidP="00285388">
            <w:pPr>
              <w:spacing w:after="0" w:line="240" w:lineRule="auto"/>
              <w:rPr>
                <w:rFonts w:ascii="Calibri" w:eastAsia="Times New Roman" w:hAnsi="Calibri" w:cs="Calibri"/>
                <w:color w:val="000000"/>
                <w:lang w:eastAsia="en-IN"/>
              </w:rPr>
            </w:pPr>
            <w:r w:rsidRPr="00285388">
              <w:rPr>
                <w:rFonts w:ascii="Calibri" w:eastAsia="Times New Roman" w:hAnsi="Calibri" w:cs="Calibri"/>
                <w:color w:val="000000"/>
                <w:lang w:eastAsia="en-IN"/>
              </w:rPr>
              <w:t>Commodity Process</w:t>
            </w:r>
          </w:p>
        </w:tc>
        <w:tc>
          <w:tcPr>
            <w:tcW w:w="960" w:type="dxa"/>
            <w:tcBorders>
              <w:top w:val="nil"/>
              <w:left w:val="nil"/>
              <w:bottom w:val="single" w:sz="4" w:space="0" w:color="auto"/>
              <w:right w:val="single" w:sz="4" w:space="0" w:color="auto"/>
            </w:tcBorders>
            <w:shd w:val="clear" w:color="auto" w:fill="auto"/>
            <w:noWrap/>
            <w:vAlign w:val="center"/>
            <w:hideMark/>
          </w:tcPr>
          <w:p w14:paraId="7438B324" w14:textId="77777777" w:rsidR="00285388" w:rsidRPr="00285388" w:rsidRDefault="00285388" w:rsidP="00285388">
            <w:pPr>
              <w:spacing w:after="0" w:line="240" w:lineRule="auto"/>
              <w:jc w:val="center"/>
              <w:rPr>
                <w:rFonts w:ascii="Calibri" w:eastAsia="Times New Roman" w:hAnsi="Calibri" w:cs="Calibri"/>
                <w:color w:val="000000"/>
                <w:lang w:eastAsia="en-IN"/>
              </w:rPr>
            </w:pPr>
            <w:r w:rsidRPr="00285388">
              <w:rPr>
                <w:rFonts w:ascii="Calibri" w:eastAsia="Times New Roman" w:hAnsi="Calibri" w:cs="Calibri"/>
                <w:color w:val="000000"/>
                <w:lang w:eastAsia="en-IN"/>
              </w:rPr>
              <w:t>System</w:t>
            </w:r>
          </w:p>
        </w:tc>
        <w:tc>
          <w:tcPr>
            <w:tcW w:w="960" w:type="dxa"/>
            <w:tcBorders>
              <w:top w:val="nil"/>
              <w:left w:val="nil"/>
              <w:bottom w:val="single" w:sz="4" w:space="0" w:color="auto"/>
              <w:right w:val="single" w:sz="4" w:space="0" w:color="auto"/>
            </w:tcBorders>
            <w:shd w:val="clear" w:color="auto" w:fill="auto"/>
            <w:noWrap/>
            <w:vAlign w:val="center"/>
            <w:hideMark/>
          </w:tcPr>
          <w:p w14:paraId="3E3D5594" w14:textId="77777777" w:rsidR="00285388" w:rsidRPr="00285388" w:rsidRDefault="00285388" w:rsidP="00285388">
            <w:pPr>
              <w:spacing w:after="0" w:line="240" w:lineRule="auto"/>
              <w:jc w:val="center"/>
              <w:rPr>
                <w:rFonts w:ascii="Calibri" w:eastAsia="Times New Roman" w:hAnsi="Calibri" w:cs="Calibri"/>
                <w:color w:val="000000"/>
                <w:lang w:eastAsia="en-IN"/>
              </w:rPr>
            </w:pPr>
            <w:r w:rsidRPr="00285388">
              <w:rPr>
                <w:rFonts w:ascii="Calibri" w:eastAsia="Times New Roman" w:hAnsi="Calibri" w:cs="Calibri"/>
                <w:color w:val="000000"/>
                <w:lang w:eastAsia="en-IN"/>
              </w:rPr>
              <w:t>System</w:t>
            </w:r>
          </w:p>
        </w:tc>
        <w:tc>
          <w:tcPr>
            <w:tcW w:w="3840" w:type="dxa"/>
            <w:tcBorders>
              <w:top w:val="nil"/>
              <w:left w:val="nil"/>
              <w:bottom w:val="single" w:sz="4" w:space="0" w:color="auto"/>
              <w:right w:val="single" w:sz="4" w:space="0" w:color="auto"/>
            </w:tcBorders>
            <w:shd w:val="clear" w:color="auto" w:fill="auto"/>
            <w:vAlign w:val="bottom"/>
            <w:hideMark/>
          </w:tcPr>
          <w:p w14:paraId="5208DF03" w14:textId="28A54B64" w:rsidR="00285388" w:rsidRPr="00285388" w:rsidRDefault="00285388" w:rsidP="00285388">
            <w:pPr>
              <w:spacing w:after="0" w:line="240" w:lineRule="auto"/>
              <w:rPr>
                <w:rFonts w:ascii="Calibri" w:eastAsia="Times New Roman" w:hAnsi="Calibri" w:cs="Calibri"/>
                <w:color w:val="000000"/>
                <w:lang w:eastAsia="en-IN"/>
              </w:rPr>
            </w:pPr>
            <w:r w:rsidRPr="00285388">
              <w:rPr>
                <w:rFonts w:ascii="Calibri" w:eastAsia="Times New Roman" w:hAnsi="Calibri" w:cs="Calibri"/>
                <w:color w:val="000000"/>
                <w:lang w:eastAsia="en-IN"/>
              </w:rPr>
              <w:t xml:space="preserve">Commodity Process includes all the activity start from Commodity purchase to Commodity sell. </w:t>
            </w:r>
            <w:r w:rsidRPr="00285388">
              <w:rPr>
                <w:rFonts w:ascii="Calibri" w:eastAsia="Times New Roman" w:hAnsi="Calibri" w:cs="Calibri"/>
                <w:color w:val="000000"/>
                <w:lang w:eastAsia="en-IN"/>
              </w:rPr>
              <w:br/>
              <w:t>Activities are mentioned below:</w:t>
            </w:r>
            <w:r w:rsidRPr="00285388">
              <w:rPr>
                <w:rFonts w:ascii="Calibri" w:eastAsia="Times New Roman" w:hAnsi="Calibri" w:cs="Calibri"/>
                <w:color w:val="000000"/>
                <w:lang w:eastAsia="en-IN"/>
              </w:rPr>
              <w:br/>
              <w:t>1. Commodity Purchase</w:t>
            </w:r>
            <w:r w:rsidRPr="00285388">
              <w:rPr>
                <w:rFonts w:ascii="Calibri" w:eastAsia="Times New Roman" w:hAnsi="Calibri" w:cs="Calibri"/>
                <w:color w:val="000000"/>
                <w:lang w:eastAsia="en-IN"/>
              </w:rPr>
              <w:br/>
              <w:t>2. Send Details of Commodity to Core</w:t>
            </w:r>
            <w:r w:rsidRPr="00285388">
              <w:rPr>
                <w:rFonts w:ascii="Calibri" w:eastAsia="Times New Roman" w:hAnsi="Calibri" w:cs="Calibri"/>
                <w:color w:val="000000"/>
                <w:lang w:eastAsia="en-IN"/>
              </w:rPr>
              <w:br/>
              <w:t>3. Get Repayment Schedule from T24</w:t>
            </w:r>
            <w:r w:rsidRPr="00285388">
              <w:rPr>
                <w:rFonts w:ascii="Calibri" w:eastAsia="Times New Roman" w:hAnsi="Calibri" w:cs="Calibri"/>
                <w:color w:val="000000"/>
                <w:lang w:eastAsia="en-IN"/>
              </w:rPr>
              <w:br/>
              <w:t>4. Generate PDF Documents (Contract document and others)</w:t>
            </w:r>
            <w:r w:rsidRPr="00285388">
              <w:rPr>
                <w:rFonts w:ascii="Calibri" w:eastAsia="Times New Roman" w:hAnsi="Calibri" w:cs="Calibri"/>
                <w:color w:val="000000"/>
                <w:lang w:eastAsia="en-IN"/>
              </w:rPr>
              <w:br/>
              <w:t>5. Create Contract in T24</w:t>
            </w:r>
            <w:r w:rsidRPr="00285388">
              <w:rPr>
                <w:rFonts w:ascii="Calibri" w:eastAsia="Times New Roman" w:hAnsi="Calibri" w:cs="Calibri"/>
                <w:color w:val="000000"/>
                <w:lang w:eastAsia="en-IN"/>
              </w:rPr>
              <w:br/>
              <w:t>6. Digital Signing of Contract via BTC</w:t>
            </w:r>
            <w:r w:rsidRPr="00285388">
              <w:rPr>
                <w:rFonts w:ascii="Calibri" w:eastAsia="Times New Roman" w:hAnsi="Calibri" w:cs="Calibri"/>
                <w:color w:val="000000"/>
                <w:lang w:eastAsia="en-IN"/>
              </w:rPr>
              <w:br/>
              <w:t>7. Promissory Note signing</w:t>
            </w:r>
            <w:r w:rsidRPr="00285388">
              <w:rPr>
                <w:rFonts w:ascii="Calibri" w:eastAsia="Times New Roman" w:hAnsi="Calibri" w:cs="Calibri"/>
                <w:color w:val="000000"/>
                <w:lang w:eastAsia="en-IN"/>
              </w:rPr>
              <w:br/>
              <w:t>8. Sell Consent</w:t>
            </w:r>
            <w:r w:rsidRPr="00285388">
              <w:rPr>
                <w:rFonts w:ascii="Calibri" w:eastAsia="Times New Roman" w:hAnsi="Calibri" w:cs="Calibri"/>
                <w:color w:val="000000"/>
                <w:lang w:eastAsia="en-IN"/>
              </w:rPr>
              <w:br/>
              <w:t>9. Sell commodity</w:t>
            </w:r>
            <w:r w:rsidRPr="00285388">
              <w:rPr>
                <w:rFonts w:ascii="Calibri" w:eastAsia="Times New Roman" w:hAnsi="Calibri" w:cs="Calibri"/>
                <w:color w:val="000000"/>
                <w:lang w:eastAsia="en-IN"/>
              </w:rPr>
              <w:br/>
              <w:t>10. Update commodity / contract document to Core</w:t>
            </w:r>
          </w:p>
        </w:tc>
      </w:tr>
      <w:tr w:rsidR="00285388" w:rsidRPr="00285388" w14:paraId="6D1CA0F6" w14:textId="77777777" w:rsidTr="00285388">
        <w:trPr>
          <w:trHeight w:val="15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1FDAB92" w14:textId="77777777" w:rsidR="00285388" w:rsidRPr="00285388" w:rsidRDefault="00285388" w:rsidP="00285388">
            <w:pPr>
              <w:spacing w:after="0" w:line="240" w:lineRule="auto"/>
              <w:jc w:val="center"/>
              <w:rPr>
                <w:rFonts w:ascii="Calibri" w:eastAsia="Times New Roman" w:hAnsi="Calibri" w:cs="Calibri"/>
                <w:color w:val="000000"/>
                <w:lang w:eastAsia="en-IN"/>
              </w:rPr>
            </w:pPr>
            <w:r w:rsidRPr="00285388">
              <w:rPr>
                <w:rFonts w:ascii="Calibri" w:eastAsia="Times New Roman" w:hAnsi="Calibri" w:cs="Calibri"/>
                <w:color w:val="000000"/>
                <w:lang w:eastAsia="en-IN"/>
              </w:rPr>
              <w:t>7</w:t>
            </w:r>
          </w:p>
        </w:tc>
        <w:tc>
          <w:tcPr>
            <w:tcW w:w="2200" w:type="dxa"/>
            <w:tcBorders>
              <w:top w:val="nil"/>
              <w:left w:val="nil"/>
              <w:bottom w:val="single" w:sz="4" w:space="0" w:color="auto"/>
              <w:right w:val="single" w:sz="4" w:space="0" w:color="auto"/>
            </w:tcBorders>
            <w:shd w:val="clear" w:color="auto" w:fill="auto"/>
            <w:noWrap/>
            <w:vAlign w:val="center"/>
            <w:hideMark/>
          </w:tcPr>
          <w:p w14:paraId="3BABC4AD" w14:textId="77777777" w:rsidR="00285388" w:rsidRPr="00285388" w:rsidRDefault="00285388" w:rsidP="00285388">
            <w:pPr>
              <w:spacing w:after="0" w:line="240" w:lineRule="auto"/>
              <w:rPr>
                <w:rFonts w:ascii="Calibri" w:eastAsia="Times New Roman" w:hAnsi="Calibri" w:cs="Calibri"/>
                <w:color w:val="000000"/>
                <w:lang w:eastAsia="en-IN"/>
              </w:rPr>
            </w:pPr>
            <w:r w:rsidRPr="00285388">
              <w:rPr>
                <w:rFonts w:ascii="Calibri" w:eastAsia="Times New Roman" w:hAnsi="Calibri" w:cs="Calibri"/>
                <w:color w:val="000000"/>
                <w:lang w:eastAsia="en-IN"/>
              </w:rPr>
              <w:t>Operation</w:t>
            </w:r>
          </w:p>
        </w:tc>
        <w:tc>
          <w:tcPr>
            <w:tcW w:w="960" w:type="dxa"/>
            <w:tcBorders>
              <w:top w:val="nil"/>
              <w:left w:val="nil"/>
              <w:bottom w:val="single" w:sz="4" w:space="0" w:color="auto"/>
              <w:right w:val="single" w:sz="4" w:space="0" w:color="auto"/>
            </w:tcBorders>
            <w:shd w:val="clear" w:color="auto" w:fill="auto"/>
            <w:noWrap/>
            <w:vAlign w:val="center"/>
            <w:hideMark/>
          </w:tcPr>
          <w:p w14:paraId="47A4E302" w14:textId="77777777" w:rsidR="00285388" w:rsidRPr="00285388" w:rsidRDefault="00285388" w:rsidP="00285388">
            <w:pPr>
              <w:spacing w:after="0" w:line="240" w:lineRule="auto"/>
              <w:jc w:val="center"/>
              <w:rPr>
                <w:rFonts w:ascii="Calibri" w:eastAsia="Times New Roman" w:hAnsi="Calibri" w:cs="Calibri"/>
                <w:color w:val="000000"/>
                <w:lang w:eastAsia="en-IN"/>
              </w:rPr>
            </w:pPr>
            <w:r w:rsidRPr="00285388">
              <w:rPr>
                <w:rFonts w:ascii="Calibri" w:eastAsia="Times New Roman" w:hAnsi="Calibri" w:cs="Calibri"/>
                <w:color w:val="000000"/>
                <w:lang w:eastAsia="en-IN"/>
              </w:rPr>
              <w:t>User</w:t>
            </w:r>
          </w:p>
        </w:tc>
        <w:tc>
          <w:tcPr>
            <w:tcW w:w="960" w:type="dxa"/>
            <w:tcBorders>
              <w:top w:val="nil"/>
              <w:left w:val="nil"/>
              <w:bottom w:val="single" w:sz="4" w:space="0" w:color="auto"/>
              <w:right w:val="single" w:sz="4" w:space="0" w:color="auto"/>
            </w:tcBorders>
            <w:shd w:val="clear" w:color="auto" w:fill="auto"/>
            <w:noWrap/>
            <w:vAlign w:val="center"/>
            <w:hideMark/>
          </w:tcPr>
          <w:p w14:paraId="1BA5AC7B" w14:textId="77777777" w:rsidR="00285388" w:rsidRPr="00285388" w:rsidRDefault="00285388" w:rsidP="00285388">
            <w:pPr>
              <w:spacing w:after="0" w:line="240" w:lineRule="auto"/>
              <w:jc w:val="center"/>
              <w:rPr>
                <w:rFonts w:ascii="Calibri" w:eastAsia="Times New Roman" w:hAnsi="Calibri" w:cs="Calibri"/>
                <w:color w:val="000000"/>
                <w:lang w:eastAsia="en-IN"/>
              </w:rPr>
            </w:pPr>
            <w:r w:rsidRPr="00285388">
              <w:rPr>
                <w:rFonts w:ascii="Calibri" w:eastAsia="Times New Roman" w:hAnsi="Calibri" w:cs="Calibri"/>
                <w:color w:val="000000"/>
                <w:lang w:eastAsia="en-IN"/>
              </w:rPr>
              <w:t>User</w:t>
            </w:r>
          </w:p>
        </w:tc>
        <w:tc>
          <w:tcPr>
            <w:tcW w:w="3840" w:type="dxa"/>
            <w:tcBorders>
              <w:top w:val="nil"/>
              <w:left w:val="nil"/>
              <w:bottom w:val="single" w:sz="4" w:space="0" w:color="auto"/>
              <w:right w:val="single" w:sz="4" w:space="0" w:color="auto"/>
            </w:tcBorders>
            <w:shd w:val="clear" w:color="auto" w:fill="auto"/>
            <w:vAlign w:val="bottom"/>
            <w:hideMark/>
          </w:tcPr>
          <w:p w14:paraId="3DD69B9D" w14:textId="0D879C9A" w:rsidR="00285388" w:rsidRPr="00285388" w:rsidRDefault="00285388" w:rsidP="00285388">
            <w:pPr>
              <w:spacing w:after="0" w:line="240" w:lineRule="auto"/>
              <w:rPr>
                <w:rFonts w:ascii="Calibri" w:eastAsia="Times New Roman" w:hAnsi="Calibri" w:cs="Calibri"/>
                <w:color w:val="000000"/>
                <w:lang w:eastAsia="en-IN"/>
              </w:rPr>
            </w:pPr>
            <w:r w:rsidRPr="00285388">
              <w:rPr>
                <w:rFonts w:ascii="Calibri" w:eastAsia="Times New Roman" w:hAnsi="Calibri" w:cs="Calibri"/>
                <w:color w:val="000000"/>
                <w:lang w:eastAsia="en-IN"/>
              </w:rPr>
              <w:t xml:space="preserve">User will verify all the data Available in LOS along with the documents uploaded for the application </w:t>
            </w:r>
            <w:r w:rsidRPr="00285388">
              <w:rPr>
                <w:rFonts w:ascii="Calibri" w:eastAsia="Times New Roman" w:hAnsi="Calibri" w:cs="Calibri"/>
                <w:color w:val="000000"/>
                <w:lang w:eastAsia="en-IN"/>
              </w:rPr>
              <w:br/>
              <w:t>based on their final response application will to next stage</w:t>
            </w:r>
          </w:p>
        </w:tc>
      </w:tr>
      <w:tr w:rsidR="00285388" w:rsidRPr="00285388" w14:paraId="5EB1FE07" w14:textId="77777777" w:rsidTr="00285388">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E57EFC7" w14:textId="77777777" w:rsidR="00285388" w:rsidRPr="00285388" w:rsidRDefault="00285388" w:rsidP="00285388">
            <w:pPr>
              <w:spacing w:after="0" w:line="240" w:lineRule="auto"/>
              <w:jc w:val="center"/>
              <w:rPr>
                <w:rFonts w:ascii="Calibri" w:eastAsia="Times New Roman" w:hAnsi="Calibri" w:cs="Calibri"/>
                <w:color w:val="000000"/>
                <w:lang w:eastAsia="en-IN"/>
              </w:rPr>
            </w:pPr>
            <w:r w:rsidRPr="00285388">
              <w:rPr>
                <w:rFonts w:ascii="Calibri" w:eastAsia="Times New Roman" w:hAnsi="Calibri" w:cs="Calibri"/>
                <w:color w:val="000000"/>
                <w:lang w:eastAsia="en-IN"/>
              </w:rPr>
              <w:t>8</w:t>
            </w:r>
          </w:p>
        </w:tc>
        <w:tc>
          <w:tcPr>
            <w:tcW w:w="2200" w:type="dxa"/>
            <w:tcBorders>
              <w:top w:val="nil"/>
              <w:left w:val="nil"/>
              <w:bottom w:val="single" w:sz="4" w:space="0" w:color="auto"/>
              <w:right w:val="single" w:sz="4" w:space="0" w:color="auto"/>
            </w:tcBorders>
            <w:shd w:val="clear" w:color="auto" w:fill="auto"/>
            <w:noWrap/>
            <w:vAlign w:val="center"/>
            <w:hideMark/>
          </w:tcPr>
          <w:p w14:paraId="0E96B396" w14:textId="77777777" w:rsidR="00285388" w:rsidRPr="00285388" w:rsidRDefault="00285388" w:rsidP="00285388">
            <w:pPr>
              <w:spacing w:after="0" w:line="240" w:lineRule="auto"/>
              <w:rPr>
                <w:rFonts w:ascii="Calibri" w:eastAsia="Times New Roman" w:hAnsi="Calibri" w:cs="Calibri"/>
                <w:color w:val="000000"/>
                <w:lang w:eastAsia="en-IN"/>
              </w:rPr>
            </w:pPr>
            <w:r w:rsidRPr="00285388">
              <w:rPr>
                <w:rFonts w:ascii="Calibri" w:eastAsia="Times New Roman" w:hAnsi="Calibri" w:cs="Calibri"/>
                <w:color w:val="000000"/>
                <w:lang w:eastAsia="en-IN"/>
              </w:rPr>
              <w:t>Exit</w:t>
            </w:r>
          </w:p>
        </w:tc>
        <w:tc>
          <w:tcPr>
            <w:tcW w:w="960" w:type="dxa"/>
            <w:tcBorders>
              <w:top w:val="nil"/>
              <w:left w:val="nil"/>
              <w:bottom w:val="single" w:sz="4" w:space="0" w:color="auto"/>
              <w:right w:val="single" w:sz="4" w:space="0" w:color="auto"/>
            </w:tcBorders>
            <w:shd w:val="clear" w:color="auto" w:fill="auto"/>
            <w:noWrap/>
            <w:vAlign w:val="center"/>
            <w:hideMark/>
          </w:tcPr>
          <w:p w14:paraId="46743292" w14:textId="77777777" w:rsidR="00285388" w:rsidRPr="00285388" w:rsidRDefault="00285388" w:rsidP="00285388">
            <w:pPr>
              <w:spacing w:after="0" w:line="240" w:lineRule="auto"/>
              <w:jc w:val="center"/>
              <w:rPr>
                <w:rFonts w:ascii="Calibri" w:eastAsia="Times New Roman" w:hAnsi="Calibri" w:cs="Calibri"/>
                <w:color w:val="000000"/>
                <w:lang w:eastAsia="en-IN"/>
              </w:rPr>
            </w:pPr>
            <w:r w:rsidRPr="00285388">
              <w:rPr>
                <w:rFonts w:ascii="Calibri" w:eastAsia="Times New Roman" w:hAnsi="Calibri" w:cs="Calibri"/>
                <w:color w:val="000000"/>
                <w:lang w:eastAsia="en-IN"/>
              </w:rPr>
              <w:t>System</w:t>
            </w:r>
          </w:p>
        </w:tc>
        <w:tc>
          <w:tcPr>
            <w:tcW w:w="960" w:type="dxa"/>
            <w:tcBorders>
              <w:top w:val="nil"/>
              <w:left w:val="nil"/>
              <w:bottom w:val="single" w:sz="4" w:space="0" w:color="auto"/>
              <w:right w:val="single" w:sz="4" w:space="0" w:color="auto"/>
            </w:tcBorders>
            <w:shd w:val="clear" w:color="auto" w:fill="auto"/>
            <w:noWrap/>
            <w:vAlign w:val="center"/>
            <w:hideMark/>
          </w:tcPr>
          <w:p w14:paraId="72C4E3E7" w14:textId="77777777" w:rsidR="00285388" w:rsidRPr="00285388" w:rsidRDefault="00285388" w:rsidP="00285388">
            <w:pPr>
              <w:spacing w:after="0" w:line="240" w:lineRule="auto"/>
              <w:jc w:val="center"/>
              <w:rPr>
                <w:rFonts w:ascii="Calibri" w:eastAsia="Times New Roman" w:hAnsi="Calibri" w:cs="Calibri"/>
                <w:color w:val="000000"/>
                <w:lang w:eastAsia="en-IN"/>
              </w:rPr>
            </w:pPr>
            <w:r w:rsidRPr="00285388">
              <w:rPr>
                <w:rFonts w:ascii="Calibri" w:eastAsia="Times New Roman" w:hAnsi="Calibri" w:cs="Calibri"/>
                <w:color w:val="000000"/>
                <w:lang w:eastAsia="en-IN"/>
              </w:rPr>
              <w:t>System</w:t>
            </w:r>
          </w:p>
        </w:tc>
        <w:tc>
          <w:tcPr>
            <w:tcW w:w="3840" w:type="dxa"/>
            <w:tcBorders>
              <w:top w:val="nil"/>
              <w:left w:val="nil"/>
              <w:bottom w:val="single" w:sz="4" w:space="0" w:color="auto"/>
              <w:right w:val="single" w:sz="4" w:space="0" w:color="auto"/>
            </w:tcBorders>
            <w:shd w:val="clear" w:color="auto" w:fill="auto"/>
            <w:noWrap/>
            <w:vAlign w:val="bottom"/>
            <w:hideMark/>
          </w:tcPr>
          <w:p w14:paraId="0667FF18" w14:textId="77777777" w:rsidR="00285388" w:rsidRPr="00285388" w:rsidRDefault="00285388" w:rsidP="00285388">
            <w:pPr>
              <w:spacing w:after="0" w:line="240" w:lineRule="auto"/>
              <w:rPr>
                <w:rFonts w:ascii="Calibri" w:eastAsia="Times New Roman" w:hAnsi="Calibri" w:cs="Calibri"/>
                <w:color w:val="000000"/>
                <w:lang w:eastAsia="en-IN"/>
              </w:rPr>
            </w:pPr>
            <w:r w:rsidRPr="00285388">
              <w:rPr>
                <w:rFonts w:ascii="Calibri" w:eastAsia="Times New Roman" w:hAnsi="Calibri" w:cs="Calibri"/>
                <w:color w:val="000000"/>
                <w:lang w:eastAsia="en-IN"/>
              </w:rPr>
              <w:t>Application will Exit the workflow</w:t>
            </w:r>
          </w:p>
        </w:tc>
      </w:tr>
    </w:tbl>
    <w:p w14:paraId="686B216E" w14:textId="77777777" w:rsidR="00D971D5" w:rsidRPr="00285388" w:rsidRDefault="00D971D5" w:rsidP="00D971D5">
      <w:pPr>
        <w:rPr>
          <w:lang w:eastAsia="ar-SA"/>
        </w:rPr>
      </w:pPr>
    </w:p>
    <w:p w14:paraId="1378F8C5" w14:textId="6B59458D" w:rsidR="00DD6D2F" w:rsidRDefault="00EE6D6B" w:rsidP="00EE6D6B">
      <w:pPr>
        <w:pStyle w:val="Heading3"/>
      </w:pPr>
      <w:bookmarkStart w:id="233" w:name="_Toc105461608"/>
      <w:bookmarkStart w:id="234" w:name="_Toc174309723"/>
      <w:bookmarkEnd w:id="230"/>
      <w:r w:rsidRPr="00EE6D6B">
        <w:t>Emkan Finance Company Credit Policy- LOS/LF POS</w:t>
      </w:r>
      <w:bookmarkEnd w:id="233"/>
      <w:bookmarkEnd w:id="234"/>
      <w:r w:rsidRPr="00EE6D6B">
        <w:t xml:space="preserve"> </w:t>
      </w:r>
    </w:p>
    <w:p w14:paraId="740C40F5" w14:textId="282C1B6C" w:rsidR="00EE6D6B" w:rsidRDefault="00EC2002" w:rsidP="00EC2002">
      <w:pPr>
        <w:rPr>
          <w:lang w:val="en-US" w:eastAsia="ar-SA"/>
        </w:rPr>
      </w:pPr>
      <w:r>
        <w:rPr>
          <w:lang w:val="en-US" w:eastAsia="ar-SA"/>
        </w:rPr>
        <w:object w:dxaOrig="1534" w:dyaOrig="997" w14:anchorId="0BC53919">
          <v:shape id="_x0000_i1031" type="#_x0000_t75" style="width:77.25pt;height:50.25pt" o:ole="">
            <v:imagedata r:id="rId47" o:title=""/>
          </v:shape>
          <o:OLEObject Type="Embed" ProgID="Excel.Sheet.12" ShapeID="_x0000_i1031" DrawAspect="Icon" ObjectID="_1785796486" r:id="rId48"/>
        </w:object>
      </w:r>
    </w:p>
    <w:p w14:paraId="79C7FF36" w14:textId="3601B85A" w:rsidR="00E51D51" w:rsidRPr="00EC2002" w:rsidRDefault="00E51D51" w:rsidP="0093307E">
      <w:pPr>
        <w:pStyle w:val="ListParagraph"/>
        <w:numPr>
          <w:ilvl w:val="0"/>
          <w:numId w:val="8"/>
        </w:numPr>
        <w:rPr>
          <w:b/>
          <w:bCs/>
          <w:color w:val="FF0000"/>
        </w:rPr>
      </w:pPr>
      <w:r w:rsidRPr="00EC2002">
        <w:rPr>
          <w:b/>
          <w:bCs/>
          <w:color w:val="FF0000"/>
        </w:rPr>
        <w:t xml:space="preserve">Exceptional Scenarios </w:t>
      </w:r>
    </w:p>
    <w:p w14:paraId="18BDC525" w14:textId="3974423B" w:rsidR="00E51D51" w:rsidRDefault="00E51D51" w:rsidP="00EE6D6B">
      <w:pPr>
        <w:rPr>
          <w:lang w:val="en-US" w:eastAsia="ar-SA"/>
        </w:rPr>
      </w:pPr>
    </w:p>
    <w:p w14:paraId="3C1DB696" w14:textId="77777777" w:rsidR="00E51D51" w:rsidRDefault="00E51D51" w:rsidP="00EE6D6B">
      <w:pPr>
        <w:rPr>
          <w:lang w:val="en-US" w:eastAsia="ar-SA"/>
        </w:rPr>
      </w:pPr>
    </w:p>
    <w:p w14:paraId="62633CD5" w14:textId="54961A11" w:rsidR="00DD6D2F" w:rsidRDefault="00536916" w:rsidP="00DD6D2F">
      <w:pPr>
        <w:pStyle w:val="Heading3"/>
      </w:pPr>
      <w:bookmarkStart w:id="235" w:name="_Toc105461609"/>
      <w:bookmarkStart w:id="236" w:name="_Toc174309724"/>
      <w:r w:rsidRPr="00457422">
        <w:t>Product &amp; Pricing</w:t>
      </w:r>
      <w:bookmarkEnd w:id="235"/>
      <w:bookmarkEnd w:id="236"/>
    </w:p>
    <w:p w14:paraId="00C3E2CE" w14:textId="77777777" w:rsidR="00536916" w:rsidRPr="00536916" w:rsidRDefault="00536916" w:rsidP="00536916">
      <w:pPr>
        <w:rPr>
          <w:rFonts w:eastAsia="Times New Roman" w:cstheme="minorHAnsi"/>
          <w:color w:val="000000" w:themeColor="text1"/>
          <w:sz w:val="24"/>
          <w:szCs w:val="24"/>
          <w:lang w:val="en-US" w:eastAsia="en-IN"/>
        </w:rPr>
      </w:pPr>
      <w:r w:rsidRPr="00536916">
        <w:rPr>
          <w:rFonts w:eastAsia="Times New Roman" w:cstheme="minorHAnsi"/>
          <w:color w:val="000000" w:themeColor="text1"/>
          <w:sz w:val="24"/>
          <w:szCs w:val="24"/>
          <w:lang w:val="en-US" w:eastAsia="en-IN"/>
        </w:rPr>
        <w:t xml:space="preserve">Main Product will be setup in T24 , Newgen will maintain only the pricing for each product. </w:t>
      </w:r>
    </w:p>
    <w:p w14:paraId="4400901C" w14:textId="1FE34874" w:rsidR="00536916" w:rsidRPr="00536916" w:rsidRDefault="00536916" w:rsidP="00536916">
      <w:pPr>
        <w:rPr>
          <w:rFonts w:eastAsia="Times New Roman" w:cstheme="minorHAnsi"/>
          <w:color w:val="000000" w:themeColor="text1"/>
          <w:sz w:val="24"/>
          <w:szCs w:val="24"/>
          <w:lang w:val="en-US" w:eastAsia="en-IN"/>
        </w:rPr>
      </w:pPr>
      <w:r w:rsidRPr="00536916">
        <w:rPr>
          <w:rFonts w:eastAsia="Times New Roman" w:cstheme="minorHAnsi"/>
          <w:color w:val="000000" w:themeColor="text1"/>
          <w:sz w:val="24"/>
          <w:szCs w:val="24"/>
          <w:lang w:val="en-US" w:eastAsia="en-IN"/>
        </w:rPr>
        <w:t>Any parameter needed for validation on form with respect to LOS, it would be synced from T24 to Newgen system.</w:t>
      </w:r>
    </w:p>
    <w:p w14:paraId="1D72D911" w14:textId="64A568E6" w:rsidR="00536916" w:rsidRPr="00536916" w:rsidRDefault="00536916" w:rsidP="00536916">
      <w:pPr>
        <w:rPr>
          <w:rFonts w:eastAsia="Times New Roman" w:cstheme="minorHAnsi"/>
          <w:color w:val="000000" w:themeColor="text1"/>
          <w:sz w:val="24"/>
          <w:szCs w:val="24"/>
          <w:lang w:val="en-US" w:eastAsia="en-IN"/>
        </w:rPr>
      </w:pPr>
      <w:r w:rsidRPr="00536916">
        <w:rPr>
          <w:rFonts w:eastAsia="Times New Roman" w:cstheme="minorHAnsi"/>
          <w:color w:val="000000" w:themeColor="text1"/>
          <w:sz w:val="24"/>
          <w:szCs w:val="24"/>
          <w:lang w:val="en-US" w:eastAsia="en-IN"/>
        </w:rPr>
        <w:t>Following are the system parameters to define a pricing for POS Finance Product</w:t>
      </w:r>
    </w:p>
    <w:tbl>
      <w:tblPr>
        <w:tblW w:w="9820" w:type="dxa"/>
        <w:tblLook w:val="04A0" w:firstRow="1" w:lastRow="0" w:firstColumn="1" w:lastColumn="0" w:noHBand="0" w:noVBand="1"/>
      </w:tblPr>
      <w:tblGrid>
        <w:gridCol w:w="2760"/>
        <w:gridCol w:w="7060"/>
      </w:tblGrid>
      <w:tr w:rsidR="00536916" w:rsidRPr="00536916" w14:paraId="12D79660" w14:textId="77777777" w:rsidTr="00536916">
        <w:trPr>
          <w:trHeight w:val="315"/>
        </w:trPr>
        <w:tc>
          <w:tcPr>
            <w:tcW w:w="2760" w:type="dxa"/>
            <w:tcBorders>
              <w:top w:val="single" w:sz="8" w:space="0" w:color="auto"/>
              <w:left w:val="single" w:sz="8" w:space="0" w:color="auto"/>
              <w:bottom w:val="single" w:sz="8" w:space="0" w:color="auto"/>
              <w:right w:val="single" w:sz="8" w:space="0" w:color="auto"/>
            </w:tcBorders>
            <w:shd w:val="clear" w:color="000000" w:fill="FFFF00"/>
            <w:noWrap/>
            <w:vAlign w:val="center"/>
            <w:hideMark/>
          </w:tcPr>
          <w:p w14:paraId="13A370B7" w14:textId="77777777" w:rsidR="00536916" w:rsidRPr="00536916" w:rsidRDefault="00536916" w:rsidP="00536916">
            <w:pPr>
              <w:spacing w:after="0" w:line="240" w:lineRule="auto"/>
              <w:jc w:val="center"/>
              <w:rPr>
                <w:rFonts w:ascii="Calibri" w:eastAsia="Times New Roman" w:hAnsi="Calibri" w:cs="Calibri"/>
                <w:b/>
                <w:bCs/>
                <w:color w:val="000000"/>
                <w:u w:val="single"/>
                <w:lang w:eastAsia="en-IN"/>
              </w:rPr>
            </w:pPr>
            <w:r w:rsidRPr="00536916">
              <w:rPr>
                <w:rFonts w:ascii="Calibri" w:eastAsia="Times New Roman" w:hAnsi="Calibri" w:cs="Calibri"/>
                <w:b/>
                <w:bCs/>
                <w:color w:val="000000"/>
                <w:u w:val="single"/>
                <w:lang w:eastAsia="en-IN"/>
              </w:rPr>
              <w:t>Parameter</w:t>
            </w:r>
          </w:p>
        </w:tc>
        <w:tc>
          <w:tcPr>
            <w:tcW w:w="7060" w:type="dxa"/>
            <w:tcBorders>
              <w:top w:val="single" w:sz="8" w:space="0" w:color="auto"/>
              <w:left w:val="nil"/>
              <w:bottom w:val="single" w:sz="8" w:space="0" w:color="auto"/>
              <w:right w:val="single" w:sz="8" w:space="0" w:color="auto"/>
            </w:tcBorders>
            <w:shd w:val="clear" w:color="000000" w:fill="FFFF00"/>
            <w:noWrap/>
            <w:vAlign w:val="center"/>
            <w:hideMark/>
          </w:tcPr>
          <w:p w14:paraId="0027D308" w14:textId="77777777" w:rsidR="00536916" w:rsidRPr="00536916" w:rsidRDefault="00536916" w:rsidP="00536916">
            <w:pPr>
              <w:spacing w:after="0" w:line="240" w:lineRule="auto"/>
              <w:jc w:val="center"/>
              <w:rPr>
                <w:rFonts w:ascii="Calibri" w:eastAsia="Times New Roman" w:hAnsi="Calibri" w:cs="Calibri"/>
                <w:b/>
                <w:bCs/>
                <w:color w:val="000000"/>
                <w:u w:val="single"/>
                <w:lang w:eastAsia="en-IN"/>
              </w:rPr>
            </w:pPr>
            <w:r w:rsidRPr="00536916">
              <w:rPr>
                <w:rFonts w:ascii="Calibri" w:eastAsia="Times New Roman" w:hAnsi="Calibri" w:cs="Calibri"/>
                <w:b/>
                <w:bCs/>
                <w:color w:val="000000"/>
                <w:u w:val="single"/>
                <w:lang w:eastAsia="en-IN"/>
              </w:rPr>
              <w:t>Description (Ref. )</w:t>
            </w:r>
          </w:p>
        </w:tc>
      </w:tr>
      <w:tr w:rsidR="00536916" w:rsidRPr="00536916" w14:paraId="488A5611" w14:textId="77777777" w:rsidTr="00536916">
        <w:trPr>
          <w:trHeight w:val="315"/>
        </w:trPr>
        <w:tc>
          <w:tcPr>
            <w:tcW w:w="2760" w:type="dxa"/>
            <w:tcBorders>
              <w:top w:val="nil"/>
              <w:left w:val="single" w:sz="8" w:space="0" w:color="auto"/>
              <w:bottom w:val="single" w:sz="8" w:space="0" w:color="auto"/>
              <w:right w:val="single" w:sz="8" w:space="0" w:color="auto"/>
            </w:tcBorders>
            <w:shd w:val="clear" w:color="auto" w:fill="auto"/>
            <w:noWrap/>
            <w:vAlign w:val="center"/>
            <w:hideMark/>
          </w:tcPr>
          <w:p w14:paraId="73B0AAC1" w14:textId="77777777" w:rsidR="00536916" w:rsidRPr="00536916" w:rsidRDefault="00536916" w:rsidP="00536916">
            <w:pPr>
              <w:spacing w:after="0" w:line="240" w:lineRule="auto"/>
              <w:rPr>
                <w:rFonts w:eastAsia="Times New Roman" w:cstheme="minorHAnsi"/>
                <w:color w:val="000000" w:themeColor="text1"/>
                <w:sz w:val="24"/>
                <w:szCs w:val="24"/>
                <w:lang w:val="en-US" w:eastAsia="en-IN"/>
              </w:rPr>
            </w:pPr>
            <w:r w:rsidRPr="00536916">
              <w:rPr>
                <w:rFonts w:eastAsia="Times New Roman" w:cstheme="minorHAnsi"/>
                <w:color w:val="000000" w:themeColor="text1"/>
                <w:sz w:val="24"/>
                <w:szCs w:val="24"/>
                <w:lang w:val="en-US" w:eastAsia="en-IN"/>
              </w:rPr>
              <w:t>Product</w:t>
            </w:r>
          </w:p>
        </w:tc>
        <w:tc>
          <w:tcPr>
            <w:tcW w:w="7060" w:type="dxa"/>
            <w:tcBorders>
              <w:top w:val="nil"/>
              <w:left w:val="nil"/>
              <w:bottom w:val="single" w:sz="8" w:space="0" w:color="auto"/>
              <w:right w:val="single" w:sz="8" w:space="0" w:color="auto"/>
            </w:tcBorders>
            <w:shd w:val="clear" w:color="auto" w:fill="auto"/>
            <w:vAlign w:val="center"/>
            <w:hideMark/>
          </w:tcPr>
          <w:p w14:paraId="5B939A11" w14:textId="77777777" w:rsidR="00536916" w:rsidRPr="00536916" w:rsidRDefault="00536916" w:rsidP="00536916">
            <w:pPr>
              <w:spacing w:after="0" w:line="240" w:lineRule="auto"/>
              <w:rPr>
                <w:rFonts w:eastAsia="Times New Roman" w:cstheme="minorHAnsi"/>
                <w:color w:val="000000" w:themeColor="text1"/>
                <w:sz w:val="24"/>
                <w:szCs w:val="24"/>
                <w:lang w:val="en-US" w:eastAsia="en-IN"/>
              </w:rPr>
            </w:pPr>
            <w:r w:rsidRPr="00536916">
              <w:rPr>
                <w:rFonts w:eastAsia="Times New Roman" w:cstheme="minorHAnsi"/>
                <w:color w:val="000000" w:themeColor="text1"/>
                <w:sz w:val="24"/>
                <w:szCs w:val="24"/>
                <w:lang w:val="en-US" w:eastAsia="en-IN"/>
              </w:rPr>
              <w:t>This is product which would be available in T24 as well.</w:t>
            </w:r>
          </w:p>
        </w:tc>
      </w:tr>
      <w:tr w:rsidR="00536916" w:rsidRPr="00536916" w14:paraId="046416B8" w14:textId="77777777" w:rsidTr="00536916">
        <w:trPr>
          <w:trHeight w:val="315"/>
        </w:trPr>
        <w:tc>
          <w:tcPr>
            <w:tcW w:w="2760" w:type="dxa"/>
            <w:tcBorders>
              <w:top w:val="nil"/>
              <w:left w:val="single" w:sz="8" w:space="0" w:color="auto"/>
              <w:bottom w:val="single" w:sz="8" w:space="0" w:color="auto"/>
              <w:right w:val="single" w:sz="8" w:space="0" w:color="auto"/>
            </w:tcBorders>
            <w:shd w:val="clear" w:color="auto" w:fill="auto"/>
            <w:noWrap/>
            <w:vAlign w:val="center"/>
            <w:hideMark/>
          </w:tcPr>
          <w:p w14:paraId="38DCC651" w14:textId="77777777" w:rsidR="00536916" w:rsidRPr="00536916" w:rsidRDefault="00536916" w:rsidP="00536916">
            <w:pPr>
              <w:spacing w:after="0" w:line="240" w:lineRule="auto"/>
              <w:rPr>
                <w:rFonts w:eastAsia="Times New Roman" w:cstheme="minorHAnsi"/>
                <w:color w:val="000000" w:themeColor="text1"/>
                <w:sz w:val="24"/>
                <w:szCs w:val="24"/>
                <w:lang w:val="en-US" w:eastAsia="en-IN"/>
              </w:rPr>
            </w:pPr>
            <w:r w:rsidRPr="00536916">
              <w:rPr>
                <w:rFonts w:eastAsia="Times New Roman" w:cstheme="minorHAnsi"/>
                <w:color w:val="000000" w:themeColor="text1"/>
                <w:sz w:val="24"/>
                <w:szCs w:val="24"/>
                <w:lang w:val="en-US" w:eastAsia="en-IN"/>
              </w:rPr>
              <w:t>Request Type</w:t>
            </w:r>
          </w:p>
        </w:tc>
        <w:tc>
          <w:tcPr>
            <w:tcW w:w="7060" w:type="dxa"/>
            <w:tcBorders>
              <w:top w:val="nil"/>
              <w:left w:val="nil"/>
              <w:bottom w:val="single" w:sz="8" w:space="0" w:color="auto"/>
              <w:right w:val="single" w:sz="8" w:space="0" w:color="auto"/>
            </w:tcBorders>
            <w:shd w:val="clear" w:color="auto" w:fill="auto"/>
            <w:vAlign w:val="center"/>
            <w:hideMark/>
          </w:tcPr>
          <w:p w14:paraId="08B0DEE8" w14:textId="77777777" w:rsidR="00536916" w:rsidRPr="00536916" w:rsidRDefault="00536916" w:rsidP="00536916">
            <w:pPr>
              <w:spacing w:after="0" w:line="240" w:lineRule="auto"/>
              <w:rPr>
                <w:rFonts w:eastAsia="Times New Roman" w:cstheme="minorHAnsi"/>
                <w:color w:val="000000" w:themeColor="text1"/>
                <w:sz w:val="24"/>
                <w:szCs w:val="24"/>
                <w:lang w:val="en-US" w:eastAsia="en-IN"/>
              </w:rPr>
            </w:pPr>
            <w:r w:rsidRPr="00536916">
              <w:rPr>
                <w:rFonts w:eastAsia="Times New Roman" w:cstheme="minorHAnsi"/>
                <w:color w:val="000000" w:themeColor="text1"/>
                <w:sz w:val="24"/>
                <w:szCs w:val="24"/>
                <w:lang w:val="en-US" w:eastAsia="en-IN"/>
              </w:rPr>
              <w:t xml:space="preserve">User cannot set pricing based on new request as well as other Request </w:t>
            </w:r>
          </w:p>
        </w:tc>
      </w:tr>
      <w:tr w:rsidR="00536916" w:rsidRPr="00536916" w14:paraId="0C41ED55" w14:textId="77777777" w:rsidTr="00536916">
        <w:trPr>
          <w:trHeight w:val="615"/>
        </w:trPr>
        <w:tc>
          <w:tcPr>
            <w:tcW w:w="2760" w:type="dxa"/>
            <w:tcBorders>
              <w:top w:val="nil"/>
              <w:left w:val="single" w:sz="8" w:space="0" w:color="auto"/>
              <w:bottom w:val="single" w:sz="8" w:space="0" w:color="auto"/>
              <w:right w:val="single" w:sz="8" w:space="0" w:color="auto"/>
            </w:tcBorders>
            <w:shd w:val="clear" w:color="auto" w:fill="auto"/>
            <w:noWrap/>
            <w:vAlign w:val="center"/>
            <w:hideMark/>
          </w:tcPr>
          <w:p w14:paraId="0EC8394F" w14:textId="77777777" w:rsidR="00536916" w:rsidRPr="00536916" w:rsidRDefault="00536916" w:rsidP="00536916">
            <w:pPr>
              <w:spacing w:after="0" w:line="240" w:lineRule="auto"/>
              <w:rPr>
                <w:rFonts w:eastAsia="Times New Roman" w:cstheme="minorHAnsi"/>
                <w:color w:val="000000" w:themeColor="text1"/>
                <w:sz w:val="24"/>
                <w:szCs w:val="24"/>
                <w:lang w:val="en-US" w:eastAsia="en-IN"/>
              </w:rPr>
            </w:pPr>
            <w:r w:rsidRPr="00536916">
              <w:rPr>
                <w:rFonts w:eastAsia="Times New Roman" w:cstheme="minorHAnsi"/>
                <w:color w:val="000000" w:themeColor="text1"/>
                <w:sz w:val="24"/>
                <w:szCs w:val="24"/>
                <w:lang w:val="en-US" w:eastAsia="en-IN"/>
              </w:rPr>
              <w:lastRenderedPageBreak/>
              <w:t>Campaign</w:t>
            </w:r>
          </w:p>
        </w:tc>
        <w:tc>
          <w:tcPr>
            <w:tcW w:w="7060" w:type="dxa"/>
            <w:tcBorders>
              <w:top w:val="nil"/>
              <w:left w:val="nil"/>
              <w:bottom w:val="single" w:sz="8" w:space="0" w:color="auto"/>
              <w:right w:val="single" w:sz="8" w:space="0" w:color="auto"/>
            </w:tcBorders>
            <w:shd w:val="clear" w:color="auto" w:fill="auto"/>
            <w:vAlign w:val="center"/>
            <w:hideMark/>
          </w:tcPr>
          <w:p w14:paraId="324B4279" w14:textId="77777777" w:rsidR="00536916" w:rsidRPr="00536916" w:rsidRDefault="00536916" w:rsidP="00536916">
            <w:pPr>
              <w:spacing w:after="0" w:line="240" w:lineRule="auto"/>
              <w:rPr>
                <w:rFonts w:eastAsia="Times New Roman" w:cstheme="minorHAnsi"/>
                <w:color w:val="000000" w:themeColor="text1"/>
                <w:sz w:val="24"/>
                <w:szCs w:val="24"/>
                <w:lang w:val="en-US" w:eastAsia="en-IN"/>
              </w:rPr>
            </w:pPr>
            <w:r w:rsidRPr="00536916">
              <w:rPr>
                <w:rFonts w:eastAsia="Times New Roman" w:cstheme="minorHAnsi"/>
                <w:color w:val="000000" w:themeColor="text1"/>
                <w:sz w:val="24"/>
                <w:szCs w:val="24"/>
                <w:lang w:val="en-US" w:eastAsia="en-IN"/>
              </w:rPr>
              <w:t xml:space="preserve">System allows to setup the campaign to maintain pricing as standard other will be configurable </w:t>
            </w:r>
          </w:p>
        </w:tc>
      </w:tr>
      <w:tr w:rsidR="00536916" w:rsidRPr="00EC2002" w14:paraId="4DF301AC" w14:textId="77777777" w:rsidTr="00536916">
        <w:trPr>
          <w:trHeight w:val="615"/>
        </w:trPr>
        <w:tc>
          <w:tcPr>
            <w:tcW w:w="2760" w:type="dxa"/>
            <w:tcBorders>
              <w:top w:val="nil"/>
              <w:left w:val="single" w:sz="8" w:space="0" w:color="auto"/>
              <w:bottom w:val="single" w:sz="8" w:space="0" w:color="auto"/>
              <w:right w:val="single" w:sz="8" w:space="0" w:color="auto"/>
            </w:tcBorders>
            <w:shd w:val="clear" w:color="auto" w:fill="auto"/>
            <w:noWrap/>
            <w:vAlign w:val="center"/>
            <w:hideMark/>
          </w:tcPr>
          <w:p w14:paraId="583A9365" w14:textId="1EFE595E" w:rsidR="00536916" w:rsidRPr="00536916" w:rsidRDefault="00D65232" w:rsidP="00536916">
            <w:pPr>
              <w:spacing w:after="0" w:line="240" w:lineRule="auto"/>
              <w:rPr>
                <w:rFonts w:eastAsia="Times New Roman" w:cstheme="minorHAnsi"/>
                <w:color w:val="000000" w:themeColor="text1"/>
                <w:sz w:val="24"/>
                <w:szCs w:val="24"/>
                <w:lang w:val="en-US" w:eastAsia="en-IN"/>
              </w:rPr>
            </w:pPr>
            <w:ins w:id="237" w:author="Varun Arora" w:date="2022-06-16T17:29:00Z">
              <w:r>
                <w:rPr>
                  <w:rFonts w:eastAsia="Times New Roman" w:cstheme="minorHAnsi"/>
                  <w:color w:val="000000" w:themeColor="text1"/>
                  <w:sz w:val="24"/>
                  <w:szCs w:val="24"/>
                  <w:lang w:val="en-US" w:eastAsia="en-IN"/>
                </w:rPr>
                <w:t>Min/</w:t>
              </w:r>
            </w:ins>
            <w:r w:rsidR="00536916" w:rsidRPr="00536916">
              <w:rPr>
                <w:rFonts w:eastAsia="Times New Roman" w:cstheme="minorHAnsi"/>
                <w:color w:val="000000" w:themeColor="text1"/>
                <w:sz w:val="24"/>
                <w:szCs w:val="24"/>
                <w:lang w:val="en-US" w:eastAsia="en-IN"/>
              </w:rPr>
              <w:t>Max Tenure</w:t>
            </w:r>
          </w:p>
        </w:tc>
        <w:tc>
          <w:tcPr>
            <w:tcW w:w="7060" w:type="dxa"/>
            <w:tcBorders>
              <w:top w:val="nil"/>
              <w:left w:val="nil"/>
              <w:bottom w:val="single" w:sz="8" w:space="0" w:color="auto"/>
              <w:right w:val="single" w:sz="8" w:space="0" w:color="auto"/>
            </w:tcBorders>
            <w:shd w:val="clear" w:color="auto" w:fill="auto"/>
            <w:vAlign w:val="center"/>
            <w:hideMark/>
          </w:tcPr>
          <w:p w14:paraId="5A356866" w14:textId="13934FB5" w:rsidR="00536916" w:rsidRPr="00536916" w:rsidRDefault="00D65232" w:rsidP="00536916">
            <w:pPr>
              <w:spacing w:after="0" w:line="240" w:lineRule="auto"/>
              <w:rPr>
                <w:rFonts w:eastAsia="Times New Roman" w:cstheme="minorHAnsi"/>
                <w:color w:val="000000" w:themeColor="text1"/>
                <w:sz w:val="24"/>
                <w:szCs w:val="24"/>
                <w:lang w:val="en-US" w:eastAsia="en-IN"/>
              </w:rPr>
            </w:pPr>
            <w:ins w:id="238" w:author="Varun Arora" w:date="2022-06-16T17:29:00Z">
              <w:r>
                <w:rPr>
                  <w:rFonts w:eastAsia="Times New Roman" w:cstheme="minorHAnsi"/>
                  <w:color w:val="000000" w:themeColor="text1"/>
                  <w:sz w:val="24"/>
                  <w:szCs w:val="24"/>
                  <w:lang w:val="en-US" w:eastAsia="en-IN"/>
                </w:rPr>
                <w:t>Min/</w:t>
              </w:r>
            </w:ins>
            <w:r w:rsidR="00536916" w:rsidRPr="00536916">
              <w:rPr>
                <w:rFonts w:eastAsia="Times New Roman" w:cstheme="minorHAnsi"/>
                <w:color w:val="000000" w:themeColor="text1"/>
                <w:sz w:val="24"/>
                <w:szCs w:val="24"/>
                <w:lang w:val="en-US" w:eastAsia="en-IN"/>
              </w:rPr>
              <w:t xml:space="preserve">Max Tenure offered by this campaign. User will not be allowed to select the tenure more than the </w:t>
            </w:r>
            <w:ins w:id="239" w:author="Varun Arora" w:date="2022-06-16T17:29:00Z">
              <w:r>
                <w:rPr>
                  <w:rFonts w:eastAsia="Times New Roman" w:cstheme="minorHAnsi"/>
                  <w:color w:val="000000" w:themeColor="text1"/>
                  <w:sz w:val="24"/>
                  <w:szCs w:val="24"/>
                  <w:lang w:val="en-US" w:eastAsia="en-IN"/>
                </w:rPr>
                <w:t>Min/</w:t>
              </w:r>
            </w:ins>
            <w:r w:rsidR="00536916" w:rsidRPr="00536916">
              <w:rPr>
                <w:rFonts w:eastAsia="Times New Roman" w:cstheme="minorHAnsi"/>
                <w:color w:val="000000" w:themeColor="text1"/>
                <w:sz w:val="24"/>
                <w:szCs w:val="24"/>
                <w:lang w:val="en-US" w:eastAsia="en-IN"/>
              </w:rPr>
              <w:t>max tenure offered in this campaign</w:t>
            </w:r>
            <w:r w:rsidR="00EC2002">
              <w:rPr>
                <w:rFonts w:eastAsia="Times New Roman" w:cstheme="minorHAnsi"/>
                <w:color w:val="000000" w:themeColor="text1"/>
                <w:sz w:val="24"/>
                <w:szCs w:val="24"/>
                <w:lang w:val="en-US" w:eastAsia="en-IN"/>
              </w:rPr>
              <w:t xml:space="preserve"> and Product program</w:t>
            </w:r>
            <w:r w:rsidR="00536916" w:rsidRPr="00536916">
              <w:rPr>
                <w:rFonts w:eastAsia="Times New Roman" w:cstheme="minorHAnsi"/>
                <w:color w:val="000000" w:themeColor="text1"/>
                <w:sz w:val="24"/>
                <w:szCs w:val="24"/>
                <w:lang w:val="en-US" w:eastAsia="en-IN"/>
              </w:rPr>
              <w:t>.</w:t>
            </w:r>
          </w:p>
        </w:tc>
      </w:tr>
      <w:tr w:rsidR="00536916" w:rsidRPr="00536916" w14:paraId="64CCF7C9" w14:textId="77777777" w:rsidTr="00536916">
        <w:trPr>
          <w:trHeight w:val="315"/>
        </w:trPr>
        <w:tc>
          <w:tcPr>
            <w:tcW w:w="2760" w:type="dxa"/>
            <w:tcBorders>
              <w:top w:val="nil"/>
              <w:left w:val="single" w:sz="8" w:space="0" w:color="auto"/>
              <w:bottom w:val="single" w:sz="8" w:space="0" w:color="auto"/>
              <w:right w:val="single" w:sz="8" w:space="0" w:color="auto"/>
            </w:tcBorders>
            <w:shd w:val="clear" w:color="auto" w:fill="auto"/>
            <w:noWrap/>
            <w:vAlign w:val="center"/>
            <w:hideMark/>
          </w:tcPr>
          <w:p w14:paraId="7E93FD8B" w14:textId="77777777" w:rsidR="00536916" w:rsidRPr="00536916" w:rsidRDefault="00536916" w:rsidP="00536916">
            <w:pPr>
              <w:spacing w:after="0" w:line="240" w:lineRule="auto"/>
              <w:rPr>
                <w:rFonts w:eastAsia="Times New Roman" w:cstheme="minorHAnsi"/>
                <w:color w:val="000000" w:themeColor="text1"/>
                <w:sz w:val="24"/>
                <w:szCs w:val="24"/>
                <w:lang w:val="en-US" w:eastAsia="en-IN"/>
              </w:rPr>
            </w:pPr>
            <w:r w:rsidRPr="00536916">
              <w:rPr>
                <w:rFonts w:eastAsia="Times New Roman" w:cstheme="minorHAnsi"/>
                <w:color w:val="000000" w:themeColor="text1"/>
                <w:sz w:val="24"/>
                <w:szCs w:val="24"/>
                <w:lang w:val="en-US" w:eastAsia="en-IN"/>
              </w:rPr>
              <w:t>Min Amount</w:t>
            </w:r>
          </w:p>
        </w:tc>
        <w:tc>
          <w:tcPr>
            <w:tcW w:w="7060" w:type="dxa"/>
            <w:tcBorders>
              <w:top w:val="nil"/>
              <w:left w:val="nil"/>
              <w:bottom w:val="single" w:sz="8" w:space="0" w:color="auto"/>
              <w:right w:val="single" w:sz="8" w:space="0" w:color="auto"/>
            </w:tcBorders>
            <w:shd w:val="clear" w:color="auto" w:fill="auto"/>
            <w:vAlign w:val="center"/>
            <w:hideMark/>
          </w:tcPr>
          <w:p w14:paraId="0E72CA71" w14:textId="1E0CA062" w:rsidR="00536916" w:rsidRPr="00536916" w:rsidRDefault="00536916" w:rsidP="00536916">
            <w:pPr>
              <w:spacing w:after="0" w:line="240" w:lineRule="auto"/>
              <w:rPr>
                <w:rFonts w:eastAsia="Times New Roman" w:cstheme="minorHAnsi"/>
                <w:color w:val="000000" w:themeColor="text1"/>
                <w:sz w:val="24"/>
                <w:szCs w:val="24"/>
                <w:lang w:val="en-US" w:eastAsia="en-IN"/>
              </w:rPr>
            </w:pPr>
            <w:r w:rsidRPr="00536916">
              <w:rPr>
                <w:rFonts w:eastAsia="Times New Roman" w:cstheme="minorHAnsi"/>
                <w:color w:val="000000" w:themeColor="text1"/>
                <w:sz w:val="24"/>
                <w:szCs w:val="24"/>
                <w:lang w:val="en-US" w:eastAsia="en-IN"/>
              </w:rPr>
              <w:t>Min Amount offered by this campaign</w:t>
            </w:r>
            <w:r w:rsidR="00EC2002">
              <w:rPr>
                <w:rFonts w:eastAsia="Times New Roman" w:cstheme="minorHAnsi"/>
                <w:color w:val="000000" w:themeColor="text1"/>
                <w:sz w:val="24"/>
                <w:szCs w:val="24"/>
                <w:lang w:val="en-US" w:eastAsia="en-IN"/>
              </w:rPr>
              <w:t xml:space="preserve"> and Product program</w:t>
            </w:r>
            <w:r w:rsidRPr="00536916">
              <w:rPr>
                <w:rFonts w:eastAsia="Times New Roman" w:cstheme="minorHAnsi"/>
                <w:color w:val="000000" w:themeColor="text1"/>
                <w:sz w:val="24"/>
                <w:szCs w:val="24"/>
                <w:lang w:val="en-US" w:eastAsia="en-IN"/>
              </w:rPr>
              <w:t>.</w:t>
            </w:r>
          </w:p>
        </w:tc>
      </w:tr>
      <w:tr w:rsidR="00536916" w:rsidRPr="00536916" w14:paraId="584F87C4" w14:textId="77777777" w:rsidTr="00536916">
        <w:trPr>
          <w:trHeight w:val="315"/>
        </w:trPr>
        <w:tc>
          <w:tcPr>
            <w:tcW w:w="2760" w:type="dxa"/>
            <w:tcBorders>
              <w:top w:val="nil"/>
              <w:left w:val="single" w:sz="8" w:space="0" w:color="auto"/>
              <w:bottom w:val="single" w:sz="8" w:space="0" w:color="auto"/>
              <w:right w:val="single" w:sz="8" w:space="0" w:color="auto"/>
            </w:tcBorders>
            <w:shd w:val="clear" w:color="auto" w:fill="auto"/>
            <w:noWrap/>
            <w:vAlign w:val="center"/>
            <w:hideMark/>
          </w:tcPr>
          <w:p w14:paraId="264AD6B4" w14:textId="77777777" w:rsidR="00536916" w:rsidRPr="00536916" w:rsidRDefault="00536916" w:rsidP="00536916">
            <w:pPr>
              <w:spacing w:after="0" w:line="240" w:lineRule="auto"/>
              <w:rPr>
                <w:rFonts w:eastAsia="Times New Roman" w:cstheme="minorHAnsi"/>
                <w:color w:val="000000" w:themeColor="text1"/>
                <w:sz w:val="24"/>
                <w:szCs w:val="24"/>
                <w:lang w:val="en-US" w:eastAsia="en-IN"/>
              </w:rPr>
            </w:pPr>
            <w:r w:rsidRPr="00536916">
              <w:rPr>
                <w:rFonts w:eastAsia="Times New Roman" w:cstheme="minorHAnsi"/>
                <w:color w:val="000000" w:themeColor="text1"/>
                <w:sz w:val="24"/>
                <w:szCs w:val="24"/>
                <w:lang w:val="en-US" w:eastAsia="en-IN"/>
              </w:rPr>
              <w:t>Max Amount</w:t>
            </w:r>
          </w:p>
        </w:tc>
        <w:tc>
          <w:tcPr>
            <w:tcW w:w="7060" w:type="dxa"/>
            <w:tcBorders>
              <w:top w:val="nil"/>
              <w:left w:val="nil"/>
              <w:bottom w:val="single" w:sz="8" w:space="0" w:color="auto"/>
              <w:right w:val="single" w:sz="8" w:space="0" w:color="auto"/>
            </w:tcBorders>
            <w:shd w:val="clear" w:color="auto" w:fill="auto"/>
            <w:vAlign w:val="center"/>
            <w:hideMark/>
          </w:tcPr>
          <w:p w14:paraId="201B7476" w14:textId="5202E24E" w:rsidR="00536916" w:rsidRPr="00536916" w:rsidRDefault="00536916" w:rsidP="00536916">
            <w:pPr>
              <w:spacing w:after="0" w:line="240" w:lineRule="auto"/>
              <w:rPr>
                <w:rFonts w:eastAsia="Times New Roman" w:cstheme="minorHAnsi"/>
                <w:color w:val="000000" w:themeColor="text1"/>
                <w:sz w:val="24"/>
                <w:szCs w:val="24"/>
                <w:lang w:val="en-US" w:eastAsia="en-IN"/>
              </w:rPr>
            </w:pPr>
            <w:r w:rsidRPr="00536916">
              <w:rPr>
                <w:rFonts w:eastAsia="Times New Roman" w:cstheme="minorHAnsi"/>
                <w:color w:val="000000" w:themeColor="text1"/>
                <w:sz w:val="24"/>
                <w:szCs w:val="24"/>
                <w:lang w:val="en-US" w:eastAsia="en-IN"/>
              </w:rPr>
              <w:t>Max Amount offered by this campaign</w:t>
            </w:r>
            <w:r w:rsidR="00EC2002">
              <w:rPr>
                <w:rFonts w:eastAsia="Times New Roman" w:cstheme="minorHAnsi"/>
                <w:color w:val="000000" w:themeColor="text1"/>
                <w:sz w:val="24"/>
                <w:szCs w:val="24"/>
                <w:lang w:val="en-US" w:eastAsia="en-IN"/>
              </w:rPr>
              <w:t xml:space="preserve"> and Product program</w:t>
            </w:r>
            <w:r w:rsidRPr="00536916">
              <w:rPr>
                <w:rFonts w:eastAsia="Times New Roman" w:cstheme="minorHAnsi"/>
                <w:color w:val="000000" w:themeColor="text1"/>
                <w:sz w:val="24"/>
                <w:szCs w:val="24"/>
                <w:lang w:val="en-US" w:eastAsia="en-IN"/>
              </w:rPr>
              <w:t>.</w:t>
            </w:r>
          </w:p>
        </w:tc>
      </w:tr>
      <w:tr w:rsidR="00536916" w:rsidRPr="00536916" w14:paraId="49E18F2C" w14:textId="77777777" w:rsidTr="00536916">
        <w:trPr>
          <w:trHeight w:val="315"/>
        </w:trPr>
        <w:tc>
          <w:tcPr>
            <w:tcW w:w="2760" w:type="dxa"/>
            <w:tcBorders>
              <w:top w:val="nil"/>
              <w:left w:val="single" w:sz="8" w:space="0" w:color="auto"/>
              <w:bottom w:val="single" w:sz="8" w:space="0" w:color="auto"/>
              <w:right w:val="single" w:sz="8" w:space="0" w:color="auto"/>
            </w:tcBorders>
            <w:shd w:val="clear" w:color="auto" w:fill="auto"/>
            <w:noWrap/>
            <w:vAlign w:val="center"/>
            <w:hideMark/>
          </w:tcPr>
          <w:p w14:paraId="7E184D2E" w14:textId="77777777" w:rsidR="00536916" w:rsidRPr="00536916" w:rsidRDefault="00536916" w:rsidP="00536916">
            <w:pPr>
              <w:spacing w:after="0" w:line="240" w:lineRule="auto"/>
              <w:rPr>
                <w:rFonts w:eastAsia="Times New Roman" w:cstheme="minorHAnsi"/>
                <w:color w:val="000000" w:themeColor="text1"/>
                <w:sz w:val="24"/>
                <w:szCs w:val="24"/>
                <w:lang w:val="en-US" w:eastAsia="en-IN"/>
              </w:rPr>
            </w:pPr>
            <w:r w:rsidRPr="00536916">
              <w:rPr>
                <w:rFonts w:eastAsia="Times New Roman" w:cstheme="minorHAnsi"/>
                <w:color w:val="000000" w:themeColor="text1"/>
                <w:sz w:val="24"/>
                <w:szCs w:val="24"/>
                <w:lang w:val="en-US" w:eastAsia="en-IN"/>
              </w:rPr>
              <w:t>Def Profit Rate</w:t>
            </w:r>
          </w:p>
        </w:tc>
        <w:tc>
          <w:tcPr>
            <w:tcW w:w="7060" w:type="dxa"/>
            <w:tcBorders>
              <w:top w:val="nil"/>
              <w:left w:val="nil"/>
              <w:bottom w:val="single" w:sz="8" w:space="0" w:color="auto"/>
              <w:right w:val="single" w:sz="8" w:space="0" w:color="auto"/>
            </w:tcBorders>
            <w:shd w:val="clear" w:color="auto" w:fill="auto"/>
            <w:vAlign w:val="center"/>
            <w:hideMark/>
          </w:tcPr>
          <w:p w14:paraId="0555DBE5" w14:textId="77777777" w:rsidR="00536916" w:rsidRPr="00536916" w:rsidRDefault="00536916" w:rsidP="00536916">
            <w:pPr>
              <w:spacing w:after="0" w:line="240" w:lineRule="auto"/>
              <w:rPr>
                <w:rFonts w:eastAsia="Times New Roman" w:cstheme="minorHAnsi"/>
                <w:color w:val="000000" w:themeColor="text1"/>
                <w:sz w:val="24"/>
                <w:szCs w:val="24"/>
                <w:lang w:val="en-US" w:eastAsia="en-IN"/>
              </w:rPr>
            </w:pPr>
            <w:r w:rsidRPr="00536916">
              <w:rPr>
                <w:rFonts w:eastAsia="Times New Roman" w:cstheme="minorHAnsi"/>
                <w:color w:val="000000" w:themeColor="text1"/>
                <w:sz w:val="24"/>
                <w:szCs w:val="24"/>
                <w:lang w:val="en-US" w:eastAsia="en-IN"/>
              </w:rPr>
              <w:t>Default profit rate will be set as soon as the user enter the amount.</w:t>
            </w:r>
          </w:p>
        </w:tc>
      </w:tr>
      <w:tr w:rsidR="00536916" w:rsidRPr="00536916" w14:paraId="7700E9D9" w14:textId="77777777" w:rsidTr="00536916">
        <w:trPr>
          <w:trHeight w:val="615"/>
        </w:trPr>
        <w:tc>
          <w:tcPr>
            <w:tcW w:w="2760" w:type="dxa"/>
            <w:tcBorders>
              <w:top w:val="nil"/>
              <w:left w:val="single" w:sz="8" w:space="0" w:color="auto"/>
              <w:bottom w:val="single" w:sz="8" w:space="0" w:color="auto"/>
              <w:right w:val="single" w:sz="8" w:space="0" w:color="auto"/>
            </w:tcBorders>
            <w:shd w:val="clear" w:color="auto" w:fill="auto"/>
            <w:noWrap/>
            <w:vAlign w:val="center"/>
            <w:hideMark/>
          </w:tcPr>
          <w:p w14:paraId="6D3E608D" w14:textId="77777777" w:rsidR="00536916" w:rsidRPr="00536916" w:rsidRDefault="00536916" w:rsidP="00536916">
            <w:pPr>
              <w:spacing w:after="0" w:line="240" w:lineRule="auto"/>
              <w:rPr>
                <w:rFonts w:eastAsia="Times New Roman" w:cstheme="minorHAnsi"/>
                <w:color w:val="000000" w:themeColor="text1"/>
                <w:sz w:val="24"/>
                <w:szCs w:val="24"/>
                <w:lang w:val="en-US" w:eastAsia="en-IN"/>
              </w:rPr>
            </w:pPr>
            <w:r w:rsidRPr="00536916">
              <w:rPr>
                <w:rFonts w:eastAsia="Times New Roman" w:cstheme="minorHAnsi"/>
                <w:color w:val="000000" w:themeColor="text1"/>
                <w:sz w:val="24"/>
                <w:szCs w:val="24"/>
                <w:lang w:val="en-US" w:eastAsia="en-IN"/>
              </w:rPr>
              <w:t>Min Rate</w:t>
            </w:r>
          </w:p>
        </w:tc>
        <w:tc>
          <w:tcPr>
            <w:tcW w:w="7060" w:type="dxa"/>
            <w:tcBorders>
              <w:top w:val="nil"/>
              <w:left w:val="nil"/>
              <w:bottom w:val="single" w:sz="8" w:space="0" w:color="auto"/>
              <w:right w:val="single" w:sz="8" w:space="0" w:color="auto"/>
            </w:tcBorders>
            <w:shd w:val="clear" w:color="auto" w:fill="auto"/>
            <w:vAlign w:val="center"/>
            <w:hideMark/>
          </w:tcPr>
          <w:p w14:paraId="0D0AEBB3" w14:textId="1894EE87" w:rsidR="00536916" w:rsidRPr="00536916" w:rsidRDefault="00536916" w:rsidP="00536916">
            <w:pPr>
              <w:spacing w:after="0" w:line="240" w:lineRule="auto"/>
              <w:rPr>
                <w:rFonts w:eastAsia="Times New Roman" w:cstheme="minorHAnsi"/>
                <w:color w:val="000000" w:themeColor="text1"/>
                <w:sz w:val="24"/>
                <w:szCs w:val="24"/>
                <w:lang w:val="en-US" w:eastAsia="en-IN"/>
              </w:rPr>
            </w:pPr>
            <w:r w:rsidRPr="00536916">
              <w:rPr>
                <w:rFonts w:eastAsia="Times New Roman" w:cstheme="minorHAnsi"/>
                <w:color w:val="000000" w:themeColor="text1"/>
                <w:sz w:val="24"/>
                <w:szCs w:val="24"/>
                <w:lang w:val="en-US" w:eastAsia="en-IN"/>
              </w:rPr>
              <w:t xml:space="preserve">Minimum rate is the minimum rate which user can change. If user enters any amount below this </w:t>
            </w:r>
            <w:r w:rsidR="00AE5077" w:rsidRPr="00536916">
              <w:rPr>
                <w:rFonts w:eastAsia="Times New Roman" w:cstheme="minorHAnsi"/>
                <w:color w:val="000000" w:themeColor="text1"/>
                <w:sz w:val="24"/>
                <w:szCs w:val="24"/>
                <w:lang w:val="en-US" w:eastAsia="en-IN"/>
              </w:rPr>
              <w:t>amount,</w:t>
            </w:r>
            <w:r w:rsidRPr="00536916">
              <w:rPr>
                <w:rFonts w:eastAsia="Times New Roman" w:cstheme="minorHAnsi"/>
                <w:color w:val="000000" w:themeColor="text1"/>
                <w:sz w:val="24"/>
                <w:szCs w:val="24"/>
                <w:lang w:val="en-US" w:eastAsia="en-IN"/>
              </w:rPr>
              <w:t xml:space="preserve"> it will give alert.</w:t>
            </w:r>
          </w:p>
        </w:tc>
      </w:tr>
      <w:tr w:rsidR="00536916" w:rsidRPr="00536916" w14:paraId="511BAAF4" w14:textId="77777777" w:rsidTr="00536916">
        <w:trPr>
          <w:trHeight w:val="615"/>
        </w:trPr>
        <w:tc>
          <w:tcPr>
            <w:tcW w:w="2760" w:type="dxa"/>
            <w:tcBorders>
              <w:top w:val="nil"/>
              <w:left w:val="single" w:sz="8" w:space="0" w:color="auto"/>
              <w:bottom w:val="single" w:sz="8" w:space="0" w:color="auto"/>
              <w:right w:val="single" w:sz="8" w:space="0" w:color="auto"/>
            </w:tcBorders>
            <w:shd w:val="clear" w:color="auto" w:fill="auto"/>
            <w:noWrap/>
            <w:vAlign w:val="center"/>
            <w:hideMark/>
          </w:tcPr>
          <w:p w14:paraId="79181008" w14:textId="77777777" w:rsidR="00536916" w:rsidRPr="00536916" w:rsidRDefault="00536916" w:rsidP="00536916">
            <w:pPr>
              <w:spacing w:after="0" w:line="240" w:lineRule="auto"/>
              <w:rPr>
                <w:rFonts w:eastAsia="Times New Roman" w:cstheme="minorHAnsi"/>
                <w:color w:val="000000" w:themeColor="text1"/>
                <w:sz w:val="24"/>
                <w:szCs w:val="24"/>
                <w:lang w:val="en-US" w:eastAsia="en-IN"/>
              </w:rPr>
            </w:pPr>
            <w:r w:rsidRPr="00536916">
              <w:rPr>
                <w:rFonts w:eastAsia="Times New Roman" w:cstheme="minorHAnsi"/>
                <w:color w:val="000000" w:themeColor="text1"/>
                <w:sz w:val="24"/>
                <w:szCs w:val="24"/>
                <w:lang w:val="en-US" w:eastAsia="en-IN"/>
              </w:rPr>
              <w:t>Max Rate</w:t>
            </w:r>
          </w:p>
        </w:tc>
        <w:tc>
          <w:tcPr>
            <w:tcW w:w="7060" w:type="dxa"/>
            <w:tcBorders>
              <w:top w:val="nil"/>
              <w:left w:val="nil"/>
              <w:bottom w:val="single" w:sz="8" w:space="0" w:color="auto"/>
              <w:right w:val="single" w:sz="8" w:space="0" w:color="auto"/>
            </w:tcBorders>
            <w:shd w:val="clear" w:color="auto" w:fill="auto"/>
            <w:vAlign w:val="center"/>
            <w:hideMark/>
          </w:tcPr>
          <w:p w14:paraId="2B2BF9D2" w14:textId="30995FBE" w:rsidR="00536916" w:rsidRPr="00536916" w:rsidRDefault="00536916" w:rsidP="00536916">
            <w:pPr>
              <w:spacing w:after="0" w:line="240" w:lineRule="auto"/>
              <w:rPr>
                <w:rFonts w:eastAsia="Times New Roman" w:cstheme="minorHAnsi"/>
                <w:color w:val="000000" w:themeColor="text1"/>
                <w:sz w:val="24"/>
                <w:szCs w:val="24"/>
                <w:lang w:val="en-US" w:eastAsia="en-IN"/>
              </w:rPr>
            </w:pPr>
            <w:r w:rsidRPr="00536916">
              <w:rPr>
                <w:rFonts w:eastAsia="Times New Roman" w:cstheme="minorHAnsi"/>
                <w:color w:val="000000" w:themeColor="text1"/>
                <w:sz w:val="24"/>
                <w:szCs w:val="24"/>
                <w:lang w:val="en-US" w:eastAsia="en-IN"/>
              </w:rPr>
              <w:t xml:space="preserve">Minimum rate is the maximum rate which user can change. If user enters any amount above this </w:t>
            </w:r>
            <w:r w:rsidR="00AE5077" w:rsidRPr="00536916">
              <w:rPr>
                <w:rFonts w:eastAsia="Times New Roman" w:cstheme="minorHAnsi"/>
                <w:color w:val="000000" w:themeColor="text1"/>
                <w:sz w:val="24"/>
                <w:szCs w:val="24"/>
                <w:lang w:val="en-US" w:eastAsia="en-IN"/>
              </w:rPr>
              <w:t>amount,</w:t>
            </w:r>
            <w:r w:rsidRPr="00536916">
              <w:rPr>
                <w:rFonts w:eastAsia="Times New Roman" w:cstheme="minorHAnsi"/>
                <w:color w:val="000000" w:themeColor="text1"/>
                <w:sz w:val="24"/>
                <w:szCs w:val="24"/>
                <w:lang w:val="en-US" w:eastAsia="en-IN"/>
              </w:rPr>
              <w:t xml:space="preserve"> it will give alert.</w:t>
            </w:r>
          </w:p>
        </w:tc>
      </w:tr>
      <w:tr w:rsidR="00536916" w:rsidRPr="00536916" w14:paraId="73671B00" w14:textId="77777777" w:rsidTr="00536916">
        <w:trPr>
          <w:trHeight w:val="915"/>
        </w:trPr>
        <w:tc>
          <w:tcPr>
            <w:tcW w:w="2760" w:type="dxa"/>
            <w:tcBorders>
              <w:top w:val="nil"/>
              <w:left w:val="single" w:sz="8" w:space="0" w:color="auto"/>
              <w:bottom w:val="single" w:sz="8" w:space="0" w:color="auto"/>
              <w:right w:val="single" w:sz="8" w:space="0" w:color="auto"/>
            </w:tcBorders>
            <w:shd w:val="clear" w:color="auto" w:fill="auto"/>
            <w:noWrap/>
            <w:vAlign w:val="center"/>
            <w:hideMark/>
          </w:tcPr>
          <w:p w14:paraId="2D7A3F4A" w14:textId="77777777" w:rsidR="00536916" w:rsidRPr="00536916" w:rsidRDefault="00536916" w:rsidP="00536916">
            <w:pPr>
              <w:spacing w:after="0" w:line="240" w:lineRule="auto"/>
              <w:rPr>
                <w:rFonts w:eastAsia="Times New Roman" w:cstheme="minorHAnsi"/>
                <w:color w:val="000000" w:themeColor="text1"/>
                <w:sz w:val="24"/>
                <w:szCs w:val="24"/>
                <w:lang w:val="en-US" w:eastAsia="en-IN"/>
              </w:rPr>
            </w:pPr>
            <w:r w:rsidRPr="00536916">
              <w:rPr>
                <w:rFonts w:eastAsia="Times New Roman" w:cstheme="minorHAnsi"/>
                <w:color w:val="000000" w:themeColor="text1"/>
                <w:sz w:val="24"/>
                <w:szCs w:val="24"/>
                <w:lang w:val="en-US" w:eastAsia="en-IN"/>
              </w:rPr>
              <w:t>Fee ID</w:t>
            </w:r>
          </w:p>
        </w:tc>
        <w:tc>
          <w:tcPr>
            <w:tcW w:w="7060" w:type="dxa"/>
            <w:tcBorders>
              <w:top w:val="nil"/>
              <w:left w:val="nil"/>
              <w:bottom w:val="single" w:sz="8" w:space="0" w:color="auto"/>
              <w:right w:val="single" w:sz="8" w:space="0" w:color="auto"/>
            </w:tcBorders>
            <w:shd w:val="clear" w:color="auto" w:fill="auto"/>
            <w:vAlign w:val="center"/>
            <w:hideMark/>
          </w:tcPr>
          <w:p w14:paraId="45DABBE5" w14:textId="6BCAC35A" w:rsidR="00536916" w:rsidRPr="00536916" w:rsidRDefault="00536916" w:rsidP="00536916">
            <w:pPr>
              <w:spacing w:after="0" w:line="240" w:lineRule="auto"/>
              <w:rPr>
                <w:rFonts w:eastAsia="Times New Roman" w:cstheme="minorHAnsi"/>
                <w:color w:val="000000" w:themeColor="text1"/>
                <w:sz w:val="24"/>
                <w:szCs w:val="24"/>
                <w:lang w:val="en-US" w:eastAsia="en-IN"/>
              </w:rPr>
            </w:pPr>
            <w:r w:rsidRPr="00536916">
              <w:rPr>
                <w:rFonts w:eastAsia="Times New Roman" w:cstheme="minorHAnsi"/>
                <w:color w:val="000000" w:themeColor="text1"/>
                <w:sz w:val="24"/>
                <w:szCs w:val="24"/>
                <w:lang w:val="en-US" w:eastAsia="en-IN"/>
              </w:rPr>
              <w:t xml:space="preserve">Each campaign is attached to the Fees ID. This is the default fees which appears to the users on application form. Adding a </w:t>
            </w:r>
            <w:r w:rsidR="00AE5077" w:rsidRPr="00536916">
              <w:rPr>
                <w:rFonts w:eastAsia="Times New Roman" w:cstheme="minorHAnsi"/>
                <w:color w:val="000000" w:themeColor="text1"/>
                <w:sz w:val="24"/>
                <w:szCs w:val="24"/>
                <w:lang w:val="en-US" w:eastAsia="en-IN"/>
              </w:rPr>
              <w:t>new fee</w:t>
            </w:r>
            <w:r w:rsidRPr="00536916">
              <w:rPr>
                <w:rFonts w:eastAsia="Times New Roman" w:cstheme="minorHAnsi"/>
                <w:color w:val="000000" w:themeColor="text1"/>
                <w:sz w:val="24"/>
                <w:szCs w:val="24"/>
                <w:lang w:val="en-US" w:eastAsia="en-IN"/>
              </w:rPr>
              <w:t xml:space="preserve"> is the configuration in system.</w:t>
            </w:r>
          </w:p>
        </w:tc>
      </w:tr>
      <w:tr w:rsidR="00536916" w:rsidRPr="00536916" w14:paraId="2301F044" w14:textId="77777777" w:rsidTr="00536916">
        <w:trPr>
          <w:trHeight w:val="915"/>
        </w:trPr>
        <w:tc>
          <w:tcPr>
            <w:tcW w:w="2760" w:type="dxa"/>
            <w:tcBorders>
              <w:top w:val="nil"/>
              <w:left w:val="single" w:sz="8" w:space="0" w:color="auto"/>
              <w:bottom w:val="single" w:sz="8" w:space="0" w:color="auto"/>
              <w:right w:val="single" w:sz="8" w:space="0" w:color="auto"/>
            </w:tcBorders>
            <w:shd w:val="clear" w:color="auto" w:fill="auto"/>
            <w:noWrap/>
            <w:vAlign w:val="center"/>
            <w:hideMark/>
          </w:tcPr>
          <w:p w14:paraId="5583D4E5" w14:textId="77777777" w:rsidR="00536916" w:rsidRPr="00536916" w:rsidRDefault="00536916" w:rsidP="00536916">
            <w:pPr>
              <w:spacing w:after="0" w:line="240" w:lineRule="auto"/>
              <w:rPr>
                <w:rFonts w:eastAsia="Times New Roman" w:cstheme="minorHAnsi"/>
                <w:color w:val="000000" w:themeColor="text1"/>
                <w:sz w:val="24"/>
                <w:szCs w:val="24"/>
                <w:lang w:val="en-US" w:eastAsia="en-IN"/>
              </w:rPr>
            </w:pPr>
            <w:r w:rsidRPr="00536916">
              <w:rPr>
                <w:rFonts w:eastAsia="Times New Roman" w:cstheme="minorHAnsi"/>
                <w:color w:val="000000" w:themeColor="text1"/>
                <w:sz w:val="24"/>
                <w:szCs w:val="24"/>
                <w:lang w:val="en-US" w:eastAsia="en-IN"/>
              </w:rPr>
              <w:t>Default Fee Type</w:t>
            </w:r>
          </w:p>
        </w:tc>
        <w:tc>
          <w:tcPr>
            <w:tcW w:w="7060" w:type="dxa"/>
            <w:tcBorders>
              <w:top w:val="nil"/>
              <w:left w:val="nil"/>
              <w:bottom w:val="single" w:sz="8" w:space="0" w:color="auto"/>
              <w:right w:val="single" w:sz="8" w:space="0" w:color="auto"/>
            </w:tcBorders>
            <w:shd w:val="clear" w:color="auto" w:fill="auto"/>
            <w:vAlign w:val="center"/>
            <w:hideMark/>
          </w:tcPr>
          <w:p w14:paraId="3D8B45CF" w14:textId="315827C9" w:rsidR="00536916" w:rsidRPr="00536916" w:rsidRDefault="00536916" w:rsidP="00536916">
            <w:pPr>
              <w:spacing w:after="0" w:line="240" w:lineRule="auto"/>
              <w:rPr>
                <w:rFonts w:eastAsia="Times New Roman" w:cstheme="minorHAnsi"/>
                <w:color w:val="000000" w:themeColor="text1"/>
                <w:sz w:val="24"/>
                <w:szCs w:val="24"/>
                <w:lang w:val="en-US" w:eastAsia="en-IN"/>
              </w:rPr>
            </w:pPr>
            <w:r w:rsidRPr="00536916">
              <w:rPr>
                <w:rFonts w:eastAsia="Times New Roman" w:cstheme="minorHAnsi"/>
                <w:color w:val="000000" w:themeColor="text1"/>
                <w:sz w:val="24"/>
                <w:szCs w:val="24"/>
                <w:lang w:val="en-US" w:eastAsia="en-IN"/>
              </w:rPr>
              <w:t xml:space="preserve">• If </w:t>
            </w:r>
            <w:r w:rsidR="00AE5077" w:rsidRPr="00536916">
              <w:rPr>
                <w:rFonts w:eastAsia="Times New Roman" w:cstheme="minorHAnsi"/>
                <w:color w:val="000000" w:themeColor="text1"/>
                <w:sz w:val="24"/>
                <w:szCs w:val="24"/>
                <w:lang w:val="en-US" w:eastAsia="en-IN"/>
              </w:rPr>
              <w:t>Rate,</w:t>
            </w:r>
            <w:r w:rsidRPr="00536916">
              <w:rPr>
                <w:rFonts w:eastAsia="Times New Roman" w:cstheme="minorHAnsi"/>
                <w:color w:val="000000" w:themeColor="text1"/>
                <w:sz w:val="24"/>
                <w:szCs w:val="24"/>
                <w:lang w:val="en-US" w:eastAsia="en-IN"/>
              </w:rPr>
              <w:t xml:space="preserve"> then user to allow to enter the rates</w:t>
            </w:r>
            <w:r w:rsidRPr="00536916">
              <w:rPr>
                <w:rFonts w:eastAsia="Times New Roman" w:cstheme="minorHAnsi"/>
                <w:color w:val="000000" w:themeColor="text1"/>
                <w:sz w:val="24"/>
                <w:szCs w:val="24"/>
                <w:lang w:val="en-US" w:eastAsia="en-IN"/>
              </w:rPr>
              <w:br/>
              <w:t xml:space="preserve">• if Fixed , then Fixed fee amount to be populated </w:t>
            </w:r>
            <w:r w:rsidRPr="00536916">
              <w:rPr>
                <w:rFonts w:eastAsia="Times New Roman" w:cstheme="minorHAnsi"/>
                <w:color w:val="000000" w:themeColor="text1"/>
                <w:sz w:val="24"/>
                <w:szCs w:val="24"/>
                <w:lang w:val="en-US" w:eastAsia="en-IN"/>
              </w:rPr>
              <w:br/>
              <w:t>Note: in POS currently it is rate is default</w:t>
            </w:r>
          </w:p>
        </w:tc>
      </w:tr>
      <w:tr w:rsidR="00536916" w:rsidRPr="00536916" w14:paraId="6A17DEFC" w14:textId="77777777" w:rsidTr="00536916">
        <w:trPr>
          <w:trHeight w:val="915"/>
        </w:trPr>
        <w:tc>
          <w:tcPr>
            <w:tcW w:w="2760" w:type="dxa"/>
            <w:tcBorders>
              <w:top w:val="nil"/>
              <w:left w:val="single" w:sz="8" w:space="0" w:color="auto"/>
              <w:bottom w:val="single" w:sz="8" w:space="0" w:color="auto"/>
              <w:right w:val="single" w:sz="8" w:space="0" w:color="auto"/>
            </w:tcBorders>
            <w:shd w:val="clear" w:color="auto" w:fill="auto"/>
            <w:noWrap/>
            <w:vAlign w:val="center"/>
            <w:hideMark/>
          </w:tcPr>
          <w:p w14:paraId="525AFAFF" w14:textId="77777777" w:rsidR="00536916" w:rsidRPr="00536916" w:rsidRDefault="00536916" w:rsidP="00536916">
            <w:pPr>
              <w:spacing w:after="0" w:line="240" w:lineRule="auto"/>
              <w:rPr>
                <w:rFonts w:eastAsia="Times New Roman" w:cstheme="minorHAnsi"/>
                <w:color w:val="000000" w:themeColor="text1"/>
                <w:sz w:val="24"/>
                <w:szCs w:val="24"/>
                <w:lang w:val="en-US" w:eastAsia="en-IN"/>
              </w:rPr>
            </w:pPr>
            <w:r w:rsidRPr="00536916">
              <w:rPr>
                <w:rFonts w:eastAsia="Times New Roman" w:cstheme="minorHAnsi"/>
                <w:color w:val="000000" w:themeColor="text1"/>
                <w:sz w:val="24"/>
                <w:szCs w:val="24"/>
                <w:lang w:val="en-US" w:eastAsia="en-IN"/>
              </w:rPr>
              <w:t>Campaign Start Date &amp; Time</w:t>
            </w:r>
          </w:p>
        </w:tc>
        <w:tc>
          <w:tcPr>
            <w:tcW w:w="7060" w:type="dxa"/>
            <w:tcBorders>
              <w:top w:val="nil"/>
              <w:left w:val="nil"/>
              <w:bottom w:val="single" w:sz="8" w:space="0" w:color="auto"/>
              <w:right w:val="single" w:sz="8" w:space="0" w:color="auto"/>
            </w:tcBorders>
            <w:shd w:val="clear" w:color="auto" w:fill="auto"/>
            <w:vAlign w:val="center"/>
            <w:hideMark/>
          </w:tcPr>
          <w:p w14:paraId="075BDC1C" w14:textId="456DAE2C" w:rsidR="00536916" w:rsidRPr="00536916" w:rsidRDefault="00536916" w:rsidP="00536916">
            <w:pPr>
              <w:spacing w:after="0" w:line="240" w:lineRule="auto"/>
              <w:rPr>
                <w:rFonts w:eastAsia="Times New Roman" w:cstheme="minorHAnsi"/>
                <w:color w:val="000000" w:themeColor="text1"/>
                <w:sz w:val="24"/>
                <w:szCs w:val="24"/>
                <w:lang w:val="en-US" w:eastAsia="en-IN"/>
              </w:rPr>
            </w:pPr>
            <w:r w:rsidRPr="00536916">
              <w:rPr>
                <w:rFonts w:eastAsia="Times New Roman" w:cstheme="minorHAnsi"/>
                <w:color w:val="000000" w:themeColor="text1"/>
                <w:sz w:val="24"/>
                <w:szCs w:val="24"/>
                <w:lang w:val="en-US" w:eastAsia="en-IN"/>
              </w:rPr>
              <w:t xml:space="preserve">This is campaign start date &amp; </w:t>
            </w:r>
            <w:r w:rsidR="00AE5077" w:rsidRPr="00536916">
              <w:rPr>
                <w:rFonts w:eastAsia="Times New Roman" w:cstheme="minorHAnsi"/>
                <w:color w:val="000000" w:themeColor="text1"/>
                <w:sz w:val="24"/>
                <w:szCs w:val="24"/>
                <w:lang w:val="en-US" w:eastAsia="en-IN"/>
              </w:rPr>
              <w:t>Time,</w:t>
            </w:r>
            <w:r w:rsidRPr="00536916">
              <w:rPr>
                <w:rFonts w:eastAsia="Times New Roman" w:cstheme="minorHAnsi"/>
                <w:color w:val="000000" w:themeColor="text1"/>
                <w:sz w:val="24"/>
                <w:szCs w:val="24"/>
                <w:lang w:val="en-US" w:eastAsia="en-IN"/>
              </w:rPr>
              <w:t xml:space="preserve"> which allows bank to control on the offers provided. RM would not see the campaign if the time has been breached or passed. </w:t>
            </w:r>
          </w:p>
        </w:tc>
      </w:tr>
      <w:tr w:rsidR="00536916" w:rsidRPr="00536916" w14:paraId="634FC7EF" w14:textId="77777777" w:rsidTr="00536916">
        <w:trPr>
          <w:trHeight w:val="915"/>
        </w:trPr>
        <w:tc>
          <w:tcPr>
            <w:tcW w:w="2760" w:type="dxa"/>
            <w:tcBorders>
              <w:top w:val="nil"/>
              <w:left w:val="single" w:sz="8" w:space="0" w:color="auto"/>
              <w:bottom w:val="single" w:sz="8" w:space="0" w:color="auto"/>
              <w:right w:val="single" w:sz="8" w:space="0" w:color="auto"/>
            </w:tcBorders>
            <w:shd w:val="clear" w:color="auto" w:fill="auto"/>
            <w:noWrap/>
            <w:vAlign w:val="center"/>
            <w:hideMark/>
          </w:tcPr>
          <w:p w14:paraId="30D247F5" w14:textId="77777777" w:rsidR="00536916" w:rsidRPr="00536916" w:rsidRDefault="00536916" w:rsidP="00536916">
            <w:pPr>
              <w:spacing w:after="0" w:line="240" w:lineRule="auto"/>
              <w:rPr>
                <w:rFonts w:eastAsia="Times New Roman" w:cstheme="minorHAnsi"/>
                <w:color w:val="000000" w:themeColor="text1"/>
                <w:sz w:val="24"/>
                <w:szCs w:val="24"/>
                <w:lang w:val="en-US" w:eastAsia="en-IN"/>
              </w:rPr>
            </w:pPr>
            <w:r w:rsidRPr="00536916">
              <w:rPr>
                <w:rFonts w:eastAsia="Times New Roman" w:cstheme="minorHAnsi"/>
                <w:color w:val="000000" w:themeColor="text1"/>
                <w:sz w:val="24"/>
                <w:szCs w:val="24"/>
                <w:lang w:val="en-US" w:eastAsia="en-IN"/>
              </w:rPr>
              <w:t>Campaign End &amp; Time</w:t>
            </w:r>
          </w:p>
        </w:tc>
        <w:tc>
          <w:tcPr>
            <w:tcW w:w="7060" w:type="dxa"/>
            <w:tcBorders>
              <w:top w:val="nil"/>
              <w:left w:val="nil"/>
              <w:bottom w:val="single" w:sz="8" w:space="0" w:color="auto"/>
              <w:right w:val="single" w:sz="8" w:space="0" w:color="auto"/>
            </w:tcBorders>
            <w:shd w:val="clear" w:color="auto" w:fill="auto"/>
            <w:vAlign w:val="center"/>
            <w:hideMark/>
          </w:tcPr>
          <w:p w14:paraId="0E1F56C0" w14:textId="241FE99C" w:rsidR="00536916" w:rsidRPr="00536916" w:rsidRDefault="00536916" w:rsidP="00536916">
            <w:pPr>
              <w:spacing w:after="0" w:line="240" w:lineRule="auto"/>
              <w:rPr>
                <w:rFonts w:eastAsia="Times New Roman" w:cstheme="minorHAnsi"/>
                <w:color w:val="000000" w:themeColor="text1"/>
                <w:sz w:val="24"/>
                <w:szCs w:val="24"/>
                <w:lang w:val="en-US" w:eastAsia="en-IN"/>
              </w:rPr>
            </w:pPr>
            <w:r w:rsidRPr="00536916">
              <w:rPr>
                <w:rFonts w:eastAsia="Times New Roman" w:cstheme="minorHAnsi"/>
                <w:color w:val="000000" w:themeColor="text1"/>
                <w:sz w:val="24"/>
                <w:szCs w:val="24"/>
                <w:lang w:val="en-US" w:eastAsia="en-IN"/>
              </w:rPr>
              <w:t xml:space="preserve">This is campaign End date &amp; </w:t>
            </w:r>
            <w:r w:rsidR="00AE5077" w:rsidRPr="00536916">
              <w:rPr>
                <w:rFonts w:eastAsia="Times New Roman" w:cstheme="minorHAnsi"/>
                <w:color w:val="000000" w:themeColor="text1"/>
                <w:sz w:val="24"/>
                <w:szCs w:val="24"/>
                <w:lang w:val="en-US" w:eastAsia="en-IN"/>
              </w:rPr>
              <w:t>Time,</w:t>
            </w:r>
            <w:r w:rsidRPr="00536916">
              <w:rPr>
                <w:rFonts w:eastAsia="Times New Roman" w:cstheme="minorHAnsi"/>
                <w:color w:val="000000" w:themeColor="text1"/>
                <w:sz w:val="24"/>
                <w:szCs w:val="24"/>
                <w:lang w:val="en-US" w:eastAsia="en-IN"/>
              </w:rPr>
              <w:t xml:space="preserve"> which allows bank to control on the offers provided. RM would not see the campaign if the time has been breached or passed.</w:t>
            </w:r>
          </w:p>
        </w:tc>
      </w:tr>
      <w:tr w:rsidR="00536916" w:rsidRPr="00536916" w14:paraId="2A28FCF4" w14:textId="77777777" w:rsidTr="00536916">
        <w:trPr>
          <w:trHeight w:val="315"/>
        </w:trPr>
        <w:tc>
          <w:tcPr>
            <w:tcW w:w="2760" w:type="dxa"/>
            <w:tcBorders>
              <w:top w:val="nil"/>
              <w:left w:val="single" w:sz="8" w:space="0" w:color="auto"/>
              <w:bottom w:val="single" w:sz="8" w:space="0" w:color="auto"/>
              <w:right w:val="single" w:sz="8" w:space="0" w:color="auto"/>
            </w:tcBorders>
            <w:shd w:val="clear" w:color="auto" w:fill="auto"/>
            <w:noWrap/>
            <w:vAlign w:val="center"/>
            <w:hideMark/>
          </w:tcPr>
          <w:p w14:paraId="06B600E8" w14:textId="77777777" w:rsidR="00536916" w:rsidRPr="00536916" w:rsidRDefault="00536916" w:rsidP="00536916">
            <w:pPr>
              <w:spacing w:after="0" w:line="240" w:lineRule="auto"/>
              <w:rPr>
                <w:rFonts w:eastAsia="Times New Roman" w:cstheme="minorHAnsi"/>
                <w:color w:val="000000" w:themeColor="text1"/>
                <w:sz w:val="24"/>
                <w:szCs w:val="24"/>
                <w:lang w:val="en-US" w:eastAsia="en-IN"/>
              </w:rPr>
            </w:pPr>
            <w:r w:rsidRPr="00536916">
              <w:rPr>
                <w:rFonts w:eastAsia="Times New Roman" w:cstheme="minorHAnsi"/>
                <w:color w:val="000000" w:themeColor="text1"/>
                <w:sz w:val="24"/>
                <w:szCs w:val="24"/>
                <w:lang w:val="en-US" w:eastAsia="en-IN"/>
              </w:rPr>
              <w:t xml:space="preserve">Active </w:t>
            </w:r>
          </w:p>
        </w:tc>
        <w:tc>
          <w:tcPr>
            <w:tcW w:w="7060" w:type="dxa"/>
            <w:tcBorders>
              <w:top w:val="nil"/>
              <w:left w:val="nil"/>
              <w:bottom w:val="single" w:sz="8" w:space="0" w:color="auto"/>
              <w:right w:val="single" w:sz="8" w:space="0" w:color="auto"/>
            </w:tcBorders>
            <w:shd w:val="clear" w:color="auto" w:fill="auto"/>
            <w:vAlign w:val="center"/>
            <w:hideMark/>
          </w:tcPr>
          <w:p w14:paraId="0F4D7909" w14:textId="036180B8" w:rsidR="00536916" w:rsidRPr="00536916" w:rsidRDefault="00536916" w:rsidP="00536916">
            <w:pPr>
              <w:spacing w:after="0" w:line="240" w:lineRule="auto"/>
              <w:rPr>
                <w:rFonts w:eastAsia="Times New Roman" w:cstheme="minorHAnsi"/>
                <w:color w:val="000000" w:themeColor="text1"/>
                <w:sz w:val="24"/>
                <w:szCs w:val="24"/>
                <w:lang w:val="en-US" w:eastAsia="en-IN"/>
              </w:rPr>
            </w:pPr>
            <w:r w:rsidRPr="00536916">
              <w:rPr>
                <w:rFonts w:eastAsia="Times New Roman" w:cstheme="minorHAnsi"/>
                <w:color w:val="000000" w:themeColor="text1"/>
                <w:sz w:val="24"/>
                <w:szCs w:val="24"/>
                <w:lang w:val="en-US" w:eastAsia="en-IN"/>
              </w:rPr>
              <w:t xml:space="preserve">Business Admin can also activate or deactivate </w:t>
            </w:r>
            <w:r w:rsidR="00681D81" w:rsidRPr="00536916">
              <w:rPr>
                <w:rFonts w:eastAsia="Times New Roman" w:cstheme="minorHAnsi"/>
                <w:color w:val="000000" w:themeColor="text1"/>
                <w:sz w:val="24"/>
                <w:szCs w:val="24"/>
                <w:lang w:val="en-US" w:eastAsia="en-IN"/>
              </w:rPr>
              <w:t>schemes</w:t>
            </w:r>
            <w:r w:rsidRPr="00536916">
              <w:rPr>
                <w:rFonts w:eastAsia="Times New Roman" w:cstheme="minorHAnsi"/>
                <w:color w:val="000000" w:themeColor="text1"/>
                <w:sz w:val="24"/>
                <w:szCs w:val="24"/>
                <w:lang w:val="en-US" w:eastAsia="en-IN"/>
              </w:rPr>
              <w:t xml:space="preserve"> manually. </w:t>
            </w:r>
          </w:p>
        </w:tc>
      </w:tr>
    </w:tbl>
    <w:p w14:paraId="27B87C93" w14:textId="779F3CD1" w:rsidR="00536916" w:rsidRDefault="00536916" w:rsidP="00536916">
      <w:pPr>
        <w:rPr>
          <w:lang w:val="en-US" w:eastAsia="ar-SA"/>
        </w:rPr>
      </w:pPr>
    </w:p>
    <w:p w14:paraId="7F093A16" w14:textId="6A11B359" w:rsidR="006E430E" w:rsidRPr="00506DE5" w:rsidRDefault="00F95363" w:rsidP="00506DE5">
      <w:pPr>
        <w:rPr>
          <w:rFonts w:eastAsia="Times New Roman" w:cstheme="minorHAnsi"/>
          <w:color w:val="000000" w:themeColor="text1"/>
          <w:sz w:val="24"/>
          <w:szCs w:val="24"/>
          <w:lang w:val="en-US" w:eastAsia="en-IN"/>
        </w:rPr>
      </w:pPr>
      <w:r w:rsidRPr="00F95363">
        <w:rPr>
          <w:rFonts w:eastAsia="Times New Roman" w:cstheme="minorHAnsi"/>
          <w:color w:val="000000" w:themeColor="text1"/>
          <w:sz w:val="24"/>
          <w:szCs w:val="24"/>
          <w:lang w:val="en-US" w:eastAsia="en-IN"/>
        </w:rPr>
        <w:t xml:space="preserve">Below are the details which will be configured in </w:t>
      </w:r>
      <w:r w:rsidR="00506DE5" w:rsidRPr="00F95363">
        <w:rPr>
          <w:rFonts w:eastAsia="Times New Roman" w:cstheme="minorHAnsi"/>
          <w:color w:val="000000" w:themeColor="text1"/>
          <w:sz w:val="24"/>
          <w:szCs w:val="24"/>
          <w:lang w:val="en-US" w:eastAsia="en-IN"/>
        </w:rPr>
        <w:t>the system</w:t>
      </w:r>
      <w:r w:rsidRPr="00F95363">
        <w:rPr>
          <w:rFonts w:eastAsia="Times New Roman" w:cstheme="minorHAnsi"/>
          <w:color w:val="000000" w:themeColor="text1"/>
          <w:sz w:val="24"/>
          <w:szCs w:val="24"/>
          <w:lang w:val="en-US" w:eastAsia="en-IN"/>
        </w:rPr>
        <w:t xml:space="preserve"> as per bank’s policy. </w:t>
      </w:r>
    </w:p>
    <w:p w14:paraId="3FFD95B1" w14:textId="77777777" w:rsidR="000C59BB" w:rsidRPr="000C59BB" w:rsidRDefault="000C59BB" w:rsidP="000C59BB">
      <w:pPr>
        <w:rPr>
          <w:lang w:val="en-US" w:eastAsia="ar-SA"/>
        </w:rPr>
      </w:pPr>
    </w:p>
    <w:p w14:paraId="4EEDE155" w14:textId="5481C3F8" w:rsidR="000C59BB" w:rsidRDefault="00B5412F" w:rsidP="00DD6D2F">
      <w:pPr>
        <w:pStyle w:val="Heading3"/>
        <w:rPr>
          <w:rFonts w:cstheme="minorHAnsi"/>
        </w:rPr>
      </w:pPr>
      <w:bookmarkStart w:id="240" w:name="_Toc105461611"/>
      <w:bookmarkStart w:id="241" w:name="_Toc174309725"/>
      <w:r w:rsidRPr="0082475C">
        <w:rPr>
          <w:rFonts w:cstheme="minorHAnsi"/>
        </w:rPr>
        <w:t>Authority Matrix</w:t>
      </w:r>
      <w:bookmarkEnd w:id="240"/>
      <w:bookmarkEnd w:id="241"/>
    </w:p>
    <w:p w14:paraId="78EE209B" w14:textId="447439CD" w:rsidR="00447CEB" w:rsidRPr="00447CEB" w:rsidRDefault="00447CEB" w:rsidP="00447CEB">
      <w:pPr>
        <w:rPr>
          <w:lang w:val="en-US" w:eastAsia="ar-SA"/>
        </w:rPr>
      </w:pPr>
      <w:r w:rsidRPr="00FA48B8">
        <w:rPr>
          <w:b/>
          <w:bCs/>
        </w:rPr>
        <w:t>Top Up – Other Bank</w:t>
      </w:r>
    </w:p>
    <w:tbl>
      <w:tblPr>
        <w:tblW w:w="9080" w:type="dxa"/>
        <w:tblInd w:w="656" w:type="dxa"/>
        <w:tblLook w:val="04A0" w:firstRow="1" w:lastRow="0" w:firstColumn="1" w:lastColumn="0" w:noHBand="0" w:noVBand="1"/>
      </w:tblPr>
      <w:tblGrid>
        <w:gridCol w:w="869"/>
        <w:gridCol w:w="3890"/>
        <w:gridCol w:w="4321"/>
      </w:tblGrid>
      <w:tr w:rsidR="00447CEB" w:rsidRPr="004C60CD" w14:paraId="4159C8DE" w14:textId="77777777" w:rsidTr="003754C7">
        <w:trPr>
          <w:trHeight w:val="248"/>
        </w:trPr>
        <w:tc>
          <w:tcPr>
            <w:tcW w:w="869" w:type="dxa"/>
            <w:tcBorders>
              <w:top w:val="single" w:sz="4" w:space="0" w:color="BFBFBF"/>
              <w:left w:val="single" w:sz="4" w:space="0" w:color="BFBFBF"/>
              <w:bottom w:val="single" w:sz="4" w:space="0" w:color="BFBFBF"/>
              <w:right w:val="single" w:sz="4" w:space="0" w:color="BFBFBF"/>
            </w:tcBorders>
          </w:tcPr>
          <w:p w14:paraId="39B72BAA" w14:textId="77777777" w:rsidR="00447CEB" w:rsidRPr="004C60CD" w:rsidRDefault="00447CEB" w:rsidP="003754C7">
            <w:pPr>
              <w:spacing w:after="0"/>
              <w:rPr>
                <w:rFonts w:asciiTheme="majorHAnsi" w:hAnsiTheme="majorHAnsi"/>
                <w:b/>
                <w:bCs/>
                <w:color w:val="000000"/>
                <w:szCs w:val="20"/>
                <w:lang w:val="en-US"/>
              </w:rPr>
            </w:pPr>
            <w:r>
              <w:rPr>
                <w:rFonts w:asciiTheme="majorHAnsi" w:hAnsiTheme="majorHAnsi"/>
                <w:b/>
                <w:bCs/>
                <w:color w:val="000000"/>
                <w:szCs w:val="20"/>
                <w:lang w:val="en-US"/>
              </w:rPr>
              <w:t>Level</w:t>
            </w:r>
          </w:p>
        </w:tc>
        <w:tc>
          <w:tcPr>
            <w:tcW w:w="3890" w:type="dxa"/>
            <w:tcBorders>
              <w:top w:val="single" w:sz="4" w:space="0" w:color="BFBFBF"/>
              <w:left w:val="single" w:sz="4" w:space="0" w:color="BFBFBF"/>
              <w:bottom w:val="single" w:sz="4" w:space="0" w:color="BFBFBF"/>
              <w:right w:val="single" w:sz="4" w:space="0" w:color="BFBFBF"/>
            </w:tcBorders>
            <w:shd w:val="clear" w:color="auto" w:fill="auto"/>
            <w:noWrap/>
            <w:vAlign w:val="bottom"/>
            <w:hideMark/>
          </w:tcPr>
          <w:p w14:paraId="4312DED1" w14:textId="77777777" w:rsidR="00447CEB" w:rsidRPr="004C60CD" w:rsidRDefault="00447CEB" w:rsidP="003754C7">
            <w:pPr>
              <w:spacing w:after="0"/>
              <w:rPr>
                <w:rFonts w:asciiTheme="majorHAnsi" w:hAnsiTheme="majorHAnsi"/>
                <w:b/>
                <w:bCs/>
                <w:color w:val="000000"/>
                <w:szCs w:val="20"/>
                <w:lang w:val="en-US"/>
              </w:rPr>
            </w:pPr>
            <w:r w:rsidRPr="004C60CD">
              <w:rPr>
                <w:rFonts w:asciiTheme="majorHAnsi" w:hAnsiTheme="majorHAnsi"/>
                <w:b/>
                <w:bCs/>
                <w:color w:val="000000"/>
                <w:szCs w:val="20"/>
                <w:lang w:val="en-US"/>
              </w:rPr>
              <w:t>Credit Limit</w:t>
            </w:r>
          </w:p>
        </w:tc>
        <w:tc>
          <w:tcPr>
            <w:tcW w:w="4321" w:type="dxa"/>
            <w:tcBorders>
              <w:top w:val="single" w:sz="4" w:space="0" w:color="BFBFBF"/>
              <w:left w:val="nil"/>
              <w:bottom w:val="single" w:sz="4" w:space="0" w:color="BFBFBF"/>
              <w:right w:val="single" w:sz="4" w:space="0" w:color="BFBFBF"/>
            </w:tcBorders>
            <w:shd w:val="clear" w:color="auto" w:fill="auto"/>
            <w:noWrap/>
            <w:vAlign w:val="bottom"/>
            <w:hideMark/>
          </w:tcPr>
          <w:p w14:paraId="45FACB65" w14:textId="77777777" w:rsidR="00447CEB" w:rsidRPr="004C60CD" w:rsidRDefault="00447CEB" w:rsidP="003754C7">
            <w:pPr>
              <w:spacing w:after="0"/>
              <w:rPr>
                <w:rFonts w:asciiTheme="majorHAnsi" w:hAnsiTheme="majorHAnsi"/>
                <w:b/>
                <w:bCs/>
                <w:color w:val="000000"/>
                <w:szCs w:val="20"/>
                <w:lang w:val="en-US"/>
              </w:rPr>
            </w:pPr>
            <w:r w:rsidRPr="004C60CD">
              <w:rPr>
                <w:rFonts w:asciiTheme="majorHAnsi" w:hAnsiTheme="majorHAnsi"/>
                <w:b/>
                <w:bCs/>
                <w:color w:val="000000"/>
                <w:szCs w:val="20"/>
                <w:lang w:val="en-US"/>
              </w:rPr>
              <w:t>Approving Authority</w:t>
            </w:r>
          </w:p>
        </w:tc>
      </w:tr>
      <w:tr w:rsidR="00447CEB" w:rsidRPr="004C60CD" w14:paraId="25DFE06A" w14:textId="77777777" w:rsidTr="003754C7">
        <w:trPr>
          <w:trHeight w:val="248"/>
        </w:trPr>
        <w:tc>
          <w:tcPr>
            <w:tcW w:w="869" w:type="dxa"/>
            <w:tcBorders>
              <w:top w:val="nil"/>
              <w:left w:val="single" w:sz="4" w:space="0" w:color="BFBFBF"/>
              <w:bottom w:val="single" w:sz="4" w:space="0" w:color="BFBFBF"/>
              <w:right w:val="single" w:sz="4" w:space="0" w:color="BFBFBF"/>
            </w:tcBorders>
            <w:shd w:val="clear" w:color="auto" w:fill="auto"/>
          </w:tcPr>
          <w:p w14:paraId="2C7BCB0F" w14:textId="77777777" w:rsidR="00447CEB" w:rsidRPr="00F53E53" w:rsidRDefault="00447CEB" w:rsidP="003754C7">
            <w:pPr>
              <w:spacing w:after="0"/>
              <w:rPr>
                <w:rFonts w:asciiTheme="majorHAnsi" w:hAnsiTheme="majorHAnsi"/>
                <w:color w:val="000000"/>
                <w:szCs w:val="20"/>
                <w:lang w:val="en-US"/>
              </w:rPr>
            </w:pPr>
            <w:r w:rsidRPr="00F53E53">
              <w:rPr>
                <w:rFonts w:asciiTheme="majorHAnsi" w:hAnsiTheme="majorHAnsi"/>
                <w:color w:val="000000"/>
                <w:szCs w:val="20"/>
                <w:lang w:val="en-US"/>
              </w:rPr>
              <w:t>L1</w:t>
            </w:r>
          </w:p>
        </w:tc>
        <w:tc>
          <w:tcPr>
            <w:tcW w:w="3890" w:type="dxa"/>
            <w:tcBorders>
              <w:top w:val="nil"/>
              <w:left w:val="single" w:sz="4" w:space="0" w:color="BFBFBF"/>
              <w:bottom w:val="single" w:sz="4" w:space="0" w:color="BFBFBF"/>
              <w:right w:val="single" w:sz="4" w:space="0" w:color="BFBFBF"/>
            </w:tcBorders>
            <w:shd w:val="clear" w:color="auto" w:fill="auto"/>
            <w:noWrap/>
            <w:vAlign w:val="bottom"/>
            <w:hideMark/>
          </w:tcPr>
          <w:p w14:paraId="2429D332" w14:textId="77777777" w:rsidR="00447CEB" w:rsidRPr="004C60CD" w:rsidRDefault="00447CEB" w:rsidP="003754C7">
            <w:pPr>
              <w:spacing w:after="0"/>
              <w:rPr>
                <w:rFonts w:asciiTheme="majorHAnsi" w:hAnsiTheme="majorHAnsi"/>
                <w:color w:val="000000"/>
                <w:szCs w:val="20"/>
                <w:lang w:val="en-US"/>
              </w:rPr>
            </w:pPr>
            <w:r w:rsidRPr="004C60CD">
              <w:rPr>
                <w:rFonts w:asciiTheme="majorHAnsi" w:hAnsiTheme="majorHAnsi"/>
                <w:color w:val="000000"/>
                <w:szCs w:val="20"/>
                <w:lang w:val="en-US"/>
              </w:rPr>
              <w:t>Up to 100 K</w:t>
            </w:r>
          </w:p>
        </w:tc>
        <w:tc>
          <w:tcPr>
            <w:tcW w:w="4321" w:type="dxa"/>
            <w:tcBorders>
              <w:top w:val="nil"/>
              <w:left w:val="nil"/>
              <w:bottom w:val="single" w:sz="4" w:space="0" w:color="BFBFBF"/>
              <w:right w:val="single" w:sz="4" w:space="0" w:color="BFBFBF"/>
            </w:tcBorders>
            <w:shd w:val="clear" w:color="auto" w:fill="auto"/>
            <w:noWrap/>
            <w:vAlign w:val="bottom"/>
            <w:hideMark/>
          </w:tcPr>
          <w:p w14:paraId="7397E959" w14:textId="77777777" w:rsidR="00447CEB" w:rsidRPr="004C60CD" w:rsidRDefault="00447CEB" w:rsidP="003754C7">
            <w:pPr>
              <w:spacing w:after="0"/>
              <w:rPr>
                <w:rFonts w:asciiTheme="majorHAnsi" w:hAnsiTheme="majorHAnsi"/>
                <w:color w:val="000000"/>
                <w:szCs w:val="20"/>
                <w:lang w:val="en-US"/>
              </w:rPr>
            </w:pPr>
            <w:r w:rsidRPr="004C60CD">
              <w:rPr>
                <w:rFonts w:asciiTheme="majorHAnsi" w:hAnsiTheme="majorHAnsi"/>
                <w:color w:val="000000"/>
                <w:szCs w:val="20"/>
                <w:lang w:val="en-US"/>
              </w:rPr>
              <w:t>Credit Analyst</w:t>
            </w:r>
          </w:p>
        </w:tc>
      </w:tr>
      <w:tr w:rsidR="00447CEB" w:rsidRPr="004C60CD" w14:paraId="5BE08D2C" w14:textId="77777777" w:rsidTr="003754C7">
        <w:trPr>
          <w:trHeight w:val="248"/>
        </w:trPr>
        <w:tc>
          <w:tcPr>
            <w:tcW w:w="869" w:type="dxa"/>
            <w:tcBorders>
              <w:top w:val="nil"/>
              <w:left w:val="single" w:sz="4" w:space="0" w:color="BFBFBF"/>
              <w:bottom w:val="single" w:sz="4" w:space="0" w:color="BFBFBF"/>
              <w:right w:val="single" w:sz="4" w:space="0" w:color="BFBFBF"/>
            </w:tcBorders>
            <w:shd w:val="clear" w:color="auto" w:fill="auto"/>
          </w:tcPr>
          <w:p w14:paraId="18B0F756" w14:textId="77777777" w:rsidR="00447CEB" w:rsidRPr="00F53E53" w:rsidRDefault="00447CEB" w:rsidP="003754C7">
            <w:pPr>
              <w:spacing w:after="0"/>
              <w:rPr>
                <w:rFonts w:asciiTheme="majorHAnsi" w:hAnsiTheme="majorHAnsi"/>
                <w:color w:val="000000"/>
                <w:szCs w:val="20"/>
                <w:lang w:val="en-US"/>
              </w:rPr>
            </w:pPr>
            <w:r w:rsidRPr="00F53E53">
              <w:rPr>
                <w:rFonts w:asciiTheme="majorHAnsi" w:hAnsiTheme="majorHAnsi"/>
                <w:color w:val="000000"/>
                <w:szCs w:val="20"/>
                <w:lang w:val="en-US"/>
              </w:rPr>
              <w:t>L2</w:t>
            </w:r>
          </w:p>
        </w:tc>
        <w:tc>
          <w:tcPr>
            <w:tcW w:w="3890" w:type="dxa"/>
            <w:tcBorders>
              <w:top w:val="nil"/>
              <w:left w:val="single" w:sz="4" w:space="0" w:color="BFBFBF"/>
              <w:bottom w:val="single" w:sz="4" w:space="0" w:color="BFBFBF"/>
              <w:right w:val="single" w:sz="4" w:space="0" w:color="BFBFBF"/>
            </w:tcBorders>
            <w:shd w:val="clear" w:color="auto" w:fill="auto"/>
            <w:noWrap/>
            <w:vAlign w:val="bottom"/>
            <w:hideMark/>
          </w:tcPr>
          <w:p w14:paraId="580D53E4" w14:textId="77777777" w:rsidR="00447CEB" w:rsidRPr="004C60CD" w:rsidRDefault="00447CEB" w:rsidP="003754C7">
            <w:pPr>
              <w:spacing w:after="0"/>
              <w:rPr>
                <w:rFonts w:asciiTheme="majorHAnsi" w:hAnsiTheme="majorHAnsi"/>
                <w:color w:val="000000"/>
                <w:szCs w:val="20"/>
                <w:lang w:val="en-US"/>
              </w:rPr>
            </w:pPr>
            <w:r w:rsidRPr="004C60CD">
              <w:rPr>
                <w:rFonts w:asciiTheme="majorHAnsi" w:hAnsiTheme="majorHAnsi"/>
                <w:color w:val="000000"/>
                <w:szCs w:val="20"/>
                <w:lang w:val="en-US"/>
              </w:rPr>
              <w:t>More than 100 K to 200 K</w:t>
            </w:r>
          </w:p>
        </w:tc>
        <w:tc>
          <w:tcPr>
            <w:tcW w:w="4321" w:type="dxa"/>
            <w:tcBorders>
              <w:top w:val="nil"/>
              <w:left w:val="nil"/>
              <w:bottom w:val="single" w:sz="4" w:space="0" w:color="BFBFBF"/>
              <w:right w:val="single" w:sz="4" w:space="0" w:color="BFBFBF"/>
            </w:tcBorders>
            <w:shd w:val="clear" w:color="auto" w:fill="auto"/>
            <w:noWrap/>
            <w:vAlign w:val="bottom"/>
            <w:hideMark/>
          </w:tcPr>
          <w:p w14:paraId="12582DC5" w14:textId="77777777" w:rsidR="00447CEB" w:rsidRPr="004C60CD" w:rsidRDefault="00447CEB" w:rsidP="003754C7">
            <w:pPr>
              <w:spacing w:after="0"/>
              <w:rPr>
                <w:rFonts w:asciiTheme="majorHAnsi" w:hAnsiTheme="majorHAnsi"/>
                <w:color w:val="000000"/>
                <w:szCs w:val="20"/>
                <w:lang w:val="en-US"/>
              </w:rPr>
            </w:pPr>
            <w:r w:rsidRPr="004C60CD">
              <w:rPr>
                <w:rFonts w:asciiTheme="majorHAnsi" w:hAnsiTheme="majorHAnsi"/>
                <w:color w:val="000000"/>
                <w:szCs w:val="20"/>
                <w:lang w:val="en-US"/>
              </w:rPr>
              <w:t>Credit Analyst Supervisor</w:t>
            </w:r>
          </w:p>
        </w:tc>
      </w:tr>
      <w:tr w:rsidR="00447CEB" w:rsidRPr="004C60CD" w14:paraId="1D7747C5" w14:textId="77777777" w:rsidTr="003754C7">
        <w:trPr>
          <w:trHeight w:val="248"/>
        </w:trPr>
        <w:tc>
          <w:tcPr>
            <w:tcW w:w="869" w:type="dxa"/>
            <w:tcBorders>
              <w:top w:val="nil"/>
              <w:left w:val="single" w:sz="4" w:space="0" w:color="BFBFBF"/>
              <w:bottom w:val="single" w:sz="4" w:space="0" w:color="BFBFBF"/>
              <w:right w:val="single" w:sz="4" w:space="0" w:color="BFBFBF"/>
            </w:tcBorders>
            <w:shd w:val="clear" w:color="auto" w:fill="auto"/>
          </w:tcPr>
          <w:p w14:paraId="5094AA13" w14:textId="77777777" w:rsidR="00447CEB" w:rsidRPr="00F53E53" w:rsidRDefault="00447CEB" w:rsidP="003754C7">
            <w:pPr>
              <w:spacing w:after="0"/>
              <w:rPr>
                <w:rFonts w:asciiTheme="majorHAnsi" w:hAnsiTheme="majorHAnsi"/>
                <w:color w:val="000000"/>
                <w:szCs w:val="20"/>
                <w:lang w:val="en-US"/>
              </w:rPr>
            </w:pPr>
            <w:r w:rsidRPr="00F53E53">
              <w:rPr>
                <w:rFonts w:asciiTheme="majorHAnsi" w:hAnsiTheme="majorHAnsi"/>
                <w:color w:val="000000"/>
                <w:szCs w:val="20"/>
                <w:lang w:val="en-US"/>
              </w:rPr>
              <w:t>L3</w:t>
            </w:r>
          </w:p>
        </w:tc>
        <w:tc>
          <w:tcPr>
            <w:tcW w:w="3890" w:type="dxa"/>
            <w:tcBorders>
              <w:top w:val="nil"/>
              <w:left w:val="single" w:sz="4" w:space="0" w:color="BFBFBF"/>
              <w:bottom w:val="single" w:sz="4" w:space="0" w:color="BFBFBF"/>
              <w:right w:val="single" w:sz="4" w:space="0" w:color="BFBFBF"/>
            </w:tcBorders>
            <w:shd w:val="clear" w:color="auto" w:fill="auto"/>
            <w:noWrap/>
            <w:vAlign w:val="bottom"/>
            <w:hideMark/>
          </w:tcPr>
          <w:p w14:paraId="724D739D" w14:textId="77777777" w:rsidR="00447CEB" w:rsidRPr="004C60CD" w:rsidRDefault="00447CEB" w:rsidP="003754C7">
            <w:pPr>
              <w:spacing w:after="0"/>
              <w:rPr>
                <w:rFonts w:asciiTheme="majorHAnsi" w:hAnsiTheme="majorHAnsi"/>
                <w:color w:val="000000"/>
                <w:szCs w:val="20"/>
                <w:lang w:val="en-US"/>
              </w:rPr>
            </w:pPr>
            <w:r w:rsidRPr="004C60CD">
              <w:rPr>
                <w:rFonts w:asciiTheme="majorHAnsi" w:hAnsiTheme="majorHAnsi"/>
                <w:color w:val="000000"/>
                <w:szCs w:val="20"/>
                <w:lang w:val="en-US"/>
              </w:rPr>
              <w:t>More than 200 K to 400 K</w:t>
            </w:r>
          </w:p>
        </w:tc>
        <w:tc>
          <w:tcPr>
            <w:tcW w:w="4321" w:type="dxa"/>
            <w:tcBorders>
              <w:top w:val="nil"/>
              <w:left w:val="nil"/>
              <w:bottom w:val="single" w:sz="4" w:space="0" w:color="BFBFBF"/>
              <w:right w:val="single" w:sz="4" w:space="0" w:color="BFBFBF"/>
            </w:tcBorders>
            <w:shd w:val="clear" w:color="auto" w:fill="auto"/>
            <w:noWrap/>
            <w:vAlign w:val="bottom"/>
            <w:hideMark/>
          </w:tcPr>
          <w:p w14:paraId="205950A3" w14:textId="77777777" w:rsidR="00447CEB" w:rsidRPr="004C60CD" w:rsidRDefault="00447CEB" w:rsidP="003754C7">
            <w:pPr>
              <w:spacing w:after="0"/>
              <w:rPr>
                <w:rFonts w:asciiTheme="majorHAnsi" w:hAnsiTheme="majorHAnsi"/>
                <w:color w:val="000000"/>
                <w:szCs w:val="20"/>
                <w:lang w:val="en-US"/>
              </w:rPr>
            </w:pPr>
            <w:r w:rsidRPr="004C60CD">
              <w:rPr>
                <w:rFonts w:asciiTheme="majorHAnsi" w:hAnsiTheme="majorHAnsi"/>
                <w:color w:val="000000"/>
                <w:szCs w:val="20"/>
                <w:lang w:val="en-US"/>
              </w:rPr>
              <w:t>Senior/ Operation Manager</w:t>
            </w:r>
          </w:p>
        </w:tc>
      </w:tr>
      <w:tr w:rsidR="00447CEB" w:rsidRPr="004C60CD" w14:paraId="235D63DB" w14:textId="77777777" w:rsidTr="003754C7">
        <w:trPr>
          <w:trHeight w:val="248"/>
        </w:trPr>
        <w:tc>
          <w:tcPr>
            <w:tcW w:w="869" w:type="dxa"/>
            <w:tcBorders>
              <w:top w:val="nil"/>
              <w:left w:val="single" w:sz="4" w:space="0" w:color="BFBFBF"/>
              <w:bottom w:val="single" w:sz="4" w:space="0" w:color="BFBFBF"/>
              <w:right w:val="single" w:sz="4" w:space="0" w:color="BFBFBF"/>
            </w:tcBorders>
            <w:shd w:val="clear" w:color="auto" w:fill="auto"/>
          </w:tcPr>
          <w:p w14:paraId="04092025" w14:textId="77777777" w:rsidR="00447CEB" w:rsidRPr="00F53E53" w:rsidRDefault="00447CEB" w:rsidP="003754C7">
            <w:pPr>
              <w:spacing w:after="0"/>
              <w:rPr>
                <w:rFonts w:asciiTheme="majorHAnsi" w:hAnsiTheme="majorHAnsi"/>
                <w:color w:val="000000"/>
                <w:szCs w:val="20"/>
                <w:lang w:val="en-US"/>
              </w:rPr>
            </w:pPr>
            <w:r w:rsidRPr="00F53E53">
              <w:rPr>
                <w:rFonts w:asciiTheme="majorHAnsi" w:hAnsiTheme="majorHAnsi"/>
                <w:color w:val="000000"/>
                <w:szCs w:val="20"/>
                <w:lang w:val="en-US"/>
              </w:rPr>
              <w:t>L4</w:t>
            </w:r>
          </w:p>
        </w:tc>
        <w:tc>
          <w:tcPr>
            <w:tcW w:w="3890" w:type="dxa"/>
            <w:tcBorders>
              <w:top w:val="nil"/>
              <w:left w:val="single" w:sz="4" w:space="0" w:color="BFBFBF"/>
              <w:bottom w:val="single" w:sz="4" w:space="0" w:color="BFBFBF"/>
              <w:right w:val="single" w:sz="4" w:space="0" w:color="BFBFBF"/>
            </w:tcBorders>
            <w:shd w:val="clear" w:color="auto" w:fill="auto"/>
            <w:noWrap/>
            <w:vAlign w:val="bottom"/>
            <w:hideMark/>
          </w:tcPr>
          <w:p w14:paraId="6D22DB2B" w14:textId="77777777" w:rsidR="00447CEB" w:rsidRPr="004C60CD" w:rsidRDefault="00447CEB" w:rsidP="003754C7">
            <w:pPr>
              <w:spacing w:after="0"/>
              <w:rPr>
                <w:rFonts w:asciiTheme="majorHAnsi" w:hAnsiTheme="majorHAnsi"/>
                <w:color w:val="000000"/>
                <w:szCs w:val="20"/>
                <w:lang w:val="en-US"/>
              </w:rPr>
            </w:pPr>
            <w:r w:rsidRPr="004C60CD">
              <w:rPr>
                <w:rFonts w:asciiTheme="majorHAnsi" w:hAnsiTheme="majorHAnsi"/>
                <w:color w:val="000000"/>
                <w:szCs w:val="20"/>
                <w:lang w:val="en-US"/>
              </w:rPr>
              <w:t>More than 400 K to 600 K</w:t>
            </w:r>
          </w:p>
        </w:tc>
        <w:tc>
          <w:tcPr>
            <w:tcW w:w="4321" w:type="dxa"/>
            <w:tcBorders>
              <w:top w:val="nil"/>
              <w:left w:val="nil"/>
              <w:bottom w:val="single" w:sz="4" w:space="0" w:color="BFBFBF"/>
              <w:right w:val="single" w:sz="4" w:space="0" w:color="BFBFBF"/>
            </w:tcBorders>
            <w:shd w:val="clear" w:color="auto" w:fill="auto"/>
            <w:noWrap/>
            <w:vAlign w:val="bottom"/>
            <w:hideMark/>
          </w:tcPr>
          <w:p w14:paraId="6D3EF582" w14:textId="77777777" w:rsidR="00447CEB" w:rsidRPr="004C60CD" w:rsidRDefault="00447CEB" w:rsidP="003754C7">
            <w:pPr>
              <w:spacing w:after="0"/>
              <w:rPr>
                <w:rFonts w:asciiTheme="majorHAnsi" w:hAnsiTheme="majorHAnsi"/>
                <w:color w:val="000000"/>
                <w:szCs w:val="20"/>
                <w:lang w:val="en-US"/>
              </w:rPr>
            </w:pPr>
            <w:r w:rsidRPr="004C60CD">
              <w:rPr>
                <w:rFonts w:asciiTheme="majorHAnsi" w:hAnsiTheme="majorHAnsi"/>
                <w:color w:val="000000"/>
                <w:szCs w:val="20"/>
                <w:lang w:val="en-US"/>
              </w:rPr>
              <w:t>COO</w:t>
            </w:r>
          </w:p>
        </w:tc>
      </w:tr>
      <w:tr w:rsidR="00447CEB" w:rsidRPr="004C60CD" w14:paraId="36AF85AD" w14:textId="77777777" w:rsidTr="003754C7">
        <w:trPr>
          <w:trHeight w:val="248"/>
        </w:trPr>
        <w:tc>
          <w:tcPr>
            <w:tcW w:w="869" w:type="dxa"/>
            <w:tcBorders>
              <w:top w:val="nil"/>
              <w:left w:val="single" w:sz="4" w:space="0" w:color="BFBFBF"/>
              <w:bottom w:val="single" w:sz="4" w:space="0" w:color="BFBFBF"/>
              <w:right w:val="single" w:sz="4" w:space="0" w:color="BFBFBF"/>
            </w:tcBorders>
            <w:shd w:val="clear" w:color="auto" w:fill="auto"/>
          </w:tcPr>
          <w:p w14:paraId="50CC8420" w14:textId="77777777" w:rsidR="00447CEB" w:rsidRPr="00F53E53" w:rsidRDefault="00447CEB" w:rsidP="003754C7">
            <w:pPr>
              <w:spacing w:after="0"/>
              <w:rPr>
                <w:rFonts w:asciiTheme="majorHAnsi" w:hAnsiTheme="majorHAnsi"/>
                <w:color w:val="000000"/>
                <w:szCs w:val="20"/>
                <w:lang w:val="en-US"/>
              </w:rPr>
            </w:pPr>
            <w:r w:rsidRPr="00F53E53">
              <w:rPr>
                <w:rFonts w:asciiTheme="majorHAnsi" w:hAnsiTheme="majorHAnsi"/>
                <w:color w:val="000000"/>
                <w:szCs w:val="20"/>
                <w:lang w:val="en-US"/>
              </w:rPr>
              <w:t>L5</w:t>
            </w:r>
          </w:p>
        </w:tc>
        <w:tc>
          <w:tcPr>
            <w:tcW w:w="3890" w:type="dxa"/>
            <w:tcBorders>
              <w:top w:val="nil"/>
              <w:left w:val="single" w:sz="4" w:space="0" w:color="BFBFBF"/>
              <w:bottom w:val="single" w:sz="4" w:space="0" w:color="BFBFBF"/>
              <w:right w:val="single" w:sz="4" w:space="0" w:color="BFBFBF"/>
            </w:tcBorders>
            <w:shd w:val="clear" w:color="auto" w:fill="auto"/>
            <w:noWrap/>
            <w:vAlign w:val="bottom"/>
            <w:hideMark/>
          </w:tcPr>
          <w:p w14:paraId="50F5A8F9" w14:textId="77777777" w:rsidR="00447CEB" w:rsidRPr="004C60CD" w:rsidRDefault="00447CEB" w:rsidP="003754C7">
            <w:pPr>
              <w:spacing w:after="0"/>
              <w:rPr>
                <w:rFonts w:asciiTheme="majorHAnsi" w:hAnsiTheme="majorHAnsi"/>
                <w:color w:val="000000"/>
                <w:szCs w:val="20"/>
                <w:lang w:val="en-US"/>
              </w:rPr>
            </w:pPr>
            <w:r w:rsidRPr="004C60CD">
              <w:rPr>
                <w:rFonts w:asciiTheme="majorHAnsi" w:hAnsiTheme="majorHAnsi"/>
                <w:color w:val="000000"/>
                <w:szCs w:val="20"/>
                <w:lang w:val="en-US"/>
              </w:rPr>
              <w:t>More than 600 K up to 1 M</w:t>
            </w:r>
          </w:p>
        </w:tc>
        <w:tc>
          <w:tcPr>
            <w:tcW w:w="4321" w:type="dxa"/>
            <w:tcBorders>
              <w:top w:val="nil"/>
              <w:left w:val="nil"/>
              <w:bottom w:val="single" w:sz="4" w:space="0" w:color="BFBFBF"/>
              <w:right w:val="single" w:sz="4" w:space="0" w:color="BFBFBF"/>
            </w:tcBorders>
            <w:shd w:val="clear" w:color="auto" w:fill="auto"/>
            <w:noWrap/>
            <w:vAlign w:val="bottom"/>
            <w:hideMark/>
          </w:tcPr>
          <w:p w14:paraId="7B604121" w14:textId="77777777" w:rsidR="00447CEB" w:rsidRPr="004C60CD" w:rsidRDefault="00447CEB" w:rsidP="003754C7">
            <w:pPr>
              <w:spacing w:after="0"/>
              <w:rPr>
                <w:rFonts w:asciiTheme="majorHAnsi" w:hAnsiTheme="majorHAnsi"/>
                <w:color w:val="000000"/>
                <w:szCs w:val="20"/>
                <w:lang w:val="en-US"/>
              </w:rPr>
            </w:pPr>
            <w:r w:rsidRPr="004C60CD">
              <w:rPr>
                <w:rFonts w:asciiTheme="majorHAnsi" w:hAnsiTheme="majorHAnsi"/>
                <w:color w:val="000000"/>
                <w:szCs w:val="20"/>
                <w:lang w:val="en-US"/>
              </w:rPr>
              <w:t>CRO</w:t>
            </w:r>
          </w:p>
        </w:tc>
      </w:tr>
      <w:tr w:rsidR="00447CEB" w:rsidRPr="004C60CD" w14:paraId="351A14EA" w14:textId="77777777" w:rsidTr="003754C7">
        <w:trPr>
          <w:trHeight w:val="248"/>
        </w:trPr>
        <w:tc>
          <w:tcPr>
            <w:tcW w:w="869" w:type="dxa"/>
            <w:tcBorders>
              <w:top w:val="nil"/>
              <w:left w:val="single" w:sz="4" w:space="0" w:color="BFBFBF"/>
              <w:bottom w:val="single" w:sz="4" w:space="0" w:color="BFBFBF"/>
              <w:right w:val="single" w:sz="4" w:space="0" w:color="BFBFBF"/>
            </w:tcBorders>
            <w:shd w:val="clear" w:color="auto" w:fill="auto"/>
          </w:tcPr>
          <w:p w14:paraId="06A80CE7" w14:textId="77777777" w:rsidR="00447CEB" w:rsidRPr="00F53E53" w:rsidRDefault="00447CEB" w:rsidP="003754C7">
            <w:pPr>
              <w:spacing w:after="0"/>
              <w:rPr>
                <w:rFonts w:asciiTheme="majorHAnsi" w:hAnsiTheme="majorHAnsi"/>
                <w:color w:val="000000"/>
                <w:szCs w:val="20"/>
                <w:lang w:val="en-US"/>
              </w:rPr>
            </w:pPr>
            <w:r w:rsidRPr="00F53E53">
              <w:rPr>
                <w:rFonts w:asciiTheme="majorHAnsi" w:hAnsiTheme="majorHAnsi"/>
                <w:color w:val="000000"/>
                <w:szCs w:val="20"/>
                <w:lang w:val="en-US"/>
              </w:rPr>
              <w:t>L6</w:t>
            </w:r>
          </w:p>
        </w:tc>
        <w:tc>
          <w:tcPr>
            <w:tcW w:w="3890" w:type="dxa"/>
            <w:tcBorders>
              <w:top w:val="nil"/>
              <w:left w:val="single" w:sz="4" w:space="0" w:color="BFBFBF"/>
              <w:bottom w:val="single" w:sz="4" w:space="0" w:color="BFBFBF"/>
              <w:right w:val="single" w:sz="4" w:space="0" w:color="BFBFBF"/>
            </w:tcBorders>
            <w:shd w:val="clear" w:color="auto" w:fill="auto"/>
            <w:noWrap/>
            <w:vAlign w:val="bottom"/>
            <w:hideMark/>
          </w:tcPr>
          <w:p w14:paraId="78039F3B" w14:textId="77777777" w:rsidR="00447CEB" w:rsidRPr="004C60CD" w:rsidRDefault="00447CEB" w:rsidP="003754C7">
            <w:pPr>
              <w:spacing w:after="0"/>
              <w:rPr>
                <w:rFonts w:asciiTheme="majorHAnsi" w:hAnsiTheme="majorHAnsi"/>
                <w:color w:val="000000"/>
                <w:szCs w:val="20"/>
                <w:lang w:val="en-US"/>
              </w:rPr>
            </w:pPr>
            <w:r w:rsidRPr="004C60CD">
              <w:rPr>
                <w:rFonts w:asciiTheme="majorHAnsi" w:hAnsiTheme="majorHAnsi"/>
                <w:color w:val="000000"/>
                <w:szCs w:val="20"/>
                <w:lang w:val="en-US"/>
              </w:rPr>
              <w:t>More than 1 M</w:t>
            </w:r>
          </w:p>
        </w:tc>
        <w:tc>
          <w:tcPr>
            <w:tcW w:w="4321" w:type="dxa"/>
            <w:tcBorders>
              <w:top w:val="nil"/>
              <w:left w:val="nil"/>
              <w:bottom w:val="single" w:sz="4" w:space="0" w:color="BFBFBF"/>
              <w:right w:val="single" w:sz="4" w:space="0" w:color="BFBFBF"/>
            </w:tcBorders>
            <w:shd w:val="clear" w:color="auto" w:fill="auto"/>
            <w:noWrap/>
            <w:vAlign w:val="bottom"/>
            <w:hideMark/>
          </w:tcPr>
          <w:p w14:paraId="3E0085CE" w14:textId="77777777" w:rsidR="00447CEB" w:rsidRPr="004C60CD" w:rsidRDefault="00447CEB" w:rsidP="003754C7">
            <w:pPr>
              <w:spacing w:after="0"/>
              <w:rPr>
                <w:rFonts w:asciiTheme="majorHAnsi" w:hAnsiTheme="majorHAnsi"/>
                <w:color w:val="000000"/>
                <w:szCs w:val="20"/>
                <w:lang w:val="en-US"/>
              </w:rPr>
            </w:pPr>
            <w:r w:rsidRPr="004C60CD">
              <w:rPr>
                <w:rFonts w:asciiTheme="majorHAnsi" w:hAnsiTheme="majorHAnsi"/>
                <w:color w:val="000000"/>
                <w:szCs w:val="20"/>
                <w:lang w:val="en-US"/>
              </w:rPr>
              <w:t>CEO</w:t>
            </w:r>
          </w:p>
        </w:tc>
      </w:tr>
    </w:tbl>
    <w:p w14:paraId="1147E820" w14:textId="77777777" w:rsidR="00D00AB4" w:rsidRDefault="00D00AB4" w:rsidP="00D00AB4">
      <w:pPr>
        <w:rPr>
          <w:lang w:val="en-US" w:eastAsia="ar-SA"/>
        </w:rPr>
      </w:pPr>
    </w:p>
    <w:p w14:paraId="04DA815B" w14:textId="77777777" w:rsidR="00447CEB" w:rsidRDefault="00447CEB" w:rsidP="00D00AB4">
      <w:pPr>
        <w:rPr>
          <w:lang w:val="en-US" w:eastAsia="ar-SA"/>
        </w:rPr>
      </w:pPr>
    </w:p>
    <w:p w14:paraId="3D511449" w14:textId="77777777" w:rsidR="00447CEB" w:rsidRDefault="00447CEB" w:rsidP="00D00AB4">
      <w:pPr>
        <w:rPr>
          <w:lang w:val="en-US" w:eastAsia="ar-SA"/>
        </w:rPr>
      </w:pPr>
    </w:p>
    <w:p w14:paraId="77566C7D" w14:textId="074D51EF" w:rsidR="00447CEB" w:rsidRDefault="00447CEB" w:rsidP="00D00AB4">
      <w:pPr>
        <w:rPr>
          <w:b/>
          <w:bCs/>
        </w:rPr>
      </w:pPr>
      <w:r w:rsidRPr="002A0787">
        <w:rPr>
          <w:b/>
          <w:bCs/>
        </w:rPr>
        <w:lastRenderedPageBreak/>
        <w:t xml:space="preserve">Top Up – </w:t>
      </w:r>
      <w:r>
        <w:rPr>
          <w:b/>
          <w:bCs/>
        </w:rPr>
        <w:t>ARB</w:t>
      </w:r>
    </w:p>
    <w:tbl>
      <w:tblPr>
        <w:tblW w:w="9098" w:type="dxa"/>
        <w:tblInd w:w="638" w:type="dxa"/>
        <w:tblLook w:val="04A0" w:firstRow="1" w:lastRow="0" w:firstColumn="1" w:lastColumn="0" w:noHBand="0" w:noVBand="1"/>
      </w:tblPr>
      <w:tblGrid>
        <w:gridCol w:w="887"/>
        <w:gridCol w:w="4036"/>
        <w:gridCol w:w="4175"/>
      </w:tblGrid>
      <w:tr w:rsidR="00447CEB" w:rsidRPr="00F77565" w14:paraId="580B926A" w14:textId="77777777" w:rsidTr="003754C7">
        <w:trPr>
          <w:trHeight w:val="107"/>
        </w:trPr>
        <w:tc>
          <w:tcPr>
            <w:tcW w:w="887" w:type="dxa"/>
            <w:tcBorders>
              <w:top w:val="single" w:sz="4" w:space="0" w:color="BFBFBF"/>
              <w:left w:val="single" w:sz="4" w:space="0" w:color="BFBFBF"/>
              <w:bottom w:val="single" w:sz="4" w:space="0" w:color="BFBFBF"/>
              <w:right w:val="single" w:sz="4" w:space="0" w:color="BFBFBF"/>
            </w:tcBorders>
          </w:tcPr>
          <w:p w14:paraId="69D82154" w14:textId="77777777" w:rsidR="00447CEB" w:rsidRPr="00F77565" w:rsidRDefault="00447CEB" w:rsidP="003754C7">
            <w:pPr>
              <w:spacing w:after="0"/>
              <w:rPr>
                <w:rFonts w:asciiTheme="majorHAnsi" w:hAnsiTheme="majorHAnsi"/>
                <w:b/>
                <w:bCs/>
                <w:color w:val="000000"/>
                <w:szCs w:val="20"/>
                <w:lang w:val="en-US"/>
              </w:rPr>
            </w:pPr>
            <w:r>
              <w:rPr>
                <w:rFonts w:asciiTheme="majorHAnsi" w:hAnsiTheme="majorHAnsi"/>
                <w:b/>
                <w:bCs/>
                <w:color w:val="000000"/>
                <w:szCs w:val="20"/>
                <w:lang w:val="en-US"/>
              </w:rPr>
              <w:t xml:space="preserve">Level </w:t>
            </w:r>
          </w:p>
        </w:tc>
        <w:tc>
          <w:tcPr>
            <w:tcW w:w="4036" w:type="dxa"/>
            <w:tcBorders>
              <w:top w:val="single" w:sz="4" w:space="0" w:color="BFBFBF"/>
              <w:left w:val="single" w:sz="4" w:space="0" w:color="BFBFBF"/>
              <w:bottom w:val="single" w:sz="4" w:space="0" w:color="BFBFBF"/>
              <w:right w:val="single" w:sz="4" w:space="0" w:color="BFBFBF"/>
            </w:tcBorders>
            <w:shd w:val="clear" w:color="auto" w:fill="auto"/>
            <w:noWrap/>
            <w:vAlign w:val="bottom"/>
            <w:hideMark/>
          </w:tcPr>
          <w:p w14:paraId="238388B5" w14:textId="77777777" w:rsidR="00447CEB" w:rsidRPr="00F77565" w:rsidRDefault="00447CEB" w:rsidP="003754C7">
            <w:pPr>
              <w:spacing w:after="0"/>
              <w:rPr>
                <w:rFonts w:asciiTheme="majorHAnsi" w:hAnsiTheme="majorHAnsi"/>
                <w:b/>
                <w:bCs/>
                <w:color w:val="000000"/>
                <w:szCs w:val="20"/>
                <w:lang w:val="en-US"/>
              </w:rPr>
            </w:pPr>
            <w:r w:rsidRPr="00F77565">
              <w:rPr>
                <w:rFonts w:asciiTheme="majorHAnsi" w:hAnsiTheme="majorHAnsi"/>
                <w:b/>
                <w:bCs/>
                <w:color w:val="000000"/>
                <w:szCs w:val="20"/>
                <w:lang w:val="en-US"/>
              </w:rPr>
              <w:t>Credit Limit</w:t>
            </w:r>
          </w:p>
        </w:tc>
        <w:tc>
          <w:tcPr>
            <w:tcW w:w="4175" w:type="dxa"/>
            <w:tcBorders>
              <w:top w:val="single" w:sz="4" w:space="0" w:color="BFBFBF"/>
              <w:left w:val="nil"/>
              <w:bottom w:val="single" w:sz="4" w:space="0" w:color="BFBFBF"/>
              <w:right w:val="single" w:sz="4" w:space="0" w:color="BFBFBF"/>
            </w:tcBorders>
            <w:shd w:val="clear" w:color="auto" w:fill="auto"/>
            <w:noWrap/>
            <w:vAlign w:val="bottom"/>
            <w:hideMark/>
          </w:tcPr>
          <w:p w14:paraId="08203E88" w14:textId="77777777" w:rsidR="00447CEB" w:rsidRPr="00F77565" w:rsidRDefault="00447CEB" w:rsidP="003754C7">
            <w:pPr>
              <w:spacing w:after="0"/>
              <w:rPr>
                <w:rFonts w:asciiTheme="majorHAnsi" w:hAnsiTheme="majorHAnsi"/>
                <w:b/>
                <w:bCs/>
                <w:color w:val="000000"/>
                <w:szCs w:val="20"/>
                <w:lang w:val="en-US"/>
              </w:rPr>
            </w:pPr>
            <w:r w:rsidRPr="00F77565">
              <w:rPr>
                <w:rFonts w:asciiTheme="majorHAnsi" w:hAnsiTheme="majorHAnsi"/>
                <w:b/>
                <w:bCs/>
                <w:color w:val="000000"/>
                <w:szCs w:val="20"/>
                <w:lang w:val="en-US"/>
              </w:rPr>
              <w:t>Approving Authority</w:t>
            </w:r>
          </w:p>
        </w:tc>
      </w:tr>
      <w:tr w:rsidR="00447CEB" w:rsidRPr="00F77565" w14:paraId="3D5F9E82" w14:textId="77777777" w:rsidTr="003754C7">
        <w:trPr>
          <w:trHeight w:val="283"/>
        </w:trPr>
        <w:tc>
          <w:tcPr>
            <w:tcW w:w="887" w:type="dxa"/>
            <w:tcBorders>
              <w:top w:val="nil"/>
              <w:left w:val="single" w:sz="4" w:space="0" w:color="BFBFBF"/>
              <w:bottom w:val="single" w:sz="4" w:space="0" w:color="BFBFBF"/>
              <w:right w:val="single" w:sz="4" w:space="0" w:color="BFBFBF"/>
            </w:tcBorders>
          </w:tcPr>
          <w:p w14:paraId="4EFCD063" w14:textId="77777777" w:rsidR="00447CEB" w:rsidRPr="00F53E53" w:rsidRDefault="00447CEB" w:rsidP="003754C7">
            <w:pPr>
              <w:spacing w:after="0"/>
              <w:rPr>
                <w:rFonts w:asciiTheme="majorHAnsi" w:hAnsiTheme="majorHAnsi"/>
                <w:color w:val="000000"/>
                <w:szCs w:val="20"/>
                <w:lang w:val="en-US"/>
              </w:rPr>
            </w:pPr>
            <w:r w:rsidRPr="00F53E53">
              <w:rPr>
                <w:rFonts w:asciiTheme="majorHAnsi" w:hAnsiTheme="majorHAnsi"/>
                <w:color w:val="000000"/>
                <w:szCs w:val="20"/>
                <w:lang w:val="en-US"/>
              </w:rPr>
              <w:t>L1</w:t>
            </w:r>
          </w:p>
        </w:tc>
        <w:tc>
          <w:tcPr>
            <w:tcW w:w="4036" w:type="dxa"/>
            <w:tcBorders>
              <w:top w:val="nil"/>
              <w:left w:val="single" w:sz="4" w:space="0" w:color="BFBFBF"/>
              <w:bottom w:val="single" w:sz="4" w:space="0" w:color="BFBFBF"/>
              <w:right w:val="single" w:sz="4" w:space="0" w:color="BFBFBF"/>
            </w:tcBorders>
            <w:shd w:val="clear" w:color="auto" w:fill="auto"/>
            <w:noWrap/>
            <w:vAlign w:val="bottom"/>
            <w:hideMark/>
          </w:tcPr>
          <w:p w14:paraId="53D344AC" w14:textId="77777777" w:rsidR="00447CEB" w:rsidRPr="00F77565" w:rsidRDefault="00447CEB" w:rsidP="003754C7">
            <w:pPr>
              <w:spacing w:after="0"/>
              <w:rPr>
                <w:rFonts w:asciiTheme="majorHAnsi" w:hAnsiTheme="majorHAnsi"/>
                <w:color w:val="000000"/>
                <w:szCs w:val="20"/>
                <w:lang w:val="en-US"/>
              </w:rPr>
            </w:pPr>
            <w:r w:rsidRPr="00F77565">
              <w:rPr>
                <w:rFonts w:asciiTheme="majorHAnsi" w:hAnsiTheme="majorHAnsi"/>
                <w:color w:val="000000"/>
                <w:szCs w:val="20"/>
                <w:lang w:val="en-US"/>
              </w:rPr>
              <w:t>Up to 300 K</w:t>
            </w:r>
          </w:p>
        </w:tc>
        <w:tc>
          <w:tcPr>
            <w:tcW w:w="4175" w:type="dxa"/>
            <w:tcBorders>
              <w:top w:val="nil"/>
              <w:left w:val="nil"/>
              <w:bottom w:val="single" w:sz="4" w:space="0" w:color="BFBFBF"/>
              <w:right w:val="single" w:sz="4" w:space="0" w:color="BFBFBF"/>
            </w:tcBorders>
            <w:shd w:val="clear" w:color="auto" w:fill="auto"/>
            <w:noWrap/>
            <w:vAlign w:val="bottom"/>
            <w:hideMark/>
          </w:tcPr>
          <w:p w14:paraId="6AFE6B19" w14:textId="77777777" w:rsidR="00447CEB" w:rsidRPr="00F77565" w:rsidRDefault="00447CEB" w:rsidP="003754C7">
            <w:pPr>
              <w:spacing w:after="0"/>
              <w:rPr>
                <w:rFonts w:asciiTheme="majorHAnsi" w:hAnsiTheme="majorHAnsi"/>
                <w:color w:val="000000"/>
                <w:szCs w:val="20"/>
                <w:lang w:val="en-US"/>
              </w:rPr>
            </w:pPr>
            <w:r w:rsidRPr="00F77565">
              <w:rPr>
                <w:rFonts w:asciiTheme="majorHAnsi" w:hAnsiTheme="majorHAnsi"/>
                <w:color w:val="000000"/>
                <w:szCs w:val="20"/>
                <w:lang w:val="en-US"/>
              </w:rPr>
              <w:t>Credit Analyst</w:t>
            </w:r>
          </w:p>
        </w:tc>
      </w:tr>
      <w:tr w:rsidR="00447CEB" w:rsidRPr="00F77565" w14:paraId="142F0DE3" w14:textId="77777777" w:rsidTr="003754C7">
        <w:trPr>
          <w:trHeight w:val="283"/>
        </w:trPr>
        <w:tc>
          <w:tcPr>
            <w:tcW w:w="887" w:type="dxa"/>
            <w:tcBorders>
              <w:top w:val="nil"/>
              <w:left w:val="single" w:sz="4" w:space="0" w:color="BFBFBF"/>
              <w:bottom w:val="single" w:sz="4" w:space="0" w:color="BFBFBF"/>
              <w:right w:val="single" w:sz="4" w:space="0" w:color="BFBFBF"/>
            </w:tcBorders>
          </w:tcPr>
          <w:p w14:paraId="1850C7F5" w14:textId="77777777" w:rsidR="00447CEB" w:rsidRPr="00F53E53" w:rsidRDefault="00447CEB" w:rsidP="003754C7">
            <w:pPr>
              <w:spacing w:after="0"/>
              <w:rPr>
                <w:rFonts w:asciiTheme="majorHAnsi" w:hAnsiTheme="majorHAnsi"/>
                <w:color w:val="000000"/>
                <w:szCs w:val="20"/>
                <w:lang w:val="en-US"/>
              </w:rPr>
            </w:pPr>
            <w:r w:rsidRPr="00F53E53">
              <w:rPr>
                <w:rFonts w:asciiTheme="majorHAnsi" w:hAnsiTheme="majorHAnsi"/>
                <w:color w:val="000000"/>
                <w:szCs w:val="20"/>
                <w:lang w:val="en-US"/>
              </w:rPr>
              <w:t>L2</w:t>
            </w:r>
          </w:p>
        </w:tc>
        <w:tc>
          <w:tcPr>
            <w:tcW w:w="4036" w:type="dxa"/>
            <w:tcBorders>
              <w:top w:val="nil"/>
              <w:left w:val="single" w:sz="4" w:space="0" w:color="BFBFBF"/>
              <w:bottom w:val="single" w:sz="4" w:space="0" w:color="BFBFBF"/>
              <w:right w:val="single" w:sz="4" w:space="0" w:color="BFBFBF"/>
            </w:tcBorders>
            <w:shd w:val="clear" w:color="auto" w:fill="auto"/>
            <w:noWrap/>
            <w:vAlign w:val="bottom"/>
            <w:hideMark/>
          </w:tcPr>
          <w:p w14:paraId="6E13B69A" w14:textId="77777777" w:rsidR="00447CEB" w:rsidRPr="00F77565" w:rsidRDefault="00447CEB" w:rsidP="003754C7">
            <w:pPr>
              <w:spacing w:after="0"/>
              <w:rPr>
                <w:rFonts w:asciiTheme="majorHAnsi" w:hAnsiTheme="majorHAnsi"/>
                <w:color w:val="000000"/>
                <w:szCs w:val="20"/>
                <w:lang w:val="en-US"/>
              </w:rPr>
            </w:pPr>
            <w:r w:rsidRPr="00F77565">
              <w:rPr>
                <w:rFonts w:asciiTheme="majorHAnsi" w:hAnsiTheme="majorHAnsi"/>
                <w:color w:val="000000"/>
                <w:szCs w:val="20"/>
                <w:lang w:val="en-US"/>
              </w:rPr>
              <w:t>More than 300 K to 500 K</w:t>
            </w:r>
          </w:p>
        </w:tc>
        <w:tc>
          <w:tcPr>
            <w:tcW w:w="4175" w:type="dxa"/>
            <w:tcBorders>
              <w:top w:val="nil"/>
              <w:left w:val="nil"/>
              <w:bottom w:val="single" w:sz="4" w:space="0" w:color="BFBFBF"/>
              <w:right w:val="single" w:sz="4" w:space="0" w:color="BFBFBF"/>
            </w:tcBorders>
            <w:shd w:val="clear" w:color="auto" w:fill="auto"/>
            <w:noWrap/>
            <w:vAlign w:val="bottom"/>
            <w:hideMark/>
          </w:tcPr>
          <w:p w14:paraId="05511F6B" w14:textId="77777777" w:rsidR="00447CEB" w:rsidRPr="00F77565" w:rsidRDefault="00447CEB" w:rsidP="003754C7">
            <w:pPr>
              <w:spacing w:after="0"/>
              <w:rPr>
                <w:rFonts w:asciiTheme="majorHAnsi" w:hAnsiTheme="majorHAnsi"/>
                <w:color w:val="000000"/>
                <w:szCs w:val="20"/>
                <w:lang w:val="en-US"/>
              </w:rPr>
            </w:pPr>
            <w:r w:rsidRPr="00F77565">
              <w:rPr>
                <w:rFonts w:asciiTheme="majorHAnsi" w:hAnsiTheme="majorHAnsi"/>
                <w:color w:val="000000"/>
                <w:szCs w:val="20"/>
                <w:lang w:val="en-US"/>
              </w:rPr>
              <w:t>Credit Analyst Supervisor</w:t>
            </w:r>
          </w:p>
        </w:tc>
      </w:tr>
      <w:tr w:rsidR="00447CEB" w:rsidRPr="00F77565" w14:paraId="78F5AAD0" w14:textId="77777777" w:rsidTr="003754C7">
        <w:trPr>
          <w:trHeight w:val="283"/>
        </w:trPr>
        <w:tc>
          <w:tcPr>
            <w:tcW w:w="887" w:type="dxa"/>
            <w:tcBorders>
              <w:top w:val="nil"/>
              <w:left w:val="single" w:sz="4" w:space="0" w:color="BFBFBF"/>
              <w:bottom w:val="single" w:sz="4" w:space="0" w:color="BFBFBF"/>
              <w:right w:val="single" w:sz="4" w:space="0" w:color="BFBFBF"/>
            </w:tcBorders>
          </w:tcPr>
          <w:p w14:paraId="6C3471EA" w14:textId="77777777" w:rsidR="00447CEB" w:rsidRPr="00F53E53" w:rsidRDefault="00447CEB" w:rsidP="003754C7">
            <w:pPr>
              <w:spacing w:after="0"/>
              <w:rPr>
                <w:rFonts w:asciiTheme="majorHAnsi" w:hAnsiTheme="majorHAnsi"/>
                <w:color w:val="000000"/>
                <w:szCs w:val="20"/>
                <w:lang w:val="en-US"/>
              </w:rPr>
            </w:pPr>
            <w:r w:rsidRPr="00F53E53">
              <w:rPr>
                <w:rFonts w:asciiTheme="majorHAnsi" w:hAnsiTheme="majorHAnsi"/>
                <w:color w:val="000000"/>
                <w:szCs w:val="20"/>
                <w:lang w:val="en-US"/>
              </w:rPr>
              <w:t>L3</w:t>
            </w:r>
          </w:p>
        </w:tc>
        <w:tc>
          <w:tcPr>
            <w:tcW w:w="4036" w:type="dxa"/>
            <w:tcBorders>
              <w:top w:val="nil"/>
              <w:left w:val="single" w:sz="4" w:space="0" w:color="BFBFBF"/>
              <w:bottom w:val="single" w:sz="4" w:space="0" w:color="BFBFBF"/>
              <w:right w:val="single" w:sz="4" w:space="0" w:color="BFBFBF"/>
            </w:tcBorders>
            <w:shd w:val="clear" w:color="auto" w:fill="auto"/>
            <w:noWrap/>
            <w:vAlign w:val="bottom"/>
            <w:hideMark/>
          </w:tcPr>
          <w:p w14:paraId="3302FD8B" w14:textId="77777777" w:rsidR="00447CEB" w:rsidRPr="00F77565" w:rsidRDefault="00447CEB" w:rsidP="003754C7">
            <w:pPr>
              <w:spacing w:after="0"/>
              <w:rPr>
                <w:rFonts w:asciiTheme="majorHAnsi" w:hAnsiTheme="majorHAnsi"/>
                <w:color w:val="000000"/>
                <w:szCs w:val="20"/>
                <w:lang w:val="en-US"/>
              </w:rPr>
            </w:pPr>
            <w:r w:rsidRPr="00F77565">
              <w:rPr>
                <w:rFonts w:asciiTheme="majorHAnsi" w:hAnsiTheme="majorHAnsi"/>
                <w:color w:val="000000"/>
                <w:szCs w:val="20"/>
                <w:lang w:val="en-US"/>
              </w:rPr>
              <w:t>More than 500 K to 700 K</w:t>
            </w:r>
          </w:p>
        </w:tc>
        <w:tc>
          <w:tcPr>
            <w:tcW w:w="4175" w:type="dxa"/>
            <w:tcBorders>
              <w:top w:val="nil"/>
              <w:left w:val="nil"/>
              <w:bottom w:val="single" w:sz="4" w:space="0" w:color="BFBFBF"/>
              <w:right w:val="single" w:sz="4" w:space="0" w:color="BFBFBF"/>
            </w:tcBorders>
            <w:shd w:val="clear" w:color="auto" w:fill="auto"/>
            <w:noWrap/>
            <w:vAlign w:val="bottom"/>
            <w:hideMark/>
          </w:tcPr>
          <w:p w14:paraId="14C587C1" w14:textId="77777777" w:rsidR="00447CEB" w:rsidRPr="00F77565" w:rsidRDefault="00447CEB" w:rsidP="003754C7">
            <w:pPr>
              <w:spacing w:after="0"/>
              <w:rPr>
                <w:rFonts w:asciiTheme="majorHAnsi" w:hAnsiTheme="majorHAnsi"/>
                <w:color w:val="000000"/>
                <w:szCs w:val="20"/>
                <w:lang w:val="en-US"/>
              </w:rPr>
            </w:pPr>
            <w:r w:rsidRPr="00F77565">
              <w:rPr>
                <w:rFonts w:asciiTheme="majorHAnsi" w:hAnsiTheme="majorHAnsi"/>
                <w:color w:val="000000"/>
                <w:szCs w:val="20"/>
                <w:lang w:val="en-US"/>
              </w:rPr>
              <w:t>Senior/ Operation Manager</w:t>
            </w:r>
          </w:p>
        </w:tc>
      </w:tr>
      <w:tr w:rsidR="00447CEB" w:rsidRPr="00F77565" w14:paraId="011044FA" w14:textId="77777777" w:rsidTr="003754C7">
        <w:trPr>
          <w:trHeight w:val="283"/>
        </w:trPr>
        <w:tc>
          <w:tcPr>
            <w:tcW w:w="887" w:type="dxa"/>
            <w:tcBorders>
              <w:top w:val="nil"/>
              <w:left w:val="single" w:sz="4" w:space="0" w:color="BFBFBF"/>
              <w:bottom w:val="single" w:sz="4" w:space="0" w:color="BFBFBF"/>
              <w:right w:val="single" w:sz="4" w:space="0" w:color="BFBFBF"/>
            </w:tcBorders>
          </w:tcPr>
          <w:p w14:paraId="03A6D425" w14:textId="77777777" w:rsidR="00447CEB" w:rsidRPr="00F53E53" w:rsidRDefault="00447CEB" w:rsidP="003754C7">
            <w:pPr>
              <w:spacing w:after="0"/>
              <w:rPr>
                <w:rFonts w:asciiTheme="majorHAnsi" w:hAnsiTheme="majorHAnsi"/>
                <w:color w:val="000000"/>
                <w:szCs w:val="20"/>
                <w:lang w:val="en-US"/>
              </w:rPr>
            </w:pPr>
            <w:r w:rsidRPr="00F53E53">
              <w:rPr>
                <w:rFonts w:asciiTheme="majorHAnsi" w:hAnsiTheme="majorHAnsi"/>
                <w:color w:val="000000"/>
                <w:szCs w:val="20"/>
                <w:lang w:val="en-US"/>
              </w:rPr>
              <w:t>L4</w:t>
            </w:r>
          </w:p>
        </w:tc>
        <w:tc>
          <w:tcPr>
            <w:tcW w:w="4036" w:type="dxa"/>
            <w:tcBorders>
              <w:top w:val="nil"/>
              <w:left w:val="single" w:sz="4" w:space="0" w:color="BFBFBF"/>
              <w:bottom w:val="single" w:sz="4" w:space="0" w:color="BFBFBF"/>
              <w:right w:val="single" w:sz="4" w:space="0" w:color="BFBFBF"/>
            </w:tcBorders>
            <w:shd w:val="clear" w:color="auto" w:fill="auto"/>
            <w:noWrap/>
            <w:vAlign w:val="bottom"/>
            <w:hideMark/>
          </w:tcPr>
          <w:p w14:paraId="3225362E" w14:textId="77777777" w:rsidR="00447CEB" w:rsidRPr="00F77565" w:rsidRDefault="00447CEB" w:rsidP="003754C7">
            <w:pPr>
              <w:spacing w:after="0"/>
              <w:rPr>
                <w:rFonts w:asciiTheme="majorHAnsi" w:hAnsiTheme="majorHAnsi"/>
                <w:color w:val="000000"/>
                <w:szCs w:val="20"/>
                <w:lang w:val="en-US"/>
              </w:rPr>
            </w:pPr>
            <w:r w:rsidRPr="00F77565">
              <w:rPr>
                <w:rFonts w:asciiTheme="majorHAnsi" w:hAnsiTheme="majorHAnsi"/>
                <w:color w:val="000000"/>
                <w:szCs w:val="20"/>
                <w:lang w:val="en-US"/>
              </w:rPr>
              <w:t>More than 700 K to 900 K</w:t>
            </w:r>
          </w:p>
        </w:tc>
        <w:tc>
          <w:tcPr>
            <w:tcW w:w="4175" w:type="dxa"/>
            <w:tcBorders>
              <w:top w:val="nil"/>
              <w:left w:val="nil"/>
              <w:bottom w:val="single" w:sz="4" w:space="0" w:color="BFBFBF"/>
              <w:right w:val="single" w:sz="4" w:space="0" w:color="BFBFBF"/>
            </w:tcBorders>
            <w:shd w:val="clear" w:color="auto" w:fill="auto"/>
            <w:noWrap/>
            <w:vAlign w:val="bottom"/>
            <w:hideMark/>
          </w:tcPr>
          <w:p w14:paraId="589C5907" w14:textId="77777777" w:rsidR="00447CEB" w:rsidRPr="00F77565" w:rsidRDefault="00447CEB" w:rsidP="003754C7">
            <w:pPr>
              <w:spacing w:after="0"/>
              <w:rPr>
                <w:rFonts w:asciiTheme="majorHAnsi" w:hAnsiTheme="majorHAnsi"/>
                <w:color w:val="000000"/>
                <w:szCs w:val="20"/>
                <w:lang w:val="en-US"/>
              </w:rPr>
            </w:pPr>
            <w:r w:rsidRPr="00F77565">
              <w:rPr>
                <w:rFonts w:asciiTheme="majorHAnsi" w:hAnsiTheme="majorHAnsi"/>
                <w:color w:val="000000"/>
                <w:szCs w:val="20"/>
                <w:lang w:val="en-US"/>
              </w:rPr>
              <w:t>COO</w:t>
            </w:r>
          </w:p>
        </w:tc>
      </w:tr>
      <w:tr w:rsidR="00447CEB" w:rsidRPr="00F77565" w14:paraId="25DCB328" w14:textId="77777777" w:rsidTr="003754C7">
        <w:trPr>
          <w:trHeight w:val="283"/>
        </w:trPr>
        <w:tc>
          <w:tcPr>
            <w:tcW w:w="887" w:type="dxa"/>
            <w:tcBorders>
              <w:top w:val="nil"/>
              <w:left w:val="single" w:sz="4" w:space="0" w:color="BFBFBF"/>
              <w:bottom w:val="single" w:sz="4" w:space="0" w:color="BFBFBF"/>
              <w:right w:val="single" w:sz="4" w:space="0" w:color="BFBFBF"/>
            </w:tcBorders>
          </w:tcPr>
          <w:p w14:paraId="6832DFB8" w14:textId="77777777" w:rsidR="00447CEB" w:rsidRPr="00F53E53" w:rsidRDefault="00447CEB" w:rsidP="003754C7">
            <w:pPr>
              <w:spacing w:after="0"/>
              <w:rPr>
                <w:rFonts w:asciiTheme="majorHAnsi" w:hAnsiTheme="majorHAnsi"/>
                <w:color w:val="000000"/>
                <w:szCs w:val="20"/>
                <w:lang w:val="en-US"/>
              </w:rPr>
            </w:pPr>
            <w:r w:rsidRPr="00F53E53">
              <w:rPr>
                <w:rFonts w:asciiTheme="majorHAnsi" w:hAnsiTheme="majorHAnsi"/>
                <w:color w:val="000000"/>
                <w:szCs w:val="20"/>
                <w:lang w:val="en-US"/>
              </w:rPr>
              <w:t>L5</w:t>
            </w:r>
          </w:p>
        </w:tc>
        <w:tc>
          <w:tcPr>
            <w:tcW w:w="4036" w:type="dxa"/>
            <w:tcBorders>
              <w:top w:val="nil"/>
              <w:left w:val="single" w:sz="4" w:space="0" w:color="BFBFBF"/>
              <w:bottom w:val="single" w:sz="4" w:space="0" w:color="BFBFBF"/>
              <w:right w:val="single" w:sz="4" w:space="0" w:color="BFBFBF"/>
            </w:tcBorders>
            <w:shd w:val="clear" w:color="auto" w:fill="auto"/>
            <w:noWrap/>
            <w:vAlign w:val="bottom"/>
            <w:hideMark/>
          </w:tcPr>
          <w:p w14:paraId="02BD78D4" w14:textId="77777777" w:rsidR="00447CEB" w:rsidRPr="00F77565" w:rsidRDefault="00447CEB" w:rsidP="003754C7">
            <w:pPr>
              <w:spacing w:after="0"/>
              <w:rPr>
                <w:rFonts w:asciiTheme="majorHAnsi" w:hAnsiTheme="majorHAnsi"/>
                <w:color w:val="000000"/>
                <w:szCs w:val="20"/>
                <w:lang w:val="en-US"/>
              </w:rPr>
            </w:pPr>
            <w:r w:rsidRPr="00F77565">
              <w:rPr>
                <w:rFonts w:asciiTheme="majorHAnsi" w:hAnsiTheme="majorHAnsi"/>
                <w:color w:val="000000"/>
                <w:szCs w:val="20"/>
                <w:lang w:val="en-US"/>
              </w:rPr>
              <w:t>More than 900 K up to 1.5 M</w:t>
            </w:r>
          </w:p>
        </w:tc>
        <w:tc>
          <w:tcPr>
            <w:tcW w:w="4175" w:type="dxa"/>
            <w:tcBorders>
              <w:top w:val="nil"/>
              <w:left w:val="nil"/>
              <w:bottom w:val="single" w:sz="4" w:space="0" w:color="BFBFBF"/>
              <w:right w:val="single" w:sz="4" w:space="0" w:color="BFBFBF"/>
            </w:tcBorders>
            <w:shd w:val="clear" w:color="auto" w:fill="auto"/>
            <w:noWrap/>
            <w:vAlign w:val="bottom"/>
            <w:hideMark/>
          </w:tcPr>
          <w:p w14:paraId="39D119EF" w14:textId="77777777" w:rsidR="00447CEB" w:rsidRPr="00F77565" w:rsidRDefault="00447CEB" w:rsidP="003754C7">
            <w:pPr>
              <w:spacing w:after="0"/>
              <w:rPr>
                <w:rFonts w:asciiTheme="majorHAnsi" w:hAnsiTheme="majorHAnsi"/>
                <w:color w:val="000000"/>
                <w:szCs w:val="20"/>
                <w:lang w:val="en-US"/>
              </w:rPr>
            </w:pPr>
            <w:r w:rsidRPr="00F77565">
              <w:rPr>
                <w:rFonts w:asciiTheme="majorHAnsi" w:hAnsiTheme="majorHAnsi"/>
                <w:color w:val="000000"/>
                <w:szCs w:val="20"/>
                <w:lang w:val="en-US"/>
              </w:rPr>
              <w:t>CRO</w:t>
            </w:r>
          </w:p>
        </w:tc>
      </w:tr>
      <w:tr w:rsidR="00447CEB" w:rsidRPr="00F77565" w14:paraId="3681DE1D" w14:textId="77777777" w:rsidTr="003754C7">
        <w:trPr>
          <w:trHeight w:val="283"/>
        </w:trPr>
        <w:tc>
          <w:tcPr>
            <w:tcW w:w="887" w:type="dxa"/>
            <w:tcBorders>
              <w:top w:val="nil"/>
              <w:left w:val="single" w:sz="4" w:space="0" w:color="BFBFBF"/>
              <w:bottom w:val="single" w:sz="4" w:space="0" w:color="BFBFBF"/>
              <w:right w:val="single" w:sz="4" w:space="0" w:color="BFBFBF"/>
            </w:tcBorders>
          </w:tcPr>
          <w:p w14:paraId="1ED1BB08" w14:textId="77777777" w:rsidR="00447CEB" w:rsidRPr="00F53E53" w:rsidRDefault="00447CEB" w:rsidP="003754C7">
            <w:pPr>
              <w:spacing w:after="0"/>
              <w:rPr>
                <w:rFonts w:asciiTheme="majorHAnsi" w:hAnsiTheme="majorHAnsi"/>
                <w:color w:val="000000"/>
                <w:szCs w:val="20"/>
                <w:lang w:val="en-US"/>
              </w:rPr>
            </w:pPr>
            <w:r w:rsidRPr="00F53E53">
              <w:rPr>
                <w:rFonts w:asciiTheme="majorHAnsi" w:hAnsiTheme="majorHAnsi"/>
                <w:color w:val="000000"/>
                <w:szCs w:val="20"/>
                <w:lang w:val="en-US"/>
              </w:rPr>
              <w:t>L6</w:t>
            </w:r>
          </w:p>
        </w:tc>
        <w:tc>
          <w:tcPr>
            <w:tcW w:w="4036" w:type="dxa"/>
            <w:tcBorders>
              <w:top w:val="nil"/>
              <w:left w:val="single" w:sz="4" w:space="0" w:color="BFBFBF"/>
              <w:bottom w:val="single" w:sz="4" w:space="0" w:color="BFBFBF"/>
              <w:right w:val="single" w:sz="4" w:space="0" w:color="BFBFBF"/>
            </w:tcBorders>
            <w:shd w:val="clear" w:color="auto" w:fill="auto"/>
            <w:noWrap/>
            <w:vAlign w:val="bottom"/>
            <w:hideMark/>
          </w:tcPr>
          <w:p w14:paraId="6F00EFE7" w14:textId="77777777" w:rsidR="00447CEB" w:rsidRPr="00F77565" w:rsidRDefault="00447CEB" w:rsidP="003754C7">
            <w:pPr>
              <w:spacing w:after="0"/>
              <w:rPr>
                <w:rFonts w:asciiTheme="majorHAnsi" w:hAnsiTheme="majorHAnsi"/>
                <w:color w:val="000000"/>
                <w:szCs w:val="20"/>
                <w:lang w:val="en-US"/>
              </w:rPr>
            </w:pPr>
            <w:r w:rsidRPr="00F77565">
              <w:rPr>
                <w:rFonts w:asciiTheme="majorHAnsi" w:hAnsiTheme="majorHAnsi"/>
                <w:color w:val="000000"/>
                <w:szCs w:val="20"/>
                <w:lang w:val="en-US"/>
              </w:rPr>
              <w:t>More than 1.5 M</w:t>
            </w:r>
          </w:p>
        </w:tc>
        <w:tc>
          <w:tcPr>
            <w:tcW w:w="4175" w:type="dxa"/>
            <w:tcBorders>
              <w:top w:val="nil"/>
              <w:left w:val="nil"/>
              <w:bottom w:val="single" w:sz="4" w:space="0" w:color="BFBFBF"/>
              <w:right w:val="single" w:sz="4" w:space="0" w:color="BFBFBF"/>
            </w:tcBorders>
            <w:shd w:val="clear" w:color="auto" w:fill="auto"/>
            <w:noWrap/>
            <w:vAlign w:val="bottom"/>
            <w:hideMark/>
          </w:tcPr>
          <w:p w14:paraId="1200747F" w14:textId="77777777" w:rsidR="00447CEB" w:rsidRPr="00F77565" w:rsidRDefault="00447CEB" w:rsidP="003754C7">
            <w:pPr>
              <w:spacing w:after="0"/>
              <w:rPr>
                <w:rFonts w:asciiTheme="majorHAnsi" w:hAnsiTheme="majorHAnsi"/>
                <w:color w:val="000000"/>
                <w:szCs w:val="20"/>
                <w:lang w:val="en-US"/>
              </w:rPr>
            </w:pPr>
            <w:r w:rsidRPr="00F77565">
              <w:rPr>
                <w:rFonts w:asciiTheme="majorHAnsi" w:hAnsiTheme="majorHAnsi"/>
                <w:color w:val="000000"/>
                <w:szCs w:val="20"/>
                <w:lang w:val="en-US"/>
              </w:rPr>
              <w:t>CEO</w:t>
            </w:r>
          </w:p>
        </w:tc>
      </w:tr>
    </w:tbl>
    <w:p w14:paraId="464A7527" w14:textId="77777777" w:rsidR="00447CEB" w:rsidRDefault="00447CEB" w:rsidP="00D00AB4">
      <w:pPr>
        <w:rPr>
          <w:lang w:val="en-US" w:eastAsia="ar-SA"/>
        </w:rPr>
      </w:pPr>
    </w:p>
    <w:p w14:paraId="6686B855" w14:textId="779A7C68" w:rsidR="00447CEB" w:rsidRDefault="00447CEB" w:rsidP="00D00AB4">
      <w:pPr>
        <w:rPr>
          <w:b/>
          <w:bCs/>
        </w:rPr>
      </w:pPr>
      <w:r>
        <w:rPr>
          <w:b/>
          <w:bCs/>
        </w:rPr>
        <w:t>Microfinance</w:t>
      </w:r>
    </w:p>
    <w:tbl>
      <w:tblPr>
        <w:tblW w:w="9098" w:type="dxa"/>
        <w:tblInd w:w="638" w:type="dxa"/>
        <w:tblLook w:val="04A0" w:firstRow="1" w:lastRow="0" w:firstColumn="1" w:lastColumn="0" w:noHBand="0" w:noVBand="1"/>
      </w:tblPr>
      <w:tblGrid>
        <w:gridCol w:w="887"/>
        <w:gridCol w:w="4036"/>
        <w:gridCol w:w="4175"/>
      </w:tblGrid>
      <w:tr w:rsidR="00447CEB" w14:paraId="6F7A4ACE" w14:textId="77777777" w:rsidTr="003754C7">
        <w:trPr>
          <w:trHeight w:val="224"/>
        </w:trPr>
        <w:tc>
          <w:tcPr>
            <w:tcW w:w="887" w:type="dxa"/>
            <w:tcBorders>
              <w:top w:val="single" w:sz="4" w:space="0" w:color="BFBFBF"/>
              <w:left w:val="single" w:sz="4" w:space="0" w:color="BFBFBF"/>
              <w:bottom w:val="single" w:sz="4" w:space="0" w:color="BFBFBF"/>
              <w:right w:val="single" w:sz="4" w:space="0" w:color="BFBFBF"/>
            </w:tcBorders>
            <w:hideMark/>
          </w:tcPr>
          <w:p w14:paraId="604B6147" w14:textId="77777777" w:rsidR="00447CEB" w:rsidRDefault="00447CEB" w:rsidP="003754C7">
            <w:pPr>
              <w:spacing w:after="0"/>
              <w:rPr>
                <w:rFonts w:asciiTheme="majorHAnsi" w:hAnsiTheme="majorHAnsi"/>
                <w:b/>
                <w:bCs/>
                <w:color w:val="000000"/>
                <w:szCs w:val="20"/>
                <w:lang w:val="en-US"/>
              </w:rPr>
            </w:pPr>
            <w:r>
              <w:rPr>
                <w:rFonts w:asciiTheme="majorHAnsi" w:hAnsiTheme="majorHAnsi"/>
                <w:b/>
                <w:bCs/>
                <w:color w:val="000000"/>
                <w:szCs w:val="20"/>
                <w:lang w:val="en-US"/>
              </w:rPr>
              <w:t xml:space="preserve">Level </w:t>
            </w:r>
          </w:p>
        </w:tc>
        <w:tc>
          <w:tcPr>
            <w:tcW w:w="4036" w:type="dxa"/>
            <w:tcBorders>
              <w:top w:val="single" w:sz="4" w:space="0" w:color="BFBFBF"/>
              <w:left w:val="single" w:sz="4" w:space="0" w:color="BFBFBF"/>
              <w:bottom w:val="single" w:sz="4" w:space="0" w:color="BFBFBF"/>
              <w:right w:val="single" w:sz="4" w:space="0" w:color="BFBFBF"/>
            </w:tcBorders>
            <w:noWrap/>
            <w:vAlign w:val="bottom"/>
            <w:hideMark/>
          </w:tcPr>
          <w:p w14:paraId="46DFC259" w14:textId="77777777" w:rsidR="00447CEB" w:rsidRDefault="00447CEB" w:rsidP="003754C7">
            <w:pPr>
              <w:spacing w:after="0"/>
              <w:rPr>
                <w:rFonts w:asciiTheme="majorHAnsi" w:hAnsiTheme="majorHAnsi"/>
                <w:b/>
                <w:bCs/>
                <w:color w:val="000000"/>
                <w:szCs w:val="20"/>
                <w:lang w:val="en-US"/>
              </w:rPr>
            </w:pPr>
            <w:r>
              <w:rPr>
                <w:rFonts w:asciiTheme="majorHAnsi" w:hAnsiTheme="majorHAnsi"/>
                <w:b/>
                <w:bCs/>
                <w:color w:val="000000"/>
                <w:szCs w:val="20"/>
                <w:lang w:val="en-US"/>
              </w:rPr>
              <w:t>Credit Limit</w:t>
            </w:r>
          </w:p>
        </w:tc>
        <w:tc>
          <w:tcPr>
            <w:tcW w:w="4175" w:type="dxa"/>
            <w:tcBorders>
              <w:top w:val="single" w:sz="4" w:space="0" w:color="BFBFBF"/>
              <w:left w:val="nil"/>
              <w:bottom w:val="single" w:sz="4" w:space="0" w:color="BFBFBF"/>
              <w:right w:val="single" w:sz="4" w:space="0" w:color="BFBFBF"/>
            </w:tcBorders>
            <w:noWrap/>
            <w:vAlign w:val="bottom"/>
            <w:hideMark/>
          </w:tcPr>
          <w:p w14:paraId="112FBD35" w14:textId="77777777" w:rsidR="00447CEB" w:rsidRDefault="00447CEB" w:rsidP="003754C7">
            <w:pPr>
              <w:spacing w:after="0"/>
              <w:rPr>
                <w:rFonts w:asciiTheme="majorHAnsi" w:hAnsiTheme="majorHAnsi"/>
                <w:b/>
                <w:bCs/>
                <w:color w:val="000000"/>
                <w:szCs w:val="20"/>
                <w:lang w:val="en-US"/>
              </w:rPr>
            </w:pPr>
            <w:r>
              <w:rPr>
                <w:rFonts w:asciiTheme="majorHAnsi" w:hAnsiTheme="majorHAnsi"/>
                <w:b/>
                <w:bCs/>
                <w:color w:val="000000"/>
                <w:szCs w:val="20"/>
                <w:lang w:val="en-US"/>
              </w:rPr>
              <w:t>Approving Authority</w:t>
            </w:r>
          </w:p>
        </w:tc>
      </w:tr>
      <w:tr w:rsidR="00447CEB" w:rsidRPr="00930CB0" w14:paraId="61199BDD" w14:textId="77777777" w:rsidTr="003754C7">
        <w:trPr>
          <w:trHeight w:val="283"/>
        </w:trPr>
        <w:tc>
          <w:tcPr>
            <w:tcW w:w="887" w:type="dxa"/>
            <w:tcBorders>
              <w:top w:val="nil"/>
              <w:left w:val="single" w:sz="4" w:space="0" w:color="BFBFBF"/>
              <w:bottom w:val="single" w:sz="4" w:space="0" w:color="BFBFBF"/>
              <w:right w:val="single" w:sz="4" w:space="0" w:color="BFBFBF"/>
            </w:tcBorders>
            <w:hideMark/>
          </w:tcPr>
          <w:p w14:paraId="4194B5A6" w14:textId="77777777" w:rsidR="00447CEB" w:rsidRPr="00F53E53" w:rsidRDefault="00447CEB" w:rsidP="003754C7">
            <w:pPr>
              <w:spacing w:after="0"/>
              <w:rPr>
                <w:rFonts w:asciiTheme="majorHAnsi" w:hAnsiTheme="majorHAnsi"/>
                <w:color w:val="000000"/>
                <w:szCs w:val="20"/>
                <w:lang w:val="en-US"/>
              </w:rPr>
            </w:pPr>
            <w:r w:rsidRPr="00F53E53">
              <w:rPr>
                <w:rFonts w:asciiTheme="majorHAnsi" w:hAnsiTheme="majorHAnsi"/>
                <w:color w:val="000000"/>
                <w:szCs w:val="20"/>
                <w:lang w:val="en-US"/>
              </w:rPr>
              <w:t>L1</w:t>
            </w:r>
          </w:p>
        </w:tc>
        <w:tc>
          <w:tcPr>
            <w:tcW w:w="4036" w:type="dxa"/>
            <w:tcBorders>
              <w:top w:val="nil"/>
              <w:left w:val="single" w:sz="4" w:space="0" w:color="BFBFBF"/>
              <w:bottom w:val="single" w:sz="4" w:space="0" w:color="BFBFBF"/>
              <w:right w:val="single" w:sz="4" w:space="0" w:color="BFBFBF"/>
            </w:tcBorders>
            <w:noWrap/>
            <w:vAlign w:val="bottom"/>
            <w:hideMark/>
          </w:tcPr>
          <w:p w14:paraId="0109820B" w14:textId="77777777" w:rsidR="00447CEB" w:rsidRPr="00930CB0" w:rsidRDefault="00447CEB" w:rsidP="003754C7">
            <w:pPr>
              <w:spacing w:after="0"/>
              <w:rPr>
                <w:rFonts w:asciiTheme="majorHAnsi" w:hAnsiTheme="majorHAnsi"/>
                <w:color w:val="000000"/>
                <w:szCs w:val="20"/>
                <w:lang w:val="en-US"/>
              </w:rPr>
            </w:pPr>
            <w:r w:rsidRPr="00930CB0">
              <w:rPr>
                <w:rFonts w:asciiTheme="majorHAnsi" w:hAnsiTheme="majorHAnsi"/>
                <w:color w:val="000000"/>
                <w:szCs w:val="20"/>
              </w:rPr>
              <w:t>Up to 25K</w:t>
            </w:r>
          </w:p>
        </w:tc>
        <w:tc>
          <w:tcPr>
            <w:tcW w:w="4175" w:type="dxa"/>
            <w:tcBorders>
              <w:top w:val="nil"/>
              <w:left w:val="nil"/>
              <w:bottom w:val="single" w:sz="4" w:space="0" w:color="BFBFBF"/>
              <w:right w:val="single" w:sz="4" w:space="0" w:color="BFBFBF"/>
            </w:tcBorders>
            <w:noWrap/>
            <w:vAlign w:val="bottom"/>
            <w:hideMark/>
          </w:tcPr>
          <w:p w14:paraId="64CE8037" w14:textId="77777777" w:rsidR="00447CEB" w:rsidRPr="00930CB0" w:rsidRDefault="00447CEB" w:rsidP="003754C7">
            <w:pPr>
              <w:spacing w:after="0"/>
              <w:rPr>
                <w:rFonts w:asciiTheme="majorHAnsi" w:hAnsiTheme="majorHAnsi"/>
                <w:color w:val="000000"/>
                <w:szCs w:val="20"/>
                <w:lang w:val="en-US"/>
              </w:rPr>
            </w:pPr>
            <w:r w:rsidRPr="00930CB0">
              <w:rPr>
                <w:rFonts w:asciiTheme="majorHAnsi" w:hAnsiTheme="majorHAnsi"/>
                <w:color w:val="000000"/>
                <w:szCs w:val="20"/>
              </w:rPr>
              <w:t>Credit Analyst</w:t>
            </w:r>
          </w:p>
        </w:tc>
      </w:tr>
      <w:tr w:rsidR="00447CEB" w:rsidRPr="00930CB0" w14:paraId="24181C18" w14:textId="77777777" w:rsidTr="003754C7">
        <w:trPr>
          <w:trHeight w:val="283"/>
        </w:trPr>
        <w:tc>
          <w:tcPr>
            <w:tcW w:w="887" w:type="dxa"/>
            <w:tcBorders>
              <w:top w:val="nil"/>
              <w:left w:val="single" w:sz="4" w:space="0" w:color="BFBFBF"/>
              <w:bottom w:val="single" w:sz="4" w:space="0" w:color="BFBFBF"/>
              <w:right w:val="single" w:sz="4" w:space="0" w:color="BFBFBF"/>
            </w:tcBorders>
            <w:hideMark/>
          </w:tcPr>
          <w:p w14:paraId="2E7D6971" w14:textId="77777777" w:rsidR="00447CEB" w:rsidRPr="00F53E53" w:rsidRDefault="00447CEB" w:rsidP="003754C7">
            <w:pPr>
              <w:spacing w:after="0"/>
              <w:rPr>
                <w:rFonts w:asciiTheme="majorHAnsi" w:hAnsiTheme="majorHAnsi"/>
                <w:color w:val="000000"/>
                <w:szCs w:val="20"/>
                <w:lang w:val="en-US"/>
              </w:rPr>
            </w:pPr>
            <w:r w:rsidRPr="00F53E53">
              <w:rPr>
                <w:rFonts w:asciiTheme="majorHAnsi" w:hAnsiTheme="majorHAnsi"/>
                <w:color w:val="000000"/>
                <w:szCs w:val="20"/>
                <w:lang w:val="en-US"/>
              </w:rPr>
              <w:t>L</w:t>
            </w:r>
            <w:r>
              <w:rPr>
                <w:rFonts w:asciiTheme="majorHAnsi" w:hAnsiTheme="majorHAnsi"/>
                <w:color w:val="000000"/>
                <w:szCs w:val="20"/>
                <w:lang w:val="en-US"/>
              </w:rPr>
              <w:t>2</w:t>
            </w:r>
          </w:p>
        </w:tc>
        <w:tc>
          <w:tcPr>
            <w:tcW w:w="4036" w:type="dxa"/>
            <w:tcBorders>
              <w:top w:val="nil"/>
              <w:left w:val="single" w:sz="4" w:space="0" w:color="BFBFBF"/>
              <w:bottom w:val="single" w:sz="4" w:space="0" w:color="BFBFBF"/>
              <w:right w:val="single" w:sz="4" w:space="0" w:color="BFBFBF"/>
            </w:tcBorders>
            <w:noWrap/>
            <w:vAlign w:val="bottom"/>
            <w:hideMark/>
          </w:tcPr>
          <w:p w14:paraId="1C42ED11" w14:textId="77777777" w:rsidR="00447CEB" w:rsidRPr="00930CB0" w:rsidRDefault="00447CEB" w:rsidP="003754C7">
            <w:pPr>
              <w:spacing w:after="0"/>
              <w:rPr>
                <w:rFonts w:asciiTheme="majorHAnsi" w:hAnsiTheme="majorHAnsi"/>
                <w:color w:val="000000"/>
                <w:szCs w:val="20"/>
                <w:lang w:val="en-US"/>
              </w:rPr>
            </w:pPr>
            <w:r w:rsidRPr="00930CB0">
              <w:rPr>
                <w:rFonts w:asciiTheme="majorHAnsi" w:hAnsiTheme="majorHAnsi"/>
                <w:color w:val="000000"/>
                <w:szCs w:val="20"/>
              </w:rPr>
              <w:t>Re-finance - Upto 50K</w:t>
            </w:r>
          </w:p>
        </w:tc>
        <w:tc>
          <w:tcPr>
            <w:tcW w:w="4175" w:type="dxa"/>
            <w:tcBorders>
              <w:top w:val="nil"/>
              <w:left w:val="nil"/>
              <w:bottom w:val="single" w:sz="4" w:space="0" w:color="BFBFBF"/>
              <w:right w:val="single" w:sz="4" w:space="0" w:color="BFBFBF"/>
            </w:tcBorders>
            <w:noWrap/>
            <w:vAlign w:val="bottom"/>
            <w:hideMark/>
          </w:tcPr>
          <w:p w14:paraId="4E8D76EC" w14:textId="77777777" w:rsidR="00447CEB" w:rsidRPr="00930CB0" w:rsidRDefault="00447CEB" w:rsidP="003754C7">
            <w:pPr>
              <w:spacing w:after="0"/>
              <w:rPr>
                <w:rFonts w:asciiTheme="majorHAnsi" w:hAnsiTheme="majorHAnsi"/>
                <w:color w:val="000000"/>
                <w:szCs w:val="20"/>
                <w:lang w:val="en-US"/>
              </w:rPr>
            </w:pPr>
            <w:r w:rsidRPr="00930CB0">
              <w:rPr>
                <w:rFonts w:asciiTheme="majorHAnsi" w:hAnsiTheme="majorHAnsi"/>
                <w:color w:val="000000"/>
                <w:szCs w:val="20"/>
              </w:rPr>
              <w:t>Credit Analyst</w:t>
            </w:r>
          </w:p>
        </w:tc>
      </w:tr>
    </w:tbl>
    <w:p w14:paraId="15F53964" w14:textId="77777777" w:rsidR="00447CEB" w:rsidRDefault="00447CEB" w:rsidP="00D00AB4">
      <w:pPr>
        <w:rPr>
          <w:lang w:val="en-US" w:eastAsia="ar-SA"/>
        </w:rPr>
      </w:pPr>
    </w:p>
    <w:p w14:paraId="673D3E26" w14:textId="77777777" w:rsidR="00447CEB" w:rsidRDefault="00447CEB" w:rsidP="00447CEB">
      <w:bookmarkStart w:id="242" w:name="OLE_LINK49"/>
      <w:r>
        <w:rPr>
          <w:b/>
          <w:bCs/>
        </w:rPr>
        <w:t>Refinance</w:t>
      </w:r>
      <w:bookmarkEnd w:id="242"/>
      <w:r>
        <w:t xml:space="preserve">: </w:t>
      </w:r>
      <w:bookmarkStart w:id="243" w:name="OLE_LINK197"/>
      <w:r>
        <w:t>As per the credit approval matrix of the product that is being refinanced</w:t>
      </w:r>
      <w:bookmarkEnd w:id="243"/>
      <w:r>
        <w:t xml:space="preserve">. </w:t>
      </w:r>
    </w:p>
    <w:p w14:paraId="63502409" w14:textId="77777777" w:rsidR="00447CEB" w:rsidRPr="00D00AB4" w:rsidRDefault="00447CEB" w:rsidP="00D00AB4">
      <w:pPr>
        <w:rPr>
          <w:lang w:val="en-US" w:eastAsia="ar-SA"/>
        </w:rPr>
      </w:pPr>
    </w:p>
    <w:p w14:paraId="39608B93" w14:textId="6F633B30" w:rsidR="000C59BB" w:rsidRDefault="00D00AB4" w:rsidP="00DD6D2F">
      <w:pPr>
        <w:pStyle w:val="Heading3"/>
      </w:pPr>
      <w:bookmarkStart w:id="244" w:name="_Toc105461612"/>
      <w:bookmarkStart w:id="245" w:name="_Toc174309726"/>
      <w:r w:rsidRPr="005415F3">
        <w:t xml:space="preserve">Limit </w:t>
      </w:r>
      <w:r>
        <w:t xml:space="preserve">and DBR </w:t>
      </w:r>
      <w:r w:rsidRPr="005415F3">
        <w:t>Calculation</w:t>
      </w:r>
      <w:bookmarkEnd w:id="244"/>
      <w:bookmarkEnd w:id="245"/>
    </w:p>
    <w:p w14:paraId="4CE289F0" w14:textId="1EB1BDE5" w:rsidR="00D00AB4" w:rsidRDefault="00C17A95" w:rsidP="00D00AB4">
      <w:pPr>
        <w:rPr>
          <w:rFonts w:eastAsia="Times New Roman" w:cstheme="minorHAnsi"/>
          <w:color w:val="000000" w:themeColor="text1"/>
          <w:sz w:val="24"/>
          <w:szCs w:val="24"/>
          <w:lang w:val="en-US" w:eastAsia="en-IN"/>
        </w:rPr>
      </w:pPr>
      <w:r>
        <w:rPr>
          <w:rFonts w:eastAsia="Times New Roman" w:cstheme="minorHAnsi"/>
          <w:color w:val="000000" w:themeColor="text1"/>
          <w:sz w:val="24"/>
          <w:szCs w:val="24"/>
          <w:lang w:val="en-US" w:eastAsia="en-IN"/>
        </w:rPr>
        <w:t>Facility Amount</w:t>
      </w:r>
      <w:r w:rsidR="00D00AB4" w:rsidRPr="00D00AB4">
        <w:rPr>
          <w:rFonts w:eastAsia="Times New Roman" w:cstheme="minorHAnsi"/>
          <w:color w:val="000000" w:themeColor="text1"/>
          <w:sz w:val="24"/>
          <w:szCs w:val="24"/>
          <w:lang w:val="en-US" w:eastAsia="en-IN"/>
        </w:rPr>
        <w:t xml:space="preserve"> and DBR is </w:t>
      </w:r>
      <w:r w:rsidR="00483EFE" w:rsidRPr="00D00AB4">
        <w:rPr>
          <w:rFonts w:eastAsia="Times New Roman" w:cstheme="minorHAnsi"/>
          <w:color w:val="000000" w:themeColor="text1"/>
          <w:sz w:val="24"/>
          <w:szCs w:val="24"/>
          <w:lang w:val="en-US" w:eastAsia="en-IN"/>
        </w:rPr>
        <w:t>calculated</w:t>
      </w:r>
      <w:r w:rsidR="00D00AB4" w:rsidRPr="00D00AB4">
        <w:rPr>
          <w:rFonts w:eastAsia="Times New Roman" w:cstheme="minorHAnsi"/>
          <w:color w:val="000000" w:themeColor="text1"/>
          <w:sz w:val="24"/>
          <w:szCs w:val="24"/>
          <w:lang w:val="en-US" w:eastAsia="en-IN"/>
        </w:rPr>
        <w:t xml:space="preserve"> as per the </w:t>
      </w:r>
      <w:r>
        <w:rPr>
          <w:rFonts w:eastAsia="Times New Roman" w:cstheme="minorHAnsi"/>
          <w:color w:val="000000" w:themeColor="text1"/>
          <w:sz w:val="24"/>
          <w:szCs w:val="24"/>
          <w:lang w:val="en-US" w:eastAsia="en-IN"/>
        </w:rPr>
        <w:t>response provided by Qarar</w:t>
      </w:r>
      <w:r w:rsidR="00D00AB4" w:rsidRPr="00D00AB4">
        <w:rPr>
          <w:rFonts w:eastAsia="Times New Roman" w:cstheme="minorHAnsi"/>
          <w:color w:val="000000" w:themeColor="text1"/>
          <w:sz w:val="24"/>
          <w:szCs w:val="24"/>
          <w:lang w:val="en-US" w:eastAsia="en-IN"/>
        </w:rPr>
        <w:t>.</w:t>
      </w:r>
    </w:p>
    <w:p w14:paraId="78928932" w14:textId="01C3C2D9" w:rsidR="004F383F" w:rsidRDefault="004F383F" w:rsidP="00D00AB4">
      <w:pPr>
        <w:rPr>
          <w:rFonts w:eastAsia="Times New Roman" w:cstheme="minorHAnsi"/>
          <w:color w:val="000000" w:themeColor="text1"/>
          <w:sz w:val="24"/>
          <w:szCs w:val="24"/>
          <w:lang w:val="en-US" w:eastAsia="en-IN"/>
        </w:rPr>
      </w:pPr>
    </w:p>
    <w:p w14:paraId="62F653D4" w14:textId="6161EC07" w:rsidR="00404A6C" w:rsidRPr="0024782A" w:rsidRDefault="00404A6C" w:rsidP="00DD6D2F">
      <w:pPr>
        <w:pStyle w:val="Heading3"/>
        <w:rPr>
          <w:rFonts w:cstheme="minorHAnsi"/>
          <w:bCs/>
          <w:color w:val="000000" w:themeColor="text1"/>
          <w:szCs w:val="24"/>
          <w:lang w:eastAsia="en-IN"/>
        </w:rPr>
      </w:pPr>
      <w:bookmarkStart w:id="246" w:name="_Toc174309727"/>
      <w:r w:rsidRPr="0024782A">
        <w:rPr>
          <w:rFonts w:cstheme="minorHAnsi"/>
          <w:bCs/>
          <w:color w:val="000000" w:themeColor="text1"/>
          <w:szCs w:val="24"/>
          <w:lang w:eastAsia="en-IN"/>
        </w:rPr>
        <w:t>Document Archival Hierarchy</w:t>
      </w:r>
      <w:bookmarkEnd w:id="246"/>
      <w:r w:rsidRPr="0024782A">
        <w:rPr>
          <w:rFonts w:cstheme="minorHAnsi"/>
          <w:bCs/>
          <w:color w:val="000000" w:themeColor="text1"/>
          <w:szCs w:val="24"/>
          <w:lang w:eastAsia="en-IN"/>
        </w:rPr>
        <w:t xml:space="preserve"> </w:t>
      </w:r>
    </w:p>
    <w:p w14:paraId="6440C4A6" w14:textId="77777777" w:rsidR="00404A6C" w:rsidRPr="00404A6C" w:rsidRDefault="00404A6C" w:rsidP="00404A6C">
      <w:pPr>
        <w:rPr>
          <w:rFonts w:eastAsia="Times New Roman" w:cstheme="minorHAnsi"/>
          <w:color w:val="000000" w:themeColor="text1"/>
          <w:sz w:val="24"/>
          <w:szCs w:val="24"/>
          <w:lang w:val="en-US" w:eastAsia="en-IN"/>
        </w:rPr>
      </w:pPr>
      <w:r w:rsidRPr="00404A6C">
        <w:rPr>
          <w:rFonts w:eastAsia="Times New Roman" w:cstheme="minorHAnsi"/>
          <w:color w:val="000000" w:themeColor="text1"/>
          <w:sz w:val="24"/>
          <w:szCs w:val="24"/>
          <w:lang w:val="en-US" w:eastAsia="en-IN"/>
        </w:rPr>
        <w:t xml:space="preserve">The Documents to be archived in file net system. </w:t>
      </w:r>
    </w:p>
    <w:p w14:paraId="01AEC35A" w14:textId="77777777" w:rsidR="00404A6C" w:rsidRPr="00404A6C" w:rsidRDefault="00404A6C" w:rsidP="00404A6C">
      <w:pPr>
        <w:rPr>
          <w:rFonts w:eastAsia="Times New Roman" w:cstheme="minorHAnsi"/>
          <w:color w:val="000000" w:themeColor="text1"/>
          <w:sz w:val="24"/>
          <w:szCs w:val="24"/>
          <w:lang w:val="en-US" w:eastAsia="en-IN"/>
        </w:rPr>
      </w:pPr>
      <w:r w:rsidRPr="00404A6C">
        <w:rPr>
          <w:rFonts w:eastAsia="Times New Roman" w:cstheme="minorHAnsi"/>
          <w:color w:val="000000" w:themeColor="text1"/>
          <w:sz w:val="24"/>
          <w:szCs w:val="24"/>
          <w:lang w:val="en-US" w:eastAsia="en-IN"/>
        </w:rPr>
        <w:t xml:space="preserve">Newgen stores the document in Newgen DMS (Document Management System) which is used to showcase the document while processing the application. </w:t>
      </w:r>
    </w:p>
    <w:p w14:paraId="2FAEB84F" w14:textId="207C2D00" w:rsidR="00404A6C" w:rsidRPr="00404A6C" w:rsidRDefault="00404A6C" w:rsidP="00404A6C">
      <w:pPr>
        <w:rPr>
          <w:rFonts w:eastAsia="Times New Roman" w:cstheme="minorHAnsi"/>
          <w:color w:val="000000" w:themeColor="text1"/>
          <w:sz w:val="24"/>
          <w:szCs w:val="24"/>
          <w:lang w:val="en-US" w:eastAsia="en-IN"/>
        </w:rPr>
      </w:pPr>
      <w:r w:rsidRPr="00404A6C">
        <w:rPr>
          <w:rFonts w:eastAsia="Times New Roman" w:cstheme="minorHAnsi"/>
          <w:color w:val="000000" w:themeColor="text1"/>
          <w:sz w:val="24"/>
          <w:szCs w:val="24"/>
          <w:lang w:val="en-US" w:eastAsia="en-IN"/>
        </w:rPr>
        <w:t xml:space="preserve">The documents </w:t>
      </w:r>
      <w:r w:rsidR="004474ED" w:rsidRPr="00404A6C">
        <w:rPr>
          <w:rFonts w:eastAsia="Times New Roman" w:cstheme="minorHAnsi"/>
          <w:color w:val="000000" w:themeColor="text1"/>
          <w:sz w:val="24"/>
          <w:szCs w:val="24"/>
          <w:lang w:val="en-US" w:eastAsia="en-IN"/>
        </w:rPr>
        <w:t>remain</w:t>
      </w:r>
      <w:r w:rsidRPr="00404A6C">
        <w:rPr>
          <w:rFonts w:eastAsia="Times New Roman" w:cstheme="minorHAnsi"/>
          <w:color w:val="000000" w:themeColor="text1"/>
          <w:sz w:val="24"/>
          <w:szCs w:val="24"/>
          <w:lang w:val="en-US" w:eastAsia="en-IN"/>
        </w:rPr>
        <w:t xml:space="preserve"> attached to the application while processing the application. </w:t>
      </w:r>
    </w:p>
    <w:p w14:paraId="5CE16924" w14:textId="5879FACF" w:rsidR="00404A6C" w:rsidRPr="00404A6C" w:rsidRDefault="00404A6C" w:rsidP="00404A6C">
      <w:pPr>
        <w:rPr>
          <w:rFonts w:eastAsia="Times New Roman" w:cstheme="minorHAnsi"/>
          <w:color w:val="000000" w:themeColor="text1"/>
          <w:sz w:val="24"/>
          <w:szCs w:val="24"/>
          <w:lang w:val="en-US" w:eastAsia="en-IN"/>
        </w:rPr>
      </w:pPr>
      <w:r w:rsidRPr="00404A6C">
        <w:rPr>
          <w:rFonts w:eastAsia="Times New Roman" w:cstheme="minorHAnsi"/>
          <w:color w:val="000000" w:themeColor="text1"/>
          <w:sz w:val="24"/>
          <w:szCs w:val="24"/>
          <w:lang w:val="en-US" w:eastAsia="en-IN"/>
        </w:rPr>
        <w:t xml:space="preserve">Once the Application is successfully </w:t>
      </w:r>
      <w:r w:rsidR="00483EFE" w:rsidRPr="00404A6C">
        <w:rPr>
          <w:rFonts w:eastAsia="Times New Roman" w:cstheme="minorHAnsi"/>
          <w:color w:val="000000" w:themeColor="text1"/>
          <w:sz w:val="24"/>
          <w:szCs w:val="24"/>
          <w:lang w:val="en-US" w:eastAsia="en-IN"/>
        </w:rPr>
        <w:t>exits</w:t>
      </w:r>
      <w:r w:rsidRPr="00404A6C">
        <w:rPr>
          <w:rFonts w:eastAsia="Times New Roman" w:cstheme="minorHAnsi"/>
          <w:color w:val="000000" w:themeColor="text1"/>
          <w:sz w:val="24"/>
          <w:szCs w:val="24"/>
          <w:lang w:val="en-US" w:eastAsia="en-IN"/>
        </w:rPr>
        <w:t xml:space="preserve"> then system to archive the document in </w:t>
      </w:r>
      <w:r w:rsidR="004474ED" w:rsidRPr="00404A6C">
        <w:rPr>
          <w:rFonts w:eastAsia="Times New Roman" w:cstheme="minorHAnsi"/>
          <w:color w:val="000000" w:themeColor="text1"/>
          <w:sz w:val="24"/>
          <w:szCs w:val="24"/>
          <w:lang w:val="en-US" w:eastAsia="en-IN"/>
        </w:rPr>
        <w:t>FileNet</w:t>
      </w:r>
      <w:r w:rsidRPr="00404A6C">
        <w:rPr>
          <w:rFonts w:eastAsia="Times New Roman" w:cstheme="minorHAnsi"/>
          <w:color w:val="000000" w:themeColor="text1"/>
          <w:sz w:val="24"/>
          <w:szCs w:val="24"/>
          <w:lang w:val="en-US" w:eastAsia="en-IN"/>
        </w:rPr>
        <w:t xml:space="preserve"> system.  </w:t>
      </w:r>
    </w:p>
    <w:p w14:paraId="04A8A515" w14:textId="77777777" w:rsidR="00404A6C" w:rsidRPr="00404A6C" w:rsidRDefault="00404A6C" w:rsidP="00404A6C">
      <w:pPr>
        <w:rPr>
          <w:lang w:val="en-US" w:eastAsia="ar-SA"/>
        </w:rPr>
      </w:pPr>
    </w:p>
    <w:p w14:paraId="7DA201B8" w14:textId="58F11F95" w:rsidR="006A7E08" w:rsidRDefault="008F45AB" w:rsidP="00DD6D2F">
      <w:pPr>
        <w:pStyle w:val="Heading3"/>
      </w:pPr>
      <w:bookmarkStart w:id="247" w:name="_Toc105461615"/>
      <w:bookmarkStart w:id="248" w:name="_Toc174309728"/>
      <w:r>
        <w:t>Queue Filter</w:t>
      </w:r>
      <w:bookmarkEnd w:id="247"/>
      <w:bookmarkEnd w:id="248"/>
    </w:p>
    <w:p w14:paraId="2A90C39F" w14:textId="3EF3404D" w:rsidR="008F45AB" w:rsidRPr="008F45AB" w:rsidRDefault="008F45AB" w:rsidP="008F45AB">
      <w:pPr>
        <w:rPr>
          <w:rFonts w:eastAsia="Times New Roman" w:cstheme="minorHAnsi"/>
          <w:color w:val="000000" w:themeColor="text1"/>
          <w:sz w:val="24"/>
          <w:szCs w:val="24"/>
          <w:lang w:val="en-US" w:eastAsia="en-IN"/>
        </w:rPr>
      </w:pPr>
      <w:r w:rsidRPr="008F45AB">
        <w:rPr>
          <w:rFonts w:eastAsia="Times New Roman" w:cstheme="minorHAnsi"/>
          <w:color w:val="000000" w:themeColor="text1"/>
          <w:sz w:val="24"/>
          <w:szCs w:val="24"/>
          <w:lang w:val="en-US" w:eastAsia="en-IN"/>
        </w:rPr>
        <w:t xml:space="preserve">Filters is the classification of application on the queue, this </w:t>
      </w:r>
      <w:r w:rsidR="00260C83" w:rsidRPr="008F45AB">
        <w:rPr>
          <w:rFonts w:eastAsia="Times New Roman" w:cstheme="minorHAnsi"/>
          <w:color w:val="000000" w:themeColor="text1"/>
          <w:sz w:val="24"/>
          <w:szCs w:val="24"/>
          <w:lang w:val="en-US" w:eastAsia="en-IN"/>
        </w:rPr>
        <w:t>enables</w:t>
      </w:r>
      <w:r w:rsidRPr="008F45AB">
        <w:rPr>
          <w:rFonts w:eastAsia="Times New Roman" w:cstheme="minorHAnsi"/>
          <w:color w:val="000000" w:themeColor="text1"/>
          <w:sz w:val="24"/>
          <w:szCs w:val="24"/>
          <w:lang w:val="en-US" w:eastAsia="en-IN"/>
        </w:rPr>
        <w:t xml:space="preserve"> the user to view only the application which matches his criteria Like </w:t>
      </w:r>
      <w:r w:rsidR="009509C8">
        <w:rPr>
          <w:rFonts w:eastAsia="Times New Roman" w:cstheme="minorHAnsi"/>
          <w:color w:val="000000" w:themeColor="text1"/>
          <w:sz w:val="24"/>
          <w:szCs w:val="24"/>
          <w:lang w:val="en-US" w:eastAsia="en-IN"/>
        </w:rPr>
        <w:t xml:space="preserve">Credit user, Operation User </w:t>
      </w:r>
      <w:r w:rsidR="00DC3D5E" w:rsidRPr="008F45AB">
        <w:rPr>
          <w:rFonts w:eastAsia="Times New Roman" w:cstheme="minorHAnsi"/>
          <w:color w:val="000000" w:themeColor="text1"/>
          <w:sz w:val="24"/>
          <w:szCs w:val="24"/>
          <w:lang w:val="en-US" w:eastAsia="en-IN"/>
        </w:rPr>
        <w:t>etc.</w:t>
      </w:r>
      <w:r w:rsidRPr="008F45AB">
        <w:rPr>
          <w:rFonts w:eastAsia="Times New Roman" w:cstheme="minorHAnsi"/>
          <w:color w:val="000000" w:themeColor="text1"/>
          <w:sz w:val="24"/>
          <w:szCs w:val="24"/>
          <w:lang w:val="en-US" w:eastAsia="en-IN"/>
        </w:rPr>
        <w:t xml:space="preserve"> provided there are rights granted to the user on the particular queue.  </w:t>
      </w:r>
    </w:p>
    <w:p w14:paraId="7E27648C" w14:textId="0F593C9F" w:rsidR="00DF1313" w:rsidRPr="00DF1313" w:rsidRDefault="008F45AB" w:rsidP="00DF1313">
      <w:pPr>
        <w:rPr>
          <w:lang w:val="en-US" w:eastAsia="ar-SA"/>
        </w:rPr>
      </w:pPr>
      <w:r w:rsidRPr="008F45AB">
        <w:rPr>
          <w:rFonts w:eastAsia="Times New Roman" w:cstheme="minorHAnsi"/>
          <w:color w:val="000000" w:themeColor="text1"/>
          <w:sz w:val="24"/>
          <w:szCs w:val="24"/>
          <w:lang w:val="en-US" w:eastAsia="en-IN"/>
        </w:rPr>
        <w:t xml:space="preserve">For </w:t>
      </w:r>
      <w:r w:rsidR="004B25BF" w:rsidRPr="008F45AB">
        <w:rPr>
          <w:rFonts w:eastAsia="Times New Roman" w:cstheme="minorHAnsi"/>
          <w:color w:val="000000" w:themeColor="text1"/>
          <w:sz w:val="24"/>
          <w:szCs w:val="24"/>
          <w:lang w:val="en-US" w:eastAsia="en-IN"/>
        </w:rPr>
        <w:t>example,</w:t>
      </w:r>
      <w:r w:rsidRPr="008F45AB">
        <w:rPr>
          <w:rFonts w:eastAsia="Times New Roman" w:cstheme="minorHAnsi"/>
          <w:color w:val="000000" w:themeColor="text1"/>
          <w:sz w:val="24"/>
          <w:szCs w:val="24"/>
          <w:lang w:val="en-US" w:eastAsia="en-IN"/>
        </w:rPr>
        <w:t xml:space="preserve"> if there is one user 1 and other user</w:t>
      </w:r>
      <w:r w:rsidR="009509C8">
        <w:rPr>
          <w:rFonts w:eastAsia="Times New Roman" w:cstheme="minorHAnsi"/>
          <w:color w:val="000000" w:themeColor="text1"/>
          <w:sz w:val="24"/>
          <w:szCs w:val="24"/>
          <w:lang w:val="en-US" w:eastAsia="en-IN"/>
        </w:rPr>
        <w:t xml:space="preserve"> 2</w:t>
      </w:r>
      <w:r w:rsidRPr="008F45AB">
        <w:rPr>
          <w:rFonts w:eastAsia="Times New Roman" w:cstheme="minorHAnsi"/>
          <w:color w:val="000000" w:themeColor="text1"/>
          <w:sz w:val="24"/>
          <w:szCs w:val="24"/>
          <w:lang w:val="en-US" w:eastAsia="en-IN"/>
        </w:rPr>
        <w:t xml:space="preserve"> Both users </w:t>
      </w:r>
      <w:r w:rsidR="001F15C4" w:rsidRPr="008F45AB">
        <w:rPr>
          <w:rFonts w:eastAsia="Times New Roman" w:cstheme="minorHAnsi"/>
          <w:color w:val="000000" w:themeColor="text1"/>
          <w:sz w:val="24"/>
          <w:szCs w:val="24"/>
          <w:lang w:val="en-US" w:eastAsia="en-IN"/>
        </w:rPr>
        <w:t>belong</w:t>
      </w:r>
      <w:r w:rsidRPr="008F45AB">
        <w:rPr>
          <w:rFonts w:eastAsia="Times New Roman" w:cstheme="minorHAnsi"/>
          <w:color w:val="000000" w:themeColor="text1"/>
          <w:sz w:val="24"/>
          <w:szCs w:val="24"/>
          <w:lang w:val="en-US" w:eastAsia="en-IN"/>
        </w:rPr>
        <w:t xml:space="preserve"> to the </w:t>
      </w:r>
      <w:r w:rsidR="004B25BF">
        <w:rPr>
          <w:rFonts w:eastAsia="Times New Roman" w:cstheme="minorHAnsi"/>
          <w:color w:val="000000" w:themeColor="text1"/>
          <w:sz w:val="24"/>
          <w:szCs w:val="24"/>
          <w:lang w:val="en-US" w:eastAsia="en-IN"/>
        </w:rPr>
        <w:t>same</w:t>
      </w:r>
      <w:r w:rsidR="004B25BF" w:rsidRPr="008F45AB">
        <w:rPr>
          <w:rFonts w:eastAsia="Times New Roman" w:cstheme="minorHAnsi"/>
          <w:color w:val="000000" w:themeColor="text1"/>
          <w:sz w:val="24"/>
          <w:szCs w:val="24"/>
          <w:lang w:val="en-US" w:eastAsia="en-IN"/>
        </w:rPr>
        <w:t xml:space="preserve"> </w:t>
      </w:r>
      <w:r w:rsidR="007A0EB5">
        <w:rPr>
          <w:rFonts w:eastAsia="Times New Roman" w:cstheme="minorHAnsi"/>
          <w:color w:val="000000" w:themeColor="text1"/>
          <w:sz w:val="24"/>
          <w:szCs w:val="24"/>
          <w:lang w:val="en-US" w:eastAsia="en-IN"/>
        </w:rPr>
        <w:t>group,</w:t>
      </w:r>
      <w:r w:rsidRPr="008F45AB">
        <w:rPr>
          <w:rFonts w:eastAsia="Times New Roman" w:cstheme="minorHAnsi"/>
          <w:color w:val="000000" w:themeColor="text1"/>
          <w:sz w:val="24"/>
          <w:szCs w:val="24"/>
          <w:lang w:val="en-US" w:eastAsia="en-IN"/>
        </w:rPr>
        <w:t xml:space="preserve"> and both will have rights on queue </w:t>
      </w:r>
      <w:r w:rsidR="004B25BF" w:rsidRPr="008F45AB">
        <w:rPr>
          <w:rFonts w:eastAsia="Times New Roman" w:cstheme="minorHAnsi"/>
          <w:color w:val="000000" w:themeColor="text1"/>
          <w:sz w:val="24"/>
          <w:szCs w:val="24"/>
          <w:lang w:val="en-US" w:eastAsia="en-IN"/>
        </w:rPr>
        <w:t>“</w:t>
      </w:r>
      <w:r w:rsidR="00260C83">
        <w:rPr>
          <w:rFonts w:eastAsia="Times New Roman" w:cstheme="minorHAnsi"/>
          <w:color w:val="000000" w:themeColor="text1"/>
          <w:sz w:val="24"/>
          <w:szCs w:val="24"/>
          <w:lang w:val="en-US" w:eastAsia="en-IN"/>
        </w:rPr>
        <w:t>underwriting stage</w:t>
      </w:r>
      <w:r w:rsidRPr="008F45AB">
        <w:rPr>
          <w:rFonts w:eastAsia="Times New Roman" w:cstheme="minorHAnsi"/>
          <w:color w:val="000000" w:themeColor="text1"/>
          <w:sz w:val="24"/>
          <w:szCs w:val="24"/>
          <w:lang w:val="en-US" w:eastAsia="en-IN"/>
        </w:rPr>
        <w:t xml:space="preserve">”. The application </w:t>
      </w:r>
      <w:r w:rsidR="00A72014">
        <w:rPr>
          <w:rFonts w:eastAsia="Times New Roman" w:cstheme="minorHAnsi"/>
          <w:color w:val="000000" w:themeColor="text1"/>
          <w:sz w:val="24"/>
          <w:szCs w:val="24"/>
          <w:lang w:val="en-US" w:eastAsia="en-IN"/>
        </w:rPr>
        <w:t xml:space="preserve">received in Credit queue </w:t>
      </w:r>
      <w:r w:rsidRPr="008F45AB">
        <w:rPr>
          <w:rFonts w:eastAsia="Times New Roman" w:cstheme="minorHAnsi"/>
          <w:color w:val="000000" w:themeColor="text1"/>
          <w:sz w:val="24"/>
          <w:szCs w:val="24"/>
          <w:lang w:val="en-US" w:eastAsia="en-IN"/>
        </w:rPr>
        <w:t xml:space="preserve">should be viewed by </w:t>
      </w:r>
      <w:r w:rsidR="00A72014">
        <w:rPr>
          <w:rFonts w:eastAsia="Times New Roman" w:cstheme="minorHAnsi"/>
          <w:color w:val="000000" w:themeColor="text1"/>
          <w:sz w:val="24"/>
          <w:szCs w:val="24"/>
          <w:lang w:val="en-US" w:eastAsia="en-IN"/>
        </w:rPr>
        <w:t>user 1</w:t>
      </w:r>
      <w:r w:rsidRPr="008F45AB">
        <w:rPr>
          <w:rFonts w:eastAsia="Times New Roman" w:cstheme="minorHAnsi"/>
          <w:color w:val="000000" w:themeColor="text1"/>
          <w:sz w:val="24"/>
          <w:szCs w:val="24"/>
          <w:lang w:val="en-US" w:eastAsia="en-IN"/>
        </w:rPr>
        <w:t xml:space="preserve"> </w:t>
      </w:r>
      <w:r w:rsidR="004B25BF" w:rsidRPr="008F45AB">
        <w:rPr>
          <w:rFonts w:eastAsia="Times New Roman" w:cstheme="minorHAnsi"/>
          <w:color w:val="000000" w:themeColor="text1"/>
          <w:sz w:val="24"/>
          <w:szCs w:val="24"/>
          <w:lang w:val="en-US" w:eastAsia="en-IN"/>
        </w:rPr>
        <w:t>only.</w:t>
      </w:r>
      <w:r w:rsidRPr="008F45AB">
        <w:rPr>
          <w:rFonts w:eastAsia="Times New Roman" w:cstheme="minorHAnsi"/>
          <w:color w:val="000000" w:themeColor="text1"/>
          <w:sz w:val="24"/>
          <w:szCs w:val="24"/>
          <w:lang w:val="en-US" w:eastAsia="en-IN"/>
        </w:rPr>
        <w:t xml:space="preserve"> In order to </w:t>
      </w:r>
      <w:r w:rsidR="004B25BF" w:rsidRPr="008F45AB">
        <w:rPr>
          <w:rFonts w:eastAsia="Times New Roman" w:cstheme="minorHAnsi"/>
          <w:color w:val="000000" w:themeColor="text1"/>
          <w:sz w:val="24"/>
          <w:szCs w:val="24"/>
          <w:lang w:val="en-US" w:eastAsia="en-IN"/>
        </w:rPr>
        <w:t>facilitate,</w:t>
      </w:r>
      <w:r w:rsidRPr="008F45AB">
        <w:rPr>
          <w:rFonts w:eastAsia="Times New Roman" w:cstheme="minorHAnsi"/>
          <w:color w:val="000000" w:themeColor="text1"/>
          <w:sz w:val="24"/>
          <w:szCs w:val="24"/>
          <w:lang w:val="en-US" w:eastAsia="en-IN"/>
        </w:rPr>
        <w:t xml:space="preserve"> </w:t>
      </w:r>
      <w:r w:rsidR="004B25BF" w:rsidRPr="008F45AB">
        <w:rPr>
          <w:rFonts w:eastAsia="Times New Roman" w:cstheme="minorHAnsi"/>
          <w:color w:val="000000" w:themeColor="text1"/>
          <w:sz w:val="24"/>
          <w:szCs w:val="24"/>
          <w:lang w:val="en-US" w:eastAsia="en-IN"/>
        </w:rPr>
        <w:t>these filters</w:t>
      </w:r>
      <w:r w:rsidRPr="008F45AB">
        <w:rPr>
          <w:rFonts w:eastAsia="Times New Roman" w:cstheme="minorHAnsi"/>
          <w:color w:val="000000" w:themeColor="text1"/>
          <w:sz w:val="24"/>
          <w:szCs w:val="24"/>
          <w:lang w:val="en-US" w:eastAsia="en-IN"/>
        </w:rPr>
        <w:t xml:space="preserve"> are required which are put on the queue.</w:t>
      </w:r>
    </w:p>
    <w:p w14:paraId="4FF27DEB" w14:textId="3FA8947D" w:rsidR="007D25CC" w:rsidRDefault="00797432" w:rsidP="003754C7">
      <w:pPr>
        <w:pStyle w:val="Heading1"/>
        <w:tabs>
          <w:tab w:val="left" w:pos="0"/>
        </w:tabs>
        <w:rPr>
          <w:rFonts w:cstheme="minorHAnsi"/>
        </w:rPr>
      </w:pPr>
      <w:bookmarkStart w:id="249" w:name="_Toc105461618"/>
      <w:bookmarkStart w:id="250" w:name="_Toc174309729"/>
      <w:r w:rsidRPr="007D25CC">
        <w:rPr>
          <w:rFonts w:cstheme="minorHAnsi"/>
        </w:rPr>
        <w:lastRenderedPageBreak/>
        <w:t>Integration Touch Point</w:t>
      </w:r>
      <w:bookmarkEnd w:id="249"/>
      <w:bookmarkEnd w:id="250"/>
    </w:p>
    <w:tbl>
      <w:tblPr>
        <w:tblW w:w="0" w:type="auto"/>
        <w:tblCellMar>
          <w:left w:w="0" w:type="dxa"/>
          <w:right w:w="0" w:type="dxa"/>
        </w:tblCellMar>
        <w:tblLook w:val="04A0" w:firstRow="1" w:lastRow="0" w:firstColumn="1" w:lastColumn="0" w:noHBand="0" w:noVBand="1"/>
      </w:tblPr>
      <w:tblGrid>
        <w:gridCol w:w="515"/>
        <w:gridCol w:w="1281"/>
        <w:gridCol w:w="1977"/>
        <w:gridCol w:w="2376"/>
        <w:gridCol w:w="992"/>
        <w:gridCol w:w="992"/>
        <w:gridCol w:w="873"/>
      </w:tblGrid>
      <w:tr w:rsidR="00564024" w14:paraId="6548790F" w14:textId="77777777" w:rsidTr="00260C83">
        <w:trPr>
          <w:trHeight w:val="340"/>
        </w:trPr>
        <w:tc>
          <w:tcPr>
            <w:tcW w:w="0" w:type="auto"/>
            <w:tcBorders>
              <w:top w:val="single" w:sz="8" w:space="0" w:color="auto"/>
              <w:left w:val="single" w:sz="8" w:space="0" w:color="auto"/>
              <w:bottom w:val="single" w:sz="8" w:space="0" w:color="auto"/>
              <w:right w:val="single" w:sz="8" w:space="0" w:color="auto"/>
            </w:tcBorders>
            <w:shd w:val="clear" w:color="auto" w:fill="2F75B5"/>
            <w:tcMar>
              <w:top w:w="0" w:type="dxa"/>
              <w:left w:w="108" w:type="dxa"/>
              <w:bottom w:w="0" w:type="dxa"/>
              <w:right w:w="108" w:type="dxa"/>
            </w:tcMar>
            <w:vAlign w:val="center"/>
            <w:hideMark/>
          </w:tcPr>
          <w:p w14:paraId="1B2A641D" w14:textId="77777777" w:rsidR="00564024" w:rsidRDefault="00564024">
            <w:pPr>
              <w:spacing w:line="276" w:lineRule="auto"/>
              <w:jc w:val="center"/>
              <w:rPr>
                <w:rFonts w:ascii="Calibri" w:hAnsi="Calibri" w:cs="Calibri"/>
                <w:color w:val="FFFFFF"/>
                <w:sz w:val="16"/>
                <w:szCs w:val="16"/>
              </w:rPr>
            </w:pPr>
            <w:r>
              <w:rPr>
                <w:rFonts w:ascii="Calibri" w:hAnsi="Calibri" w:cs="Calibri"/>
                <w:color w:val="FFFFFF"/>
                <w:sz w:val="16"/>
                <w:szCs w:val="16"/>
              </w:rPr>
              <w:t xml:space="preserve">S.No </w:t>
            </w:r>
          </w:p>
        </w:tc>
        <w:tc>
          <w:tcPr>
            <w:tcW w:w="0" w:type="auto"/>
            <w:tcBorders>
              <w:top w:val="single" w:sz="8" w:space="0" w:color="auto"/>
              <w:left w:val="nil"/>
              <w:bottom w:val="single" w:sz="8" w:space="0" w:color="auto"/>
              <w:right w:val="single" w:sz="8" w:space="0" w:color="auto"/>
            </w:tcBorders>
            <w:shd w:val="clear" w:color="auto" w:fill="2F75B5"/>
            <w:tcMar>
              <w:top w:w="0" w:type="dxa"/>
              <w:left w:w="108" w:type="dxa"/>
              <w:bottom w:w="0" w:type="dxa"/>
              <w:right w:w="108" w:type="dxa"/>
            </w:tcMar>
            <w:vAlign w:val="center"/>
            <w:hideMark/>
          </w:tcPr>
          <w:p w14:paraId="444F7EBB" w14:textId="77777777" w:rsidR="00564024" w:rsidRDefault="00564024">
            <w:pPr>
              <w:spacing w:line="276" w:lineRule="auto"/>
              <w:jc w:val="center"/>
              <w:rPr>
                <w:rFonts w:ascii="Calibri" w:hAnsi="Calibri" w:cs="Calibri"/>
                <w:color w:val="FFFFFF"/>
                <w:sz w:val="16"/>
                <w:szCs w:val="16"/>
              </w:rPr>
            </w:pPr>
            <w:r>
              <w:rPr>
                <w:rFonts w:ascii="Calibri" w:hAnsi="Calibri" w:cs="Calibri"/>
                <w:color w:val="FFFFFF"/>
                <w:sz w:val="16"/>
                <w:szCs w:val="16"/>
              </w:rPr>
              <w:t xml:space="preserve">Business Requirement </w:t>
            </w:r>
          </w:p>
        </w:tc>
        <w:tc>
          <w:tcPr>
            <w:tcW w:w="0" w:type="auto"/>
            <w:tcBorders>
              <w:top w:val="single" w:sz="8" w:space="0" w:color="auto"/>
              <w:left w:val="nil"/>
              <w:bottom w:val="single" w:sz="8" w:space="0" w:color="auto"/>
              <w:right w:val="single" w:sz="8" w:space="0" w:color="auto"/>
            </w:tcBorders>
            <w:shd w:val="clear" w:color="auto" w:fill="2F75B5"/>
            <w:tcMar>
              <w:top w:w="0" w:type="dxa"/>
              <w:left w:w="108" w:type="dxa"/>
              <w:bottom w:w="0" w:type="dxa"/>
              <w:right w:w="108" w:type="dxa"/>
            </w:tcMar>
            <w:vAlign w:val="center"/>
            <w:hideMark/>
          </w:tcPr>
          <w:p w14:paraId="38BDAFBD" w14:textId="77777777" w:rsidR="00564024" w:rsidRDefault="00564024">
            <w:pPr>
              <w:spacing w:line="276" w:lineRule="auto"/>
              <w:jc w:val="center"/>
              <w:rPr>
                <w:rFonts w:ascii="Calibri" w:hAnsi="Calibri" w:cs="Calibri"/>
                <w:color w:val="FFFFFF"/>
                <w:sz w:val="16"/>
                <w:szCs w:val="16"/>
              </w:rPr>
            </w:pPr>
            <w:r>
              <w:rPr>
                <w:rFonts w:ascii="Calibri" w:hAnsi="Calibri" w:cs="Calibri"/>
                <w:color w:val="FFFFFF"/>
                <w:sz w:val="16"/>
                <w:szCs w:val="16"/>
              </w:rPr>
              <w:t xml:space="preserve">Interface Description </w:t>
            </w:r>
          </w:p>
        </w:tc>
        <w:tc>
          <w:tcPr>
            <w:tcW w:w="0" w:type="auto"/>
            <w:tcBorders>
              <w:top w:val="single" w:sz="8" w:space="0" w:color="auto"/>
              <w:left w:val="nil"/>
              <w:bottom w:val="single" w:sz="8" w:space="0" w:color="auto"/>
              <w:right w:val="single" w:sz="8" w:space="0" w:color="auto"/>
            </w:tcBorders>
            <w:shd w:val="clear" w:color="auto" w:fill="2F75B5"/>
            <w:tcMar>
              <w:top w:w="0" w:type="dxa"/>
              <w:left w:w="108" w:type="dxa"/>
              <w:bottom w:w="0" w:type="dxa"/>
              <w:right w:w="108" w:type="dxa"/>
            </w:tcMar>
            <w:vAlign w:val="center"/>
            <w:hideMark/>
          </w:tcPr>
          <w:p w14:paraId="600BBD66" w14:textId="77777777" w:rsidR="00564024" w:rsidRDefault="00564024">
            <w:pPr>
              <w:spacing w:line="276" w:lineRule="auto"/>
              <w:jc w:val="center"/>
              <w:rPr>
                <w:rFonts w:ascii="Calibri" w:hAnsi="Calibri" w:cs="Calibri"/>
                <w:color w:val="FFFFFF"/>
                <w:sz w:val="16"/>
                <w:szCs w:val="16"/>
              </w:rPr>
            </w:pPr>
            <w:r>
              <w:rPr>
                <w:rFonts w:ascii="Calibri" w:hAnsi="Calibri" w:cs="Calibri"/>
                <w:color w:val="FFFFFF"/>
                <w:sz w:val="16"/>
                <w:szCs w:val="16"/>
              </w:rPr>
              <w:t xml:space="preserve">System(s) involved </w:t>
            </w:r>
          </w:p>
        </w:tc>
        <w:tc>
          <w:tcPr>
            <w:tcW w:w="0" w:type="auto"/>
            <w:tcBorders>
              <w:top w:val="single" w:sz="8" w:space="0" w:color="auto"/>
              <w:left w:val="nil"/>
              <w:bottom w:val="single" w:sz="8" w:space="0" w:color="auto"/>
              <w:right w:val="single" w:sz="8" w:space="0" w:color="auto"/>
            </w:tcBorders>
            <w:shd w:val="clear" w:color="auto" w:fill="2F75B5"/>
            <w:tcMar>
              <w:top w:w="0" w:type="dxa"/>
              <w:left w:w="108" w:type="dxa"/>
              <w:bottom w:w="0" w:type="dxa"/>
              <w:right w:w="108" w:type="dxa"/>
            </w:tcMar>
            <w:vAlign w:val="center"/>
            <w:hideMark/>
          </w:tcPr>
          <w:p w14:paraId="3D6DE6CB" w14:textId="77777777" w:rsidR="00564024" w:rsidRDefault="00564024">
            <w:pPr>
              <w:spacing w:line="276" w:lineRule="auto"/>
              <w:jc w:val="center"/>
              <w:rPr>
                <w:rFonts w:ascii="Calibri" w:hAnsi="Calibri" w:cs="Calibri"/>
                <w:color w:val="FFFFFF"/>
                <w:sz w:val="16"/>
                <w:szCs w:val="16"/>
              </w:rPr>
            </w:pPr>
            <w:r>
              <w:rPr>
                <w:rFonts w:ascii="Calibri" w:hAnsi="Calibri" w:cs="Calibri"/>
                <w:color w:val="FFFFFF"/>
                <w:sz w:val="16"/>
                <w:szCs w:val="16"/>
              </w:rPr>
              <w:t xml:space="preserve">Specs Provide </w:t>
            </w:r>
          </w:p>
        </w:tc>
        <w:tc>
          <w:tcPr>
            <w:tcW w:w="0" w:type="auto"/>
            <w:tcBorders>
              <w:top w:val="single" w:sz="8" w:space="0" w:color="auto"/>
              <w:left w:val="nil"/>
              <w:bottom w:val="single" w:sz="8" w:space="0" w:color="auto"/>
              <w:right w:val="single" w:sz="8" w:space="0" w:color="auto"/>
            </w:tcBorders>
            <w:shd w:val="clear" w:color="auto" w:fill="2F75B5"/>
            <w:noWrap/>
            <w:tcMar>
              <w:top w:w="0" w:type="dxa"/>
              <w:left w:w="108" w:type="dxa"/>
              <w:bottom w:w="0" w:type="dxa"/>
              <w:right w:w="108" w:type="dxa"/>
            </w:tcMar>
            <w:vAlign w:val="center"/>
            <w:hideMark/>
          </w:tcPr>
          <w:p w14:paraId="3C3BD370" w14:textId="77777777" w:rsidR="00564024" w:rsidRDefault="00564024">
            <w:pPr>
              <w:spacing w:line="276" w:lineRule="auto"/>
              <w:jc w:val="center"/>
              <w:rPr>
                <w:rFonts w:ascii="Calibri" w:hAnsi="Calibri" w:cs="Calibri"/>
                <w:color w:val="FFFFFF"/>
                <w:sz w:val="16"/>
                <w:szCs w:val="16"/>
              </w:rPr>
            </w:pPr>
            <w:r>
              <w:rPr>
                <w:rFonts w:ascii="Calibri" w:hAnsi="Calibri" w:cs="Calibri"/>
                <w:color w:val="FFFFFF"/>
                <w:sz w:val="16"/>
                <w:szCs w:val="16"/>
              </w:rPr>
              <w:t xml:space="preserve">Provider </w:t>
            </w:r>
          </w:p>
        </w:tc>
        <w:tc>
          <w:tcPr>
            <w:tcW w:w="0" w:type="auto"/>
            <w:tcBorders>
              <w:top w:val="single" w:sz="8" w:space="0" w:color="auto"/>
              <w:left w:val="nil"/>
              <w:bottom w:val="single" w:sz="8" w:space="0" w:color="auto"/>
              <w:right w:val="single" w:sz="8" w:space="0" w:color="auto"/>
            </w:tcBorders>
            <w:shd w:val="clear" w:color="auto" w:fill="2F75B5"/>
            <w:noWrap/>
            <w:tcMar>
              <w:top w:w="0" w:type="dxa"/>
              <w:left w:w="108" w:type="dxa"/>
              <w:bottom w:w="0" w:type="dxa"/>
              <w:right w:w="108" w:type="dxa"/>
            </w:tcMar>
            <w:vAlign w:val="center"/>
            <w:hideMark/>
          </w:tcPr>
          <w:p w14:paraId="5E2B336C" w14:textId="77777777" w:rsidR="00564024" w:rsidRDefault="00564024">
            <w:pPr>
              <w:spacing w:line="276" w:lineRule="auto"/>
              <w:jc w:val="center"/>
              <w:rPr>
                <w:rFonts w:ascii="Calibri" w:hAnsi="Calibri" w:cs="Calibri"/>
                <w:color w:val="FFFFFF"/>
                <w:sz w:val="16"/>
                <w:szCs w:val="16"/>
              </w:rPr>
            </w:pPr>
            <w:r>
              <w:rPr>
                <w:rFonts w:ascii="Calibri" w:hAnsi="Calibri" w:cs="Calibri"/>
                <w:color w:val="FFFFFF"/>
                <w:sz w:val="16"/>
                <w:szCs w:val="16"/>
              </w:rPr>
              <w:t xml:space="preserve">Consumer </w:t>
            </w:r>
          </w:p>
        </w:tc>
      </w:tr>
      <w:tr w:rsidR="00564024" w14:paraId="32ADB573" w14:textId="77777777" w:rsidTr="00260C83">
        <w:trPr>
          <w:trHeight w:val="1700"/>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8591196" w14:textId="77777777" w:rsidR="00564024" w:rsidRDefault="00564024">
            <w:pPr>
              <w:spacing w:line="276" w:lineRule="auto"/>
              <w:jc w:val="center"/>
              <w:rPr>
                <w:rFonts w:ascii="Calibri" w:hAnsi="Calibri" w:cs="Calibri"/>
                <w:sz w:val="16"/>
                <w:szCs w:val="16"/>
              </w:rPr>
            </w:pPr>
            <w:r>
              <w:rPr>
                <w:rFonts w:ascii="Calibri" w:hAnsi="Calibri" w:cs="Calibri"/>
                <w:sz w:val="16"/>
                <w:szCs w:val="16"/>
              </w:rPr>
              <w:t xml:space="preserve">1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7C0478DC" w14:textId="77777777"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Create Application via digital channel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529D9A2A" w14:textId="77777777"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Get customer data from digital channel for application creation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03301C0C" w14:textId="77777777" w:rsidR="00564024" w:rsidRDefault="00564024">
            <w:pPr>
              <w:spacing w:line="276" w:lineRule="auto"/>
              <w:rPr>
                <w:rFonts w:ascii="Calibri" w:hAnsi="Calibri" w:cs="Calibri"/>
                <w:sz w:val="16"/>
                <w:szCs w:val="16"/>
              </w:rPr>
            </w:pPr>
            <w:r>
              <w:rPr>
                <w:rFonts w:ascii="Calibri" w:hAnsi="Calibri" w:cs="Calibri"/>
                <w:sz w:val="16"/>
                <w:szCs w:val="16"/>
              </w:rPr>
              <w:t xml:space="preserve">Newgen/ESB/Mobile App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67B0A337" w14:textId="77777777" w:rsidR="00564024" w:rsidRDefault="00564024">
            <w:pPr>
              <w:spacing w:line="276" w:lineRule="auto"/>
              <w:rPr>
                <w:rFonts w:ascii="Calibri" w:hAnsi="Calibri" w:cs="Calibri"/>
                <w:sz w:val="16"/>
                <w:szCs w:val="16"/>
              </w:rPr>
            </w:pPr>
            <w:r>
              <w:rPr>
                <w:rFonts w:ascii="Calibri" w:hAnsi="Calibri" w:cs="Calibri"/>
                <w:sz w:val="16"/>
                <w:szCs w:val="16"/>
              </w:rPr>
              <w:t xml:space="preserve">IBM MW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7E727149" w14:textId="77777777"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Newgen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0770FB7A" w14:textId="77777777"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Mobile </w:t>
            </w:r>
          </w:p>
        </w:tc>
      </w:tr>
      <w:tr w:rsidR="00564024" w14:paraId="4BC0F927" w14:textId="77777777" w:rsidTr="00260C83">
        <w:trPr>
          <w:trHeight w:val="1700"/>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D16DD96" w14:textId="77777777" w:rsidR="00564024" w:rsidRDefault="00564024">
            <w:pPr>
              <w:spacing w:line="276" w:lineRule="auto"/>
              <w:jc w:val="center"/>
              <w:rPr>
                <w:rFonts w:ascii="Calibri" w:hAnsi="Calibri" w:cs="Calibri"/>
                <w:sz w:val="16"/>
                <w:szCs w:val="16"/>
              </w:rPr>
            </w:pPr>
            <w:r>
              <w:rPr>
                <w:rFonts w:ascii="Calibri" w:hAnsi="Calibri" w:cs="Calibri"/>
                <w:sz w:val="16"/>
                <w:szCs w:val="16"/>
              </w:rPr>
              <w:t xml:space="preserve">2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013F910C" w14:textId="77777777" w:rsidR="00564024" w:rsidRDefault="00564024">
            <w:pPr>
              <w:spacing w:line="276" w:lineRule="auto"/>
              <w:rPr>
                <w:rFonts w:ascii="Calibri" w:hAnsi="Calibri" w:cs="Calibri"/>
                <w:sz w:val="16"/>
                <w:szCs w:val="16"/>
              </w:rPr>
            </w:pPr>
            <w:r>
              <w:rPr>
                <w:rFonts w:ascii="Calibri" w:hAnsi="Calibri" w:cs="Calibri"/>
                <w:sz w:val="16"/>
                <w:szCs w:val="16"/>
              </w:rPr>
              <w:t xml:space="preserve">Customer is Existing to Emkan or New to Emkan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7EAC2CC2" w14:textId="77777777"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Check Existing customer_Emkan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2E3DFF8C" w14:textId="77777777" w:rsidR="00564024" w:rsidRDefault="00564024">
            <w:pPr>
              <w:spacing w:line="276" w:lineRule="auto"/>
              <w:rPr>
                <w:rFonts w:ascii="Calibri" w:hAnsi="Calibri" w:cs="Calibri"/>
                <w:sz w:val="16"/>
                <w:szCs w:val="16"/>
              </w:rPr>
            </w:pPr>
            <w:r>
              <w:rPr>
                <w:rFonts w:ascii="Calibri" w:hAnsi="Calibri" w:cs="Calibri"/>
                <w:sz w:val="16"/>
                <w:szCs w:val="16"/>
              </w:rPr>
              <w:t xml:space="preserve">Newgen/CustomerMicroService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1B81609F" w14:textId="77777777" w:rsidR="00564024" w:rsidRDefault="00564024">
            <w:pPr>
              <w:spacing w:line="276" w:lineRule="auto"/>
              <w:rPr>
                <w:rFonts w:ascii="Calibri" w:hAnsi="Calibri" w:cs="Calibri"/>
                <w:sz w:val="16"/>
                <w:szCs w:val="16"/>
              </w:rPr>
            </w:pPr>
            <w:r>
              <w:rPr>
                <w:rFonts w:ascii="Calibri" w:hAnsi="Calibri" w:cs="Calibri"/>
                <w:sz w:val="16"/>
                <w:szCs w:val="16"/>
              </w:rPr>
              <w:t xml:space="preserve">Emkan Middleware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4D648788" w14:textId="77777777" w:rsidR="00564024" w:rsidRDefault="00564024">
            <w:pPr>
              <w:spacing w:line="276" w:lineRule="auto"/>
              <w:rPr>
                <w:rFonts w:ascii="Calibri" w:hAnsi="Calibri" w:cs="Calibri"/>
                <w:color w:val="000000"/>
                <w:sz w:val="16"/>
                <w:szCs w:val="16"/>
              </w:rPr>
            </w:pPr>
            <w:r>
              <w:rPr>
                <w:rFonts w:ascii="Calibri" w:hAnsi="Calibri" w:cs="Calibri"/>
                <w:sz w:val="16"/>
                <w:szCs w:val="16"/>
              </w:rPr>
              <w:t>Emkan Middleware</w:t>
            </w:r>
            <w:r>
              <w:rPr>
                <w:rFonts w:ascii="Calibri" w:hAnsi="Calibri" w:cs="Calibri"/>
                <w:color w:val="000000"/>
                <w:sz w:val="16"/>
                <w:szCs w:val="16"/>
              </w:rPr>
              <w:t xml:space="preserve">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24B04918" w14:textId="77777777"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Newgen </w:t>
            </w:r>
          </w:p>
        </w:tc>
      </w:tr>
      <w:tr w:rsidR="00564024" w14:paraId="2DDC3839" w14:textId="77777777" w:rsidTr="00260C83">
        <w:trPr>
          <w:trHeight w:val="1700"/>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5232FC6" w14:textId="77777777" w:rsidR="00564024" w:rsidRDefault="00564024">
            <w:pPr>
              <w:spacing w:line="276" w:lineRule="auto"/>
              <w:jc w:val="center"/>
              <w:rPr>
                <w:rFonts w:ascii="Calibri" w:hAnsi="Calibri" w:cs="Calibri"/>
                <w:sz w:val="16"/>
                <w:szCs w:val="16"/>
              </w:rPr>
            </w:pPr>
            <w:r>
              <w:rPr>
                <w:rFonts w:ascii="Calibri" w:hAnsi="Calibri" w:cs="Calibri"/>
                <w:sz w:val="16"/>
                <w:szCs w:val="16"/>
              </w:rPr>
              <w:t xml:space="preserve">3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71EC9A44" w14:textId="48D4373F" w:rsidR="00564024" w:rsidRDefault="00564024">
            <w:pPr>
              <w:spacing w:line="276" w:lineRule="auto"/>
              <w:rPr>
                <w:rFonts w:ascii="Calibri" w:hAnsi="Calibri" w:cs="Calibri"/>
                <w:sz w:val="16"/>
                <w:szCs w:val="16"/>
              </w:rPr>
            </w:pPr>
            <w:r>
              <w:rPr>
                <w:rFonts w:ascii="Calibri" w:hAnsi="Calibri" w:cs="Calibri"/>
                <w:sz w:val="16"/>
                <w:szCs w:val="16"/>
              </w:rPr>
              <w:t xml:space="preserve">Customer is Existing to ARB or non-Existing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1CE70CA7" w14:textId="77777777"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Check Existing customer_ARB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66DD3683" w14:textId="77777777" w:rsidR="00564024" w:rsidRDefault="00564024">
            <w:pPr>
              <w:spacing w:line="276" w:lineRule="auto"/>
              <w:rPr>
                <w:rFonts w:ascii="Calibri" w:hAnsi="Calibri" w:cs="Calibri"/>
                <w:sz w:val="16"/>
                <w:szCs w:val="16"/>
              </w:rPr>
            </w:pPr>
            <w:r>
              <w:rPr>
                <w:rFonts w:ascii="Calibri" w:hAnsi="Calibri" w:cs="Calibri"/>
                <w:sz w:val="16"/>
                <w:szCs w:val="16"/>
              </w:rPr>
              <w:t xml:space="preserve">Newgen/ESB/ARB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4F81233E" w14:textId="77777777" w:rsidR="00564024" w:rsidRDefault="00564024">
            <w:pPr>
              <w:spacing w:line="276" w:lineRule="auto"/>
              <w:rPr>
                <w:rFonts w:ascii="Calibri" w:hAnsi="Calibri" w:cs="Calibri"/>
                <w:sz w:val="16"/>
                <w:szCs w:val="16"/>
              </w:rPr>
            </w:pPr>
            <w:r>
              <w:rPr>
                <w:rFonts w:ascii="Calibri" w:hAnsi="Calibri" w:cs="Calibri"/>
                <w:sz w:val="16"/>
                <w:szCs w:val="16"/>
              </w:rPr>
              <w:t xml:space="preserve">IBM MW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2831F1B1" w14:textId="77777777"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ARB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1F11E9EC" w14:textId="77777777"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Newgen </w:t>
            </w:r>
          </w:p>
        </w:tc>
      </w:tr>
      <w:tr w:rsidR="00564024" w14:paraId="5BF8B3F1" w14:textId="77777777" w:rsidTr="00260C83">
        <w:trPr>
          <w:trHeight w:val="1700"/>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465B25A" w14:textId="77777777" w:rsidR="00564024" w:rsidRDefault="00564024">
            <w:pPr>
              <w:spacing w:line="276" w:lineRule="auto"/>
              <w:jc w:val="center"/>
              <w:rPr>
                <w:rFonts w:ascii="Calibri" w:hAnsi="Calibri" w:cs="Calibri"/>
                <w:sz w:val="16"/>
                <w:szCs w:val="16"/>
              </w:rPr>
            </w:pPr>
            <w:r>
              <w:rPr>
                <w:rFonts w:ascii="Calibri" w:hAnsi="Calibri" w:cs="Calibri"/>
                <w:sz w:val="16"/>
                <w:szCs w:val="16"/>
              </w:rPr>
              <w:t xml:space="preserve">4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7C782A1E" w14:textId="77777777" w:rsidR="00564024" w:rsidRDefault="00564024">
            <w:pPr>
              <w:spacing w:line="276" w:lineRule="auto"/>
              <w:rPr>
                <w:rFonts w:ascii="Calibri" w:hAnsi="Calibri" w:cs="Calibri"/>
                <w:sz w:val="16"/>
                <w:szCs w:val="16"/>
              </w:rPr>
            </w:pPr>
            <w:r>
              <w:rPr>
                <w:rFonts w:ascii="Calibri" w:hAnsi="Calibri" w:cs="Calibri"/>
                <w:sz w:val="16"/>
                <w:szCs w:val="16"/>
              </w:rPr>
              <w:t xml:space="preserve">Facility details which are active in ARB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28F4B1D1" w14:textId="77777777" w:rsidR="00564024" w:rsidRDefault="00564024">
            <w:pPr>
              <w:spacing w:line="276" w:lineRule="auto"/>
              <w:rPr>
                <w:rFonts w:ascii="Calibri" w:hAnsi="Calibri" w:cs="Calibri"/>
                <w:sz w:val="16"/>
                <w:szCs w:val="16"/>
              </w:rPr>
            </w:pPr>
            <w:r>
              <w:rPr>
                <w:rFonts w:ascii="Calibri" w:hAnsi="Calibri" w:cs="Calibri"/>
                <w:sz w:val="16"/>
                <w:szCs w:val="16"/>
              </w:rPr>
              <w:t xml:space="preserve">Get Existing Facility_ARB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4E566E93" w14:textId="77777777" w:rsidR="00564024" w:rsidRDefault="00564024">
            <w:pPr>
              <w:spacing w:line="276" w:lineRule="auto"/>
              <w:rPr>
                <w:rFonts w:ascii="Calibri" w:hAnsi="Calibri" w:cs="Calibri"/>
                <w:sz w:val="16"/>
                <w:szCs w:val="16"/>
              </w:rPr>
            </w:pPr>
            <w:r>
              <w:rPr>
                <w:rFonts w:ascii="Calibri" w:hAnsi="Calibri" w:cs="Calibri"/>
                <w:sz w:val="16"/>
                <w:szCs w:val="16"/>
              </w:rPr>
              <w:t xml:space="preserve">Newgen/ESB/ARB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64DCDA76" w14:textId="77777777" w:rsidR="00564024" w:rsidRDefault="00564024">
            <w:pPr>
              <w:spacing w:line="276" w:lineRule="auto"/>
              <w:rPr>
                <w:rFonts w:ascii="Calibri" w:hAnsi="Calibri" w:cs="Calibri"/>
                <w:sz w:val="16"/>
                <w:szCs w:val="16"/>
              </w:rPr>
            </w:pPr>
            <w:r>
              <w:rPr>
                <w:rFonts w:ascii="Calibri" w:hAnsi="Calibri" w:cs="Calibri"/>
                <w:sz w:val="16"/>
                <w:szCs w:val="16"/>
              </w:rPr>
              <w:t xml:space="preserve">IBM MW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07B5D1A3" w14:textId="367AA020" w:rsidR="00564024" w:rsidRDefault="00FF3F20">
            <w:pPr>
              <w:spacing w:line="276" w:lineRule="auto"/>
              <w:rPr>
                <w:rFonts w:ascii="Calibri" w:hAnsi="Calibri" w:cs="Calibri"/>
                <w:color w:val="000000"/>
                <w:sz w:val="16"/>
                <w:szCs w:val="16"/>
              </w:rPr>
            </w:pPr>
            <w:r>
              <w:rPr>
                <w:rFonts w:ascii="Calibri" w:hAnsi="Calibri" w:cs="Calibri"/>
                <w:color w:val="000000"/>
                <w:sz w:val="16"/>
                <w:szCs w:val="16"/>
              </w:rPr>
              <w:t>Aggregator</w:t>
            </w:r>
            <w:r w:rsidR="00564024">
              <w:rPr>
                <w:rFonts w:ascii="Calibri" w:hAnsi="Calibri" w:cs="Calibri"/>
                <w:color w:val="000000"/>
                <w:sz w:val="16"/>
                <w:szCs w:val="16"/>
              </w:rPr>
              <w:t xml:space="preserve">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65381BDA" w14:textId="77777777"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Newgen </w:t>
            </w:r>
          </w:p>
        </w:tc>
      </w:tr>
      <w:tr w:rsidR="00564024" w14:paraId="1D4820DE" w14:textId="77777777" w:rsidTr="00260C83">
        <w:trPr>
          <w:trHeight w:val="1700"/>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6F1C032F" w14:textId="77777777" w:rsidR="00564024" w:rsidRDefault="00564024">
            <w:pPr>
              <w:spacing w:line="276" w:lineRule="auto"/>
              <w:jc w:val="center"/>
              <w:rPr>
                <w:rFonts w:ascii="Calibri" w:hAnsi="Calibri" w:cs="Calibri"/>
                <w:sz w:val="16"/>
                <w:szCs w:val="16"/>
              </w:rPr>
            </w:pPr>
            <w:r>
              <w:rPr>
                <w:rFonts w:ascii="Calibri" w:hAnsi="Calibri" w:cs="Calibri"/>
                <w:sz w:val="16"/>
                <w:szCs w:val="16"/>
              </w:rPr>
              <w:t xml:space="preserve">5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20B30BBA" w14:textId="77777777" w:rsidR="00564024" w:rsidRDefault="00564024">
            <w:pPr>
              <w:spacing w:line="276" w:lineRule="auto"/>
              <w:rPr>
                <w:rFonts w:ascii="Calibri" w:hAnsi="Calibri" w:cs="Calibri"/>
                <w:sz w:val="16"/>
                <w:szCs w:val="16"/>
              </w:rPr>
            </w:pPr>
            <w:r>
              <w:rPr>
                <w:rFonts w:ascii="Calibri" w:hAnsi="Calibri" w:cs="Calibri"/>
                <w:sz w:val="16"/>
                <w:szCs w:val="16"/>
              </w:rPr>
              <w:t xml:space="preserve">Facility details which are active in Emkan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0FD5968C" w14:textId="77777777" w:rsidR="00564024" w:rsidRDefault="00564024">
            <w:pPr>
              <w:spacing w:line="276" w:lineRule="auto"/>
              <w:rPr>
                <w:rFonts w:ascii="Calibri" w:hAnsi="Calibri" w:cs="Calibri"/>
                <w:sz w:val="16"/>
                <w:szCs w:val="16"/>
              </w:rPr>
            </w:pPr>
            <w:r>
              <w:rPr>
                <w:rFonts w:ascii="Calibri" w:hAnsi="Calibri" w:cs="Calibri"/>
                <w:sz w:val="16"/>
                <w:szCs w:val="16"/>
              </w:rPr>
              <w:t xml:space="preserve">Get Existing Facility_T24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0FFD2046" w14:textId="77777777" w:rsidR="00564024" w:rsidRDefault="00564024">
            <w:pPr>
              <w:spacing w:line="276" w:lineRule="auto"/>
              <w:rPr>
                <w:rFonts w:ascii="Calibri" w:hAnsi="Calibri" w:cs="Calibri"/>
                <w:sz w:val="16"/>
                <w:szCs w:val="16"/>
              </w:rPr>
            </w:pPr>
            <w:r>
              <w:rPr>
                <w:rFonts w:ascii="Calibri" w:hAnsi="Calibri" w:cs="Calibri"/>
                <w:sz w:val="16"/>
                <w:szCs w:val="16"/>
              </w:rPr>
              <w:t xml:space="preserve">Newgen/ESB/T24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7CCBE5BB" w14:textId="77777777" w:rsidR="00564024" w:rsidRDefault="00564024">
            <w:pPr>
              <w:spacing w:line="276" w:lineRule="auto"/>
              <w:rPr>
                <w:rFonts w:ascii="Calibri" w:hAnsi="Calibri" w:cs="Calibri"/>
                <w:sz w:val="16"/>
                <w:szCs w:val="16"/>
              </w:rPr>
            </w:pPr>
            <w:r>
              <w:rPr>
                <w:rFonts w:ascii="Calibri" w:hAnsi="Calibri" w:cs="Calibri"/>
                <w:sz w:val="16"/>
                <w:szCs w:val="16"/>
              </w:rPr>
              <w:t xml:space="preserve">IBM MW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35394200" w14:textId="23263141" w:rsidR="00564024" w:rsidRDefault="00FF3F20">
            <w:pPr>
              <w:spacing w:line="276" w:lineRule="auto"/>
              <w:rPr>
                <w:rFonts w:ascii="Calibri" w:hAnsi="Calibri" w:cs="Calibri"/>
                <w:color w:val="000000"/>
                <w:sz w:val="16"/>
                <w:szCs w:val="16"/>
              </w:rPr>
            </w:pPr>
            <w:r>
              <w:rPr>
                <w:rFonts w:ascii="Calibri" w:hAnsi="Calibri" w:cs="Calibri"/>
                <w:color w:val="000000"/>
                <w:sz w:val="16"/>
                <w:szCs w:val="16"/>
              </w:rPr>
              <w:t>Aggregator</w:t>
            </w:r>
            <w:r w:rsidR="00564024">
              <w:rPr>
                <w:rFonts w:ascii="Calibri" w:hAnsi="Calibri" w:cs="Calibri"/>
                <w:color w:val="000000"/>
                <w:sz w:val="16"/>
                <w:szCs w:val="16"/>
              </w:rPr>
              <w:t xml:space="preserve">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70A5D8A2" w14:textId="77777777"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Newgen </w:t>
            </w:r>
          </w:p>
        </w:tc>
      </w:tr>
      <w:tr w:rsidR="00564024" w14:paraId="5E8FFEFA" w14:textId="77777777" w:rsidTr="00260C83">
        <w:trPr>
          <w:trHeight w:val="1700"/>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321A7EE" w14:textId="77777777" w:rsidR="00564024" w:rsidRDefault="00564024">
            <w:pPr>
              <w:spacing w:line="276" w:lineRule="auto"/>
              <w:jc w:val="center"/>
              <w:rPr>
                <w:rFonts w:ascii="Calibri" w:hAnsi="Calibri" w:cs="Calibri"/>
                <w:sz w:val="16"/>
                <w:szCs w:val="16"/>
              </w:rPr>
            </w:pPr>
            <w:r>
              <w:rPr>
                <w:rFonts w:ascii="Calibri" w:hAnsi="Calibri" w:cs="Calibri"/>
                <w:sz w:val="16"/>
                <w:szCs w:val="16"/>
              </w:rPr>
              <w:t xml:space="preserve">6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6D345A02" w14:textId="77777777" w:rsidR="00564024" w:rsidRDefault="00564024">
            <w:pPr>
              <w:spacing w:line="276" w:lineRule="auto"/>
              <w:rPr>
                <w:rFonts w:ascii="Calibri" w:hAnsi="Calibri" w:cs="Calibri"/>
                <w:sz w:val="16"/>
                <w:szCs w:val="16"/>
              </w:rPr>
            </w:pPr>
            <w:r>
              <w:rPr>
                <w:rFonts w:ascii="Calibri" w:hAnsi="Calibri" w:cs="Calibri"/>
                <w:sz w:val="16"/>
                <w:szCs w:val="16"/>
              </w:rPr>
              <w:t xml:space="preserve">Facility details which are active in Emkan (Not migrated to T24)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0C6DE502" w14:textId="77777777" w:rsidR="00564024" w:rsidRDefault="00564024">
            <w:pPr>
              <w:spacing w:line="276" w:lineRule="auto"/>
              <w:rPr>
                <w:rFonts w:ascii="Calibri" w:hAnsi="Calibri" w:cs="Calibri"/>
                <w:sz w:val="16"/>
                <w:szCs w:val="16"/>
              </w:rPr>
            </w:pPr>
            <w:r>
              <w:rPr>
                <w:rFonts w:ascii="Calibri" w:hAnsi="Calibri" w:cs="Calibri"/>
                <w:sz w:val="16"/>
                <w:szCs w:val="16"/>
              </w:rPr>
              <w:t xml:space="preserve">Get Existing Facility_Kastel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6EF72EF4" w14:textId="77777777" w:rsidR="00564024" w:rsidRDefault="00564024">
            <w:pPr>
              <w:spacing w:line="276" w:lineRule="auto"/>
              <w:rPr>
                <w:rFonts w:ascii="Calibri" w:hAnsi="Calibri" w:cs="Calibri"/>
                <w:sz w:val="16"/>
                <w:szCs w:val="16"/>
              </w:rPr>
            </w:pPr>
            <w:r>
              <w:rPr>
                <w:rFonts w:ascii="Calibri" w:hAnsi="Calibri" w:cs="Calibri"/>
                <w:sz w:val="16"/>
                <w:szCs w:val="16"/>
              </w:rPr>
              <w:t xml:space="preserve">Newgen/ESB/KastelCore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1BD12D72" w14:textId="77777777" w:rsidR="00564024" w:rsidRDefault="00564024">
            <w:pPr>
              <w:spacing w:line="276" w:lineRule="auto"/>
              <w:rPr>
                <w:rFonts w:ascii="Calibri" w:hAnsi="Calibri" w:cs="Calibri"/>
                <w:sz w:val="16"/>
                <w:szCs w:val="16"/>
              </w:rPr>
            </w:pPr>
            <w:r>
              <w:rPr>
                <w:rFonts w:ascii="Calibri" w:hAnsi="Calibri" w:cs="Calibri"/>
                <w:sz w:val="16"/>
                <w:szCs w:val="16"/>
              </w:rPr>
              <w:t xml:space="preserve">IBM MW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42C929FB" w14:textId="23F289D4" w:rsidR="00564024" w:rsidRDefault="00FF3F20">
            <w:pPr>
              <w:spacing w:line="276" w:lineRule="auto"/>
              <w:rPr>
                <w:rFonts w:ascii="Calibri" w:hAnsi="Calibri" w:cs="Calibri"/>
                <w:color w:val="000000"/>
                <w:sz w:val="16"/>
                <w:szCs w:val="16"/>
              </w:rPr>
            </w:pPr>
            <w:r>
              <w:rPr>
                <w:rFonts w:ascii="Calibri" w:hAnsi="Calibri" w:cs="Calibri"/>
                <w:color w:val="000000"/>
                <w:sz w:val="16"/>
                <w:szCs w:val="16"/>
              </w:rPr>
              <w:t>Aggregator</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3A5C6B89" w14:textId="77777777"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Newgen </w:t>
            </w:r>
          </w:p>
        </w:tc>
      </w:tr>
      <w:tr w:rsidR="00564024" w14:paraId="78B88FE4" w14:textId="77777777" w:rsidTr="00260C83">
        <w:trPr>
          <w:trHeight w:val="1700"/>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535A857" w14:textId="77777777" w:rsidR="00564024" w:rsidRDefault="00564024">
            <w:pPr>
              <w:spacing w:line="276" w:lineRule="auto"/>
              <w:jc w:val="center"/>
              <w:rPr>
                <w:rFonts w:ascii="Calibri" w:hAnsi="Calibri" w:cs="Calibri"/>
                <w:sz w:val="16"/>
                <w:szCs w:val="16"/>
              </w:rPr>
            </w:pPr>
            <w:r>
              <w:rPr>
                <w:rFonts w:ascii="Calibri" w:hAnsi="Calibri" w:cs="Calibri"/>
                <w:sz w:val="16"/>
                <w:szCs w:val="16"/>
              </w:rPr>
              <w:t xml:space="preserve">7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0688048D" w14:textId="77777777" w:rsidR="00564024" w:rsidRDefault="00564024">
            <w:pPr>
              <w:spacing w:line="276" w:lineRule="auto"/>
              <w:rPr>
                <w:rFonts w:ascii="Calibri" w:hAnsi="Calibri" w:cs="Calibri"/>
                <w:sz w:val="16"/>
                <w:szCs w:val="16"/>
              </w:rPr>
            </w:pPr>
            <w:r>
              <w:rPr>
                <w:rFonts w:ascii="Calibri" w:hAnsi="Calibri" w:cs="Calibri"/>
                <w:sz w:val="16"/>
                <w:szCs w:val="16"/>
              </w:rPr>
              <w:t xml:space="preserve">Decision from rule engine to accept application or reject  based on critiria not matched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2B233AC3" w14:textId="77777777" w:rsidR="00564024" w:rsidRDefault="00564024">
            <w:pPr>
              <w:spacing w:line="276" w:lineRule="auto"/>
              <w:rPr>
                <w:rFonts w:ascii="Calibri" w:hAnsi="Calibri" w:cs="Calibri"/>
                <w:sz w:val="16"/>
                <w:szCs w:val="16"/>
              </w:rPr>
            </w:pPr>
            <w:r>
              <w:rPr>
                <w:rFonts w:ascii="Calibri" w:hAnsi="Calibri" w:cs="Calibri"/>
                <w:sz w:val="16"/>
                <w:szCs w:val="16"/>
              </w:rPr>
              <w:t xml:space="preserve">Trigger Emkan rule engine for Application cooling period check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019224C2" w14:textId="77777777" w:rsidR="00564024" w:rsidRDefault="00564024">
            <w:pPr>
              <w:spacing w:line="276" w:lineRule="auto"/>
              <w:rPr>
                <w:rFonts w:ascii="Calibri" w:hAnsi="Calibri" w:cs="Calibri"/>
                <w:sz w:val="16"/>
                <w:szCs w:val="16"/>
              </w:rPr>
            </w:pPr>
            <w:r>
              <w:rPr>
                <w:rFonts w:ascii="Calibri" w:hAnsi="Calibri" w:cs="Calibri"/>
                <w:sz w:val="16"/>
                <w:szCs w:val="16"/>
              </w:rPr>
              <w:t xml:space="preserve">Newgen/ESB/EmkanRuleEngine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5E98D8C0" w14:textId="77777777" w:rsidR="00564024" w:rsidRDefault="00564024">
            <w:pPr>
              <w:spacing w:line="276" w:lineRule="auto"/>
              <w:rPr>
                <w:rFonts w:ascii="Calibri" w:hAnsi="Calibri" w:cs="Calibri"/>
                <w:sz w:val="16"/>
                <w:szCs w:val="16"/>
              </w:rPr>
            </w:pPr>
            <w:r>
              <w:rPr>
                <w:rFonts w:ascii="Calibri" w:hAnsi="Calibri" w:cs="Calibri"/>
                <w:sz w:val="16"/>
                <w:szCs w:val="16"/>
              </w:rPr>
              <w:t xml:space="preserve">IBM MW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28C03962" w14:textId="150B6C8B" w:rsidR="00564024" w:rsidRDefault="00FF3F20">
            <w:pPr>
              <w:spacing w:line="276" w:lineRule="auto"/>
              <w:rPr>
                <w:rFonts w:ascii="Calibri" w:hAnsi="Calibri" w:cs="Calibri"/>
                <w:color w:val="000000"/>
                <w:sz w:val="16"/>
                <w:szCs w:val="16"/>
              </w:rPr>
            </w:pPr>
            <w:r>
              <w:rPr>
                <w:rFonts w:ascii="Calibri" w:hAnsi="Calibri" w:cs="Calibri"/>
                <w:color w:val="000000"/>
                <w:sz w:val="16"/>
                <w:szCs w:val="16"/>
              </w:rPr>
              <w:t>Aggregator</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71663EAA" w14:textId="77777777"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Newgen </w:t>
            </w:r>
          </w:p>
        </w:tc>
      </w:tr>
      <w:tr w:rsidR="00564024" w14:paraId="525D10F8" w14:textId="77777777" w:rsidTr="00260C83">
        <w:trPr>
          <w:trHeight w:val="1700"/>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B75224D" w14:textId="77777777" w:rsidR="00564024" w:rsidRDefault="00564024">
            <w:pPr>
              <w:spacing w:line="276" w:lineRule="auto"/>
              <w:jc w:val="center"/>
              <w:rPr>
                <w:rFonts w:ascii="Calibri" w:hAnsi="Calibri" w:cs="Calibri"/>
                <w:sz w:val="16"/>
                <w:szCs w:val="16"/>
              </w:rPr>
            </w:pPr>
            <w:r>
              <w:rPr>
                <w:rFonts w:ascii="Calibri" w:hAnsi="Calibri" w:cs="Calibri"/>
                <w:sz w:val="16"/>
                <w:szCs w:val="16"/>
              </w:rPr>
              <w:lastRenderedPageBreak/>
              <w:t xml:space="preserve">8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37B1C335" w14:textId="77777777" w:rsidR="00564024" w:rsidRDefault="00564024">
            <w:pPr>
              <w:spacing w:line="276" w:lineRule="auto"/>
              <w:rPr>
                <w:rFonts w:ascii="Calibri" w:hAnsi="Calibri" w:cs="Calibri"/>
                <w:sz w:val="16"/>
                <w:szCs w:val="16"/>
              </w:rPr>
            </w:pPr>
            <w:r>
              <w:rPr>
                <w:rFonts w:ascii="Calibri" w:hAnsi="Calibri" w:cs="Calibri"/>
                <w:sz w:val="16"/>
                <w:szCs w:val="16"/>
              </w:rPr>
              <w:t xml:space="preserve">Decision from rule engine to accept application or reject  based on critiria not matched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399A9CEC" w14:textId="77777777" w:rsidR="00564024" w:rsidRDefault="00564024">
            <w:pPr>
              <w:spacing w:line="276" w:lineRule="auto"/>
              <w:rPr>
                <w:rFonts w:ascii="Calibri" w:hAnsi="Calibri" w:cs="Calibri"/>
                <w:sz w:val="16"/>
                <w:szCs w:val="16"/>
              </w:rPr>
            </w:pPr>
            <w:r>
              <w:rPr>
                <w:rFonts w:ascii="Calibri" w:hAnsi="Calibri" w:cs="Calibri"/>
                <w:sz w:val="16"/>
                <w:szCs w:val="16"/>
              </w:rPr>
              <w:t xml:space="preserve">Trigger Emkan rule engine for Loan Eligibility check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7B82ED50" w14:textId="77777777" w:rsidR="00564024" w:rsidRDefault="00564024">
            <w:pPr>
              <w:spacing w:line="276" w:lineRule="auto"/>
              <w:rPr>
                <w:rFonts w:ascii="Calibri" w:hAnsi="Calibri" w:cs="Calibri"/>
                <w:sz w:val="16"/>
                <w:szCs w:val="16"/>
              </w:rPr>
            </w:pPr>
            <w:r>
              <w:rPr>
                <w:rFonts w:ascii="Calibri" w:hAnsi="Calibri" w:cs="Calibri"/>
                <w:sz w:val="16"/>
                <w:szCs w:val="16"/>
              </w:rPr>
              <w:t xml:space="preserve">Newgen/ESB/EmkanRuleEngine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68D6FF42" w14:textId="77777777" w:rsidR="00564024" w:rsidRDefault="00564024">
            <w:pPr>
              <w:spacing w:line="276" w:lineRule="auto"/>
              <w:rPr>
                <w:rFonts w:ascii="Calibri" w:hAnsi="Calibri" w:cs="Calibri"/>
                <w:sz w:val="16"/>
                <w:szCs w:val="16"/>
              </w:rPr>
            </w:pPr>
            <w:r>
              <w:rPr>
                <w:rFonts w:ascii="Calibri" w:hAnsi="Calibri" w:cs="Calibri"/>
                <w:sz w:val="16"/>
                <w:szCs w:val="16"/>
              </w:rPr>
              <w:t xml:space="preserve">IBM MW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1B0B8815" w14:textId="77D36800" w:rsidR="00564024" w:rsidRDefault="00FF3F20">
            <w:pPr>
              <w:spacing w:line="276" w:lineRule="auto"/>
              <w:rPr>
                <w:rFonts w:ascii="Calibri" w:hAnsi="Calibri" w:cs="Calibri"/>
                <w:color w:val="000000"/>
                <w:sz w:val="16"/>
                <w:szCs w:val="16"/>
              </w:rPr>
            </w:pPr>
            <w:r>
              <w:rPr>
                <w:rFonts w:ascii="Calibri" w:hAnsi="Calibri" w:cs="Calibri"/>
                <w:color w:val="000000"/>
                <w:sz w:val="16"/>
                <w:szCs w:val="16"/>
              </w:rPr>
              <w:t>Aggregator</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24703FD5" w14:textId="77777777"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Newgen </w:t>
            </w:r>
          </w:p>
        </w:tc>
      </w:tr>
      <w:tr w:rsidR="00564024" w14:paraId="0AB983B6" w14:textId="77777777" w:rsidTr="00260C83">
        <w:trPr>
          <w:trHeight w:val="1700"/>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760D9C7" w14:textId="77777777" w:rsidR="00564024" w:rsidRDefault="00564024">
            <w:pPr>
              <w:spacing w:line="276" w:lineRule="auto"/>
              <w:jc w:val="center"/>
              <w:rPr>
                <w:rFonts w:ascii="Calibri" w:hAnsi="Calibri" w:cs="Calibri"/>
                <w:sz w:val="16"/>
                <w:szCs w:val="16"/>
              </w:rPr>
            </w:pPr>
            <w:r>
              <w:rPr>
                <w:rFonts w:ascii="Calibri" w:hAnsi="Calibri" w:cs="Calibri"/>
                <w:sz w:val="16"/>
                <w:szCs w:val="16"/>
              </w:rPr>
              <w:t xml:space="preserve">9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398F7F69" w14:textId="77777777"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Mobile Number verification via OTP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5117A9FF" w14:textId="77777777"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OTP_Validation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13E18716" w14:textId="77777777" w:rsidR="00564024" w:rsidRDefault="00564024">
            <w:pPr>
              <w:spacing w:line="276" w:lineRule="auto"/>
              <w:rPr>
                <w:rFonts w:ascii="Calibri" w:hAnsi="Calibri" w:cs="Calibri"/>
                <w:sz w:val="16"/>
                <w:szCs w:val="16"/>
              </w:rPr>
            </w:pPr>
            <w:r>
              <w:rPr>
                <w:rFonts w:ascii="Calibri" w:hAnsi="Calibri" w:cs="Calibri"/>
                <w:sz w:val="16"/>
                <w:szCs w:val="16"/>
              </w:rPr>
              <w:t xml:space="preserve">Newgen/ESB/Nafaz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4E081C9A" w14:textId="77777777" w:rsidR="00564024" w:rsidRDefault="00564024">
            <w:pPr>
              <w:spacing w:line="276" w:lineRule="auto"/>
              <w:rPr>
                <w:rFonts w:ascii="Calibri" w:hAnsi="Calibri" w:cs="Calibri"/>
                <w:sz w:val="16"/>
                <w:szCs w:val="16"/>
              </w:rPr>
            </w:pPr>
            <w:r>
              <w:rPr>
                <w:rFonts w:ascii="Calibri" w:hAnsi="Calibri" w:cs="Calibri"/>
                <w:sz w:val="16"/>
                <w:szCs w:val="16"/>
              </w:rPr>
              <w:t xml:space="preserve">IBM MW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283E0FF8" w14:textId="77777777"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Nafaz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6FF776A1" w14:textId="77777777"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Newgen </w:t>
            </w:r>
          </w:p>
        </w:tc>
      </w:tr>
      <w:tr w:rsidR="00564024" w14:paraId="3DC74B05" w14:textId="77777777" w:rsidTr="00260C83">
        <w:trPr>
          <w:trHeight w:val="1700"/>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9FE8223" w14:textId="77777777" w:rsidR="00564024" w:rsidRDefault="00564024">
            <w:pPr>
              <w:spacing w:line="276" w:lineRule="auto"/>
              <w:jc w:val="center"/>
              <w:rPr>
                <w:rFonts w:ascii="Calibri" w:hAnsi="Calibri" w:cs="Calibri"/>
                <w:sz w:val="16"/>
                <w:szCs w:val="16"/>
              </w:rPr>
            </w:pPr>
            <w:r>
              <w:rPr>
                <w:rFonts w:ascii="Calibri" w:hAnsi="Calibri" w:cs="Calibri"/>
                <w:sz w:val="16"/>
                <w:szCs w:val="16"/>
              </w:rPr>
              <w:t xml:space="preserve">10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03D321DB" w14:textId="77777777"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Name screening/KYC check for customer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55C67752" w14:textId="77777777"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KYC_Name_Screening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39DC5770" w14:textId="77777777" w:rsidR="00564024" w:rsidRDefault="00564024">
            <w:pPr>
              <w:spacing w:line="276" w:lineRule="auto"/>
              <w:rPr>
                <w:rFonts w:ascii="Calibri" w:hAnsi="Calibri" w:cs="Calibri"/>
                <w:sz w:val="16"/>
                <w:szCs w:val="16"/>
              </w:rPr>
            </w:pPr>
            <w:r>
              <w:rPr>
                <w:rFonts w:ascii="Calibri" w:hAnsi="Calibri" w:cs="Calibri"/>
                <w:sz w:val="16"/>
                <w:szCs w:val="16"/>
              </w:rPr>
              <w:t xml:space="preserve">Newgen/ESB/ENME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55132493" w14:textId="77777777" w:rsidR="00564024" w:rsidRDefault="00564024">
            <w:pPr>
              <w:spacing w:line="276" w:lineRule="auto"/>
              <w:rPr>
                <w:rFonts w:ascii="Calibri" w:hAnsi="Calibri" w:cs="Calibri"/>
                <w:sz w:val="16"/>
                <w:szCs w:val="16"/>
              </w:rPr>
            </w:pPr>
            <w:r>
              <w:rPr>
                <w:rFonts w:ascii="Calibri" w:hAnsi="Calibri" w:cs="Calibri"/>
                <w:sz w:val="16"/>
                <w:szCs w:val="16"/>
              </w:rPr>
              <w:t xml:space="preserve">IBM MW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5A6F00C7" w14:textId="77777777"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ENME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6F7DC947" w14:textId="77777777"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Newgen </w:t>
            </w:r>
          </w:p>
        </w:tc>
      </w:tr>
      <w:tr w:rsidR="00564024" w14:paraId="0F3CCAB7" w14:textId="77777777" w:rsidTr="00260C83">
        <w:trPr>
          <w:trHeight w:val="1700"/>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195D031" w14:textId="77777777" w:rsidR="00564024" w:rsidRDefault="00564024">
            <w:pPr>
              <w:spacing w:line="276" w:lineRule="auto"/>
              <w:jc w:val="center"/>
              <w:rPr>
                <w:rFonts w:ascii="Calibri" w:hAnsi="Calibri" w:cs="Calibri"/>
                <w:sz w:val="16"/>
                <w:szCs w:val="16"/>
              </w:rPr>
            </w:pPr>
            <w:r>
              <w:rPr>
                <w:rFonts w:ascii="Calibri" w:hAnsi="Calibri" w:cs="Calibri"/>
                <w:sz w:val="16"/>
                <w:szCs w:val="16"/>
              </w:rPr>
              <w:t xml:space="preserve">11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0B60A552" w14:textId="77777777"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Notify customer with rejection reason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15B2F323" w14:textId="77777777"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Trigger Notification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0D264FF9" w14:textId="77777777" w:rsidR="00564024" w:rsidRDefault="00564024">
            <w:pPr>
              <w:spacing w:line="276" w:lineRule="auto"/>
              <w:rPr>
                <w:rFonts w:ascii="Calibri" w:hAnsi="Calibri" w:cs="Calibri"/>
                <w:sz w:val="16"/>
                <w:szCs w:val="16"/>
              </w:rPr>
            </w:pPr>
            <w:r>
              <w:rPr>
                <w:rFonts w:ascii="Calibri" w:hAnsi="Calibri" w:cs="Calibri"/>
                <w:sz w:val="16"/>
                <w:szCs w:val="16"/>
              </w:rPr>
              <w:t xml:space="preserve">Newgen/ESB/Notification_engine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11D6B729" w14:textId="77777777" w:rsidR="00564024" w:rsidRDefault="00564024">
            <w:pPr>
              <w:spacing w:line="276" w:lineRule="auto"/>
              <w:rPr>
                <w:rFonts w:ascii="Calibri" w:hAnsi="Calibri" w:cs="Calibri"/>
                <w:sz w:val="16"/>
                <w:szCs w:val="16"/>
              </w:rPr>
            </w:pPr>
            <w:r>
              <w:rPr>
                <w:rFonts w:ascii="Calibri" w:hAnsi="Calibri" w:cs="Calibri"/>
                <w:sz w:val="16"/>
                <w:szCs w:val="16"/>
              </w:rPr>
              <w:t xml:space="preserve">IBM MW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753D601B" w14:textId="77777777"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Notification Engine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4E9CDF33" w14:textId="77777777"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Newgen </w:t>
            </w:r>
          </w:p>
        </w:tc>
      </w:tr>
      <w:tr w:rsidR="00564024" w14:paraId="526DA9EC" w14:textId="77777777" w:rsidTr="00260C83">
        <w:trPr>
          <w:trHeight w:val="1700"/>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A398A46" w14:textId="77777777" w:rsidR="00564024" w:rsidRPr="002869EE" w:rsidRDefault="00564024">
            <w:pPr>
              <w:spacing w:line="276" w:lineRule="auto"/>
              <w:jc w:val="center"/>
              <w:rPr>
                <w:rFonts w:ascii="Calibri" w:hAnsi="Calibri" w:cs="Calibri"/>
                <w:strike/>
                <w:sz w:val="16"/>
                <w:szCs w:val="16"/>
              </w:rPr>
            </w:pPr>
            <w:r w:rsidRPr="002869EE">
              <w:rPr>
                <w:rFonts w:ascii="Calibri" w:hAnsi="Calibri" w:cs="Calibri"/>
                <w:strike/>
                <w:sz w:val="16"/>
                <w:szCs w:val="16"/>
              </w:rPr>
              <w:t xml:space="preserve">12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7C7A7751" w14:textId="77777777" w:rsidR="00564024" w:rsidRPr="002869EE" w:rsidRDefault="00564024">
            <w:pPr>
              <w:spacing w:line="276" w:lineRule="auto"/>
              <w:rPr>
                <w:rFonts w:ascii="Calibri" w:hAnsi="Calibri" w:cs="Calibri"/>
                <w:strike/>
                <w:sz w:val="16"/>
                <w:szCs w:val="16"/>
              </w:rPr>
            </w:pPr>
            <w:r w:rsidRPr="002869EE">
              <w:rPr>
                <w:rFonts w:ascii="Calibri" w:hAnsi="Calibri" w:cs="Calibri"/>
                <w:strike/>
                <w:sz w:val="16"/>
                <w:szCs w:val="16"/>
              </w:rPr>
              <w:t xml:space="preserve">Personal details filled by applicant on mobile application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0140611B" w14:textId="77777777" w:rsidR="00564024" w:rsidRPr="002869EE" w:rsidRDefault="00564024">
            <w:pPr>
              <w:spacing w:line="276" w:lineRule="auto"/>
              <w:rPr>
                <w:rFonts w:ascii="Calibri" w:hAnsi="Calibri" w:cs="Calibri"/>
                <w:strike/>
                <w:color w:val="000000"/>
                <w:sz w:val="16"/>
                <w:szCs w:val="16"/>
              </w:rPr>
            </w:pPr>
            <w:r w:rsidRPr="002869EE">
              <w:rPr>
                <w:rFonts w:ascii="Calibri" w:hAnsi="Calibri" w:cs="Calibri"/>
                <w:strike/>
                <w:color w:val="000000"/>
                <w:sz w:val="16"/>
                <w:szCs w:val="16"/>
              </w:rPr>
              <w:t xml:space="preserve">Get personal Details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1DD9F3E5" w14:textId="77777777" w:rsidR="00564024" w:rsidRPr="002869EE" w:rsidRDefault="00564024">
            <w:pPr>
              <w:spacing w:line="276" w:lineRule="auto"/>
              <w:rPr>
                <w:rFonts w:ascii="Calibri" w:hAnsi="Calibri" w:cs="Calibri"/>
                <w:strike/>
                <w:sz w:val="16"/>
                <w:szCs w:val="16"/>
              </w:rPr>
            </w:pPr>
            <w:r w:rsidRPr="002869EE">
              <w:rPr>
                <w:rFonts w:ascii="Calibri" w:hAnsi="Calibri" w:cs="Calibri"/>
                <w:strike/>
                <w:sz w:val="16"/>
                <w:szCs w:val="16"/>
              </w:rPr>
              <w:t xml:space="preserve">Newgen/ESB/Mobile App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4D6E5CAD" w14:textId="77777777" w:rsidR="00564024" w:rsidRPr="002869EE" w:rsidRDefault="00564024">
            <w:pPr>
              <w:spacing w:line="276" w:lineRule="auto"/>
              <w:rPr>
                <w:rFonts w:ascii="Calibri" w:hAnsi="Calibri" w:cs="Calibri"/>
                <w:strike/>
                <w:sz w:val="16"/>
                <w:szCs w:val="16"/>
              </w:rPr>
            </w:pPr>
            <w:r w:rsidRPr="002869EE">
              <w:rPr>
                <w:rFonts w:ascii="Calibri" w:hAnsi="Calibri" w:cs="Calibri"/>
                <w:strike/>
                <w:sz w:val="16"/>
                <w:szCs w:val="16"/>
              </w:rPr>
              <w:t xml:space="preserve">IBM MW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1DE63EF1" w14:textId="77777777" w:rsidR="00564024" w:rsidRPr="002869EE" w:rsidRDefault="00564024">
            <w:pPr>
              <w:spacing w:line="276" w:lineRule="auto"/>
              <w:rPr>
                <w:rFonts w:ascii="Calibri" w:hAnsi="Calibri" w:cs="Calibri"/>
                <w:strike/>
                <w:color w:val="000000"/>
                <w:sz w:val="16"/>
                <w:szCs w:val="16"/>
              </w:rPr>
            </w:pPr>
            <w:r w:rsidRPr="002869EE">
              <w:rPr>
                <w:rFonts w:ascii="Calibri" w:hAnsi="Calibri" w:cs="Calibri"/>
                <w:strike/>
                <w:color w:val="000000"/>
                <w:sz w:val="16"/>
                <w:szCs w:val="16"/>
              </w:rPr>
              <w:t xml:space="preserve">Newgen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25095681" w14:textId="77777777" w:rsidR="00564024" w:rsidRPr="002869EE" w:rsidRDefault="00564024">
            <w:pPr>
              <w:spacing w:line="276" w:lineRule="auto"/>
              <w:rPr>
                <w:rFonts w:ascii="Calibri" w:hAnsi="Calibri" w:cs="Calibri"/>
                <w:strike/>
                <w:color w:val="000000"/>
                <w:sz w:val="16"/>
                <w:szCs w:val="16"/>
              </w:rPr>
            </w:pPr>
            <w:r w:rsidRPr="002869EE">
              <w:rPr>
                <w:rFonts w:ascii="Calibri" w:hAnsi="Calibri" w:cs="Calibri"/>
                <w:strike/>
                <w:color w:val="000000"/>
                <w:sz w:val="16"/>
                <w:szCs w:val="16"/>
              </w:rPr>
              <w:t xml:space="preserve">Mobile </w:t>
            </w:r>
          </w:p>
        </w:tc>
      </w:tr>
      <w:tr w:rsidR="00564024" w14:paraId="35C9897B" w14:textId="77777777" w:rsidTr="00260C83">
        <w:trPr>
          <w:trHeight w:val="1700"/>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41C9754" w14:textId="77777777" w:rsidR="00564024" w:rsidRDefault="00564024">
            <w:pPr>
              <w:spacing w:line="276" w:lineRule="auto"/>
              <w:jc w:val="center"/>
              <w:rPr>
                <w:rFonts w:ascii="Calibri" w:hAnsi="Calibri" w:cs="Calibri"/>
                <w:sz w:val="16"/>
                <w:szCs w:val="16"/>
              </w:rPr>
            </w:pPr>
            <w:r>
              <w:rPr>
                <w:rFonts w:ascii="Calibri" w:hAnsi="Calibri" w:cs="Calibri"/>
                <w:sz w:val="16"/>
                <w:szCs w:val="16"/>
              </w:rPr>
              <w:t xml:space="preserve">13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67E64E20" w14:textId="77777777" w:rsidR="00564024" w:rsidRDefault="00564024">
            <w:pPr>
              <w:spacing w:line="276" w:lineRule="auto"/>
              <w:rPr>
                <w:rFonts w:ascii="Calibri" w:hAnsi="Calibri" w:cs="Calibri"/>
                <w:sz w:val="16"/>
                <w:szCs w:val="16"/>
              </w:rPr>
            </w:pPr>
            <w:r>
              <w:rPr>
                <w:rFonts w:ascii="Calibri" w:hAnsi="Calibri" w:cs="Calibri"/>
                <w:sz w:val="16"/>
                <w:szCs w:val="16"/>
              </w:rPr>
              <w:t xml:space="preserve">Decision from rule engine to accept application or reject  based on critiria not matched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09500EF3" w14:textId="77777777" w:rsidR="00564024" w:rsidRDefault="00564024">
            <w:pPr>
              <w:spacing w:line="276" w:lineRule="auto"/>
              <w:rPr>
                <w:rFonts w:ascii="Calibri" w:hAnsi="Calibri" w:cs="Calibri"/>
                <w:sz w:val="16"/>
                <w:szCs w:val="16"/>
              </w:rPr>
            </w:pPr>
            <w:r>
              <w:rPr>
                <w:rFonts w:ascii="Calibri" w:hAnsi="Calibri" w:cs="Calibri"/>
                <w:sz w:val="16"/>
                <w:szCs w:val="16"/>
              </w:rPr>
              <w:t xml:space="preserve">Trigger Emkan rule engine for Customer Eligibility check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5F5A3447" w14:textId="77777777" w:rsidR="00564024" w:rsidRDefault="00564024">
            <w:pPr>
              <w:spacing w:line="276" w:lineRule="auto"/>
              <w:rPr>
                <w:rFonts w:ascii="Calibri" w:hAnsi="Calibri" w:cs="Calibri"/>
                <w:sz w:val="16"/>
                <w:szCs w:val="16"/>
              </w:rPr>
            </w:pPr>
            <w:r>
              <w:rPr>
                <w:rFonts w:ascii="Calibri" w:hAnsi="Calibri" w:cs="Calibri"/>
                <w:sz w:val="16"/>
                <w:szCs w:val="16"/>
              </w:rPr>
              <w:t xml:space="preserve">Newgen/ESB/EmkanRuleEngine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229463E2" w14:textId="77777777" w:rsidR="00564024" w:rsidRDefault="00564024">
            <w:pPr>
              <w:spacing w:line="276" w:lineRule="auto"/>
              <w:rPr>
                <w:rFonts w:ascii="Calibri" w:hAnsi="Calibri" w:cs="Calibri"/>
                <w:sz w:val="16"/>
                <w:szCs w:val="16"/>
              </w:rPr>
            </w:pPr>
            <w:r>
              <w:rPr>
                <w:rFonts w:ascii="Calibri" w:hAnsi="Calibri" w:cs="Calibri"/>
                <w:sz w:val="16"/>
                <w:szCs w:val="16"/>
              </w:rPr>
              <w:t xml:space="preserve">IBM MW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31C891A5" w14:textId="76835E03" w:rsidR="00564024" w:rsidRDefault="000B0233">
            <w:pPr>
              <w:spacing w:line="276" w:lineRule="auto"/>
              <w:rPr>
                <w:rFonts w:ascii="Calibri" w:hAnsi="Calibri" w:cs="Calibri"/>
                <w:color w:val="000000"/>
                <w:sz w:val="16"/>
                <w:szCs w:val="16"/>
              </w:rPr>
            </w:pPr>
            <w:r>
              <w:rPr>
                <w:rFonts w:ascii="Calibri" w:hAnsi="Calibri" w:cs="Calibri"/>
                <w:color w:val="000000"/>
                <w:sz w:val="16"/>
                <w:szCs w:val="16"/>
              </w:rPr>
              <w:t>Aggregator</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768837C9" w14:textId="77777777"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Newgen </w:t>
            </w:r>
          </w:p>
        </w:tc>
      </w:tr>
      <w:tr w:rsidR="00564024" w14:paraId="221E9A4E" w14:textId="77777777" w:rsidTr="00260C83">
        <w:trPr>
          <w:trHeight w:val="1700"/>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FAC11CC" w14:textId="77777777" w:rsidR="00564024" w:rsidRDefault="00564024">
            <w:pPr>
              <w:spacing w:line="276" w:lineRule="auto"/>
              <w:jc w:val="center"/>
              <w:rPr>
                <w:rFonts w:ascii="Calibri" w:hAnsi="Calibri" w:cs="Calibri"/>
                <w:sz w:val="16"/>
                <w:szCs w:val="16"/>
              </w:rPr>
            </w:pPr>
            <w:r>
              <w:rPr>
                <w:rFonts w:ascii="Calibri" w:hAnsi="Calibri" w:cs="Calibri"/>
                <w:sz w:val="16"/>
                <w:szCs w:val="16"/>
              </w:rPr>
              <w:t xml:space="preserve">14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573377FB" w14:textId="77777777"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Validate Account details from Saudi Payment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6C8EACDA" w14:textId="77777777"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Validate account details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388A0AC7" w14:textId="77777777" w:rsidR="00564024" w:rsidRDefault="00564024">
            <w:pPr>
              <w:spacing w:line="276" w:lineRule="auto"/>
              <w:rPr>
                <w:rFonts w:ascii="Calibri" w:hAnsi="Calibri" w:cs="Calibri"/>
                <w:sz w:val="16"/>
                <w:szCs w:val="16"/>
              </w:rPr>
            </w:pPr>
            <w:r>
              <w:rPr>
                <w:rFonts w:ascii="Calibri" w:hAnsi="Calibri" w:cs="Calibri"/>
                <w:sz w:val="16"/>
                <w:szCs w:val="16"/>
              </w:rPr>
              <w:t xml:space="preserve">Newgen/ESB/SaudiPayment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22CC3735" w14:textId="77777777" w:rsidR="00564024" w:rsidRDefault="00564024">
            <w:pPr>
              <w:spacing w:line="276" w:lineRule="auto"/>
              <w:rPr>
                <w:rFonts w:ascii="Calibri" w:hAnsi="Calibri" w:cs="Calibri"/>
                <w:sz w:val="16"/>
                <w:szCs w:val="16"/>
              </w:rPr>
            </w:pPr>
            <w:r>
              <w:rPr>
                <w:rFonts w:ascii="Calibri" w:hAnsi="Calibri" w:cs="Calibri"/>
                <w:sz w:val="16"/>
                <w:szCs w:val="16"/>
              </w:rPr>
              <w:t xml:space="preserve">IBM MW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0F6EA79A" w14:textId="77777777"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Saudi Payment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23206D07" w14:textId="77777777"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Newgen </w:t>
            </w:r>
          </w:p>
        </w:tc>
      </w:tr>
      <w:tr w:rsidR="00564024" w14:paraId="39479F04" w14:textId="77777777" w:rsidTr="00260C83">
        <w:trPr>
          <w:trHeight w:val="1700"/>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B1261BB" w14:textId="77777777" w:rsidR="00564024" w:rsidRDefault="00564024">
            <w:pPr>
              <w:spacing w:line="276" w:lineRule="auto"/>
              <w:jc w:val="center"/>
              <w:rPr>
                <w:rFonts w:ascii="Calibri" w:hAnsi="Calibri" w:cs="Calibri"/>
                <w:sz w:val="16"/>
                <w:szCs w:val="16"/>
              </w:rPr>
            </w:pPr>
            <w:r>
              <w:rPr>
                <w:rFonts w:ascii="Calibri" w:hAnsi="Calibri" w:cs="Calibri"/>
                <w:sz w:val="16"/>
                <w:szCs w:val="16"/>
              </w:rPr>
              <w:t xml:space="preserve">15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5B3BE9AC" w14:textId="77777777"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Decision Engine for Financial Eligibility Check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248041CE" w14:textId="77777777"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Qarar_Decisioning_Engine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676938E7" w14:textId="77777777" w:rsidR="00564024" w:rsidRDefault="00564024">
            <w:pPr>
              <w:spacing w:line="276" w:lineRule="auto"/>
              <w:rPr>
                <w:rFonts w:ascii="Calibri" w:hAnsi="Calibri" w:cs="Calibri"/>
                <w:sz w:val="16"/>
                <w:szCs w:val="16"/>
              </w:rPr>
            </w:pPr>
            <w:r>
              <w:rPr>
                <w:rFonts w:ascii="Calibri" w:hAnsi="Calibri" w:cs="Calibri"/>
                <w:sz w:val="16"/>
                <w:szCs w:val="16"/>
              </w:rPr>
              <w:t xml:space="preserve">Newgen/ESB/Qarar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4AB8D12E" w14:textId="77777777" w:rsidR="00564024" w:rsidRDefault="00564024">
            <w:pPr>
              <w:spacing w:line="276" w:lineRule="auto"/>
              <w:rPr>
                <w:rFonts w:ascii="Calibri" w:hAnsi="Calibri" w:cs="Calibri"/>
                <w:sz w:val="16"/>
                <w:szCs w:val="16"/>
              </w:rPr>
            </w:pPr>
            <w:r>
              <w:rPr>
                <w:rFonts w:ascii="Calibri" w:hAnsi="Calibri" w:cs="Calibri"/>
                <w:sz w:val="16"/>
                <w:szCs w:val="16"/>
              </w:rPr>
              <w:t xml:space="preserve">IBM MW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2F3DB4B1" w14:textId="77777777"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Qarar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6D49C21D" w14:textId="77777777"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Newgen </w:t>
            </w:r>
          </w:p>
        </w:tc>
      </w:tr>
      <w:tr w:rsidR="00564024" w14:paraId="44CC429F" w14:textId="77777777" w:rsidTr="00260C83">
        <w:trPr>
          <w:trHeight w:val="1700"/>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BAC3C11" w14:textId="77777777" w:rsidR="00564024" w:rsidRDefault="00564024">
            <w:pPr>
              <w:spacing w:line="276" w:lineRule="auto"/>
              <w:jc w:val="center"/>
              <w:rPr>
                <w:rFonts w:ascii="Calibri" w:hAnsi="Calibri" w:cs="Calibri"/>
                <w:sz w:val="16"/>
                <w:szCs w:val="16"/>
              </w:rPr>
            </w:pPr>
            <w:r>
              <w:rPr>
                <w:rFonts w:ascii="Calibri" w:hAnsi="Calibri" w:cs="Calibri"/>
                <w:sz w:val="16"/>
                <w:szCs w:val="16"/>
              </w:rPr>
              <w:lastRenderedPageBreak/>
              <w:t xml:space="preserve">16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698902F5" w14:textId="77777777" w:rsidR="00564024" w:rsidRDefault="00564024">
            <w:pPr>
              <w:spacing w:line="276" w:lineRule="auto"/>
              <w:rPr>
                <w:rFonts w:ascii="Calibri" w:hAnsi="Calibri" w:cs="Calibri"/>
                <w:sz w:val="16"/>
                <w:szCs w:val="16"/>
              </w:rPr>
            </w:pPr>
            <w:r>
              <w:rPr>
                <w:rFonts w:ascii="Calibri" w:hAnsi="Calibri" w:cs="Calibri"/>
                <w:sz w:val="16"/>
                <w:szCs w:val="16"/>
              </w:rPr>
              <w:t xml:space="preserve">Get missing mandatory document from customer in Digital journey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48436657" w14:textId="77777777"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Get Mandatory document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5CBA02AD" w14:textId="77777777" w:rsidR="00564024" w:rsidRDefault="00564024">
            <w:pPr>
              <w:spacing w:line="276" w:lineRule="auto"/>
              <w:rPr>
                <w:rFonts w:ascii="Calibri" w:hAnsi="Calibri" w:cs="Calibri"/>
                <w:sz w:val="16"/>
                <w:szCs w:val="16"/>
              </w:rPr>
            </w:pPr>
            <w:r>
              <w:rPr>
                <w:rFonts w:ascii="Calibri" w:hAnsi="Calibri" w:cs="Calibri"/>
                <w:sz w:val="16"/>
                <w:szCs w:val="16"/>
              </w:rPr>
              <w:t xml:space="preserve">Newgen/ESB/Mobile App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67059657" w14:textId="77777777" w:rsidR="00564024" w:rsidRDefault="00564024">
            <w:pPr>
              <w:spacing w:line="276" w:lineRule="auto"/>
              <w:rPr>
                <w:rFonts w:ascii="Calibri" w:hAnsi="Calibri" w:cs="Calibri"/>
                <w:sz w:val="16"/>
                <w:szCs w:val="16"/>
              </w:rPr>
            </w:pPr>
            <w:r>
              <w:rPr>
                <w:rFonts w:ascii="Calibri" w:hAnsi="Calibri" w:cs="Calibri"/>
                <w:sz w:val="16"/>
                <w:szCs w:val="16"/>
              </w:rPr>
              <w:t xml:space="preserve">IBM MW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5C656C3C" w14:textId="77777777"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Newgen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39F61177" w14:textId="77777777"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Mobile </w:t>
            </w:r>
          </w:p>
        </w:tc>
      </w:tr>
      <w:tr w:rsidR="00564024" w14:paraId="600C0020" w14:textId="77777777" w:rsidTr="00260C83">
        <w:trPr>
          <w:trHeight w:val="1700"/>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6B249EAF" w14:textId="77777777" w:rsidR="00564024" w:rsidRDefault="00564024">
            <w:pPr>
              <w:spacing w:line="276" w:lineRule="auto"/>
              <w:jc w:val="center"/>
              <w:rPr>
                <w:rFonts w:ascii="Calibri" w:hAnsi="Calibri" w:cs="Calibri"/>
                <w:sz w:val="16"/>
                <w:szCs w:val="16"/>
              </w:rPr>
            </w:pPr>
            <w:r>
              <w:rPr>
                <w:rFonts w:ascii="Calibri" w:hAnsi="Calibri" w:cs="Calibri"/>
                <w:sz w:val="16"/>
                <w:szCs w:val="16"/>
              </w:rPr>
              <w:t xml:space="preserve">17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76E88001" w14:textId="77777777"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Notify customer with Final offer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50839DE0" w14:textId="77777777"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Trigger Notification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644C696C" w14:textId="77777777" w:rsidR="00564024" w:rsidRDefault="00564024">
            <w:pPr>
              <w:spacing w:line="276" w:lineRule="auto"/>
              <w:rPr>
                <w:rFonts w:ascii="Calibri" w:hAnsi="Calibri" w:cs="Calibri"/>
                <w:sz w:val="16"/>
                <w:szCs w:val="16"/>
              </w:rPr>
            </w:pPr>
            <w:r>
              <w:rPr>
                <w:rFonts w:ascii="Calibri" w:hAnsi="Calibri" w:cs="Calibri"/>
                <w:sz w:val="16"/>
                <w:szCs w:val="16"/>
              </w:rPr>
              <w:t xml:space="preserve">Newgen/ESB/Notification_engine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62754646" w14:textId="77777777" w:rsidR="00564024" w:rsidRDefault="00564024">
            <w:pPr>
              <w:spacing w:line="276" w:lineRule="auto"/>
              <w:rPr>
                <w:rFonts w:ascii="Calibri" w:hAnsi="Calibri" w:cs="Calibri"/>
                <w:sz w:val="16"/>
                <w:szCs w:val="16"/>
              </w:rPr>
            </w:pPr>
            <w:r>
              <w:rPr>
                <w:rFonts w:ascii="Calibri" w:hAnsi="Calibri" w:cs="Calibri"/>
                <w:sz w:val="16"/>
                <w:szCs w:val="16"/>
              </w:rPr>
              <w:t xml:space="preserve">IBM MW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4815D6CD" w14:textId="77777777"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Notification Engine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08DE5B7B" w14:textId="77777777"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Newgen </w:t>
            </w:r>
          </w:p>
        </w:tc>
      </w:tr>
      <w:tr w:rsidR="00564024" w14:paraId="0BE94A64" w14:textId="77777777" w:rsidTr="00260C83">
        <w:trPr>
          <w:trHeight w:val="1700"/>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76DB712" w14:textId="77777777" w:rsidR="00564024" w:rsidRPr="005C3E50" w:rsidRDefault="00564024">
            <w:pPr>
              <w:spacing w:line="276" w:lineRule="auto"/>
              <w:jc w:val="center"/>
              <w:rPr>
                <w:rFonts w:ascii="Calibri" w:hAnsi="Calibri" w:cs="Calibri"/>
                <w:strike/>
                <w:sz w:val="16"/>
                <w:szCs w:val="16"/>
              </w:rPr>
            </w:pPr>
            <w:r w:rsidRPr="005C3E50">
              <w:rPr>
                <w:rFonts w:ascii="Calibri" w:hAnsi="Calibri" w:cs="Calibri"/>
                <w:strike/>
                <w:sz w:val="16"/>
                <w:szCs w:val="16"/>
              </w:rPr>
              <w:t xml:space="preserve">18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57151982" w14:textId="77777777" w:rsidR="00564024" w:rsidRPr="005C3E50" w:rsidRDefault="00564024">
            <w:pPr>
              <w:spacing w:line="276" w:lineRule="auto"/>
              <w:rPr>
                <w:rFonts w:ascii="Calibri" w:hAnsi="Calibri" w:cs="Calibri"/>
                <w:strike/>
                <w:color w:val="000000"/>
                <w:sz w:val="16"/>
                <w:szCs w:val="16"/>
              </w:rPr>
            </w:pPr>
            <w:r w:rsidRPr="005C3E50">
              <w:rPr>
                <w:rFonts w:ascii="Calibri" w:hAnsi="Calibri" w:cs="Calibri"/>
                <w:strike/>
                <w:color w:val="000000"/>
                <w:sz w:val="16"/>
                <w:szCs w:val="16"/>
              </w:rPr>
              <w:t xml:space="preserve">Modify offer based on changes done by system user without calling Qarar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5F80869D" w14:textId="77777777" w:rsidR="00564024" w:rsidRPr="005C3E50" w:rsidRDefault="00564024">
            <w:pPr>
              <w:spacing w:line="276" w:lineRule="auto"/>
              <w:rPr>
                <w:rFonts w:ascii="Calibri" w:hAnsi="Calibri" w:cs="Calibri"/>
                <w:strike/>
                <w:sz w:val="16"/>
                <w:szCs w:val="16"/>
              </w:rPr>
            </w:pPr>
            <w:r w:rsidRPr="005C3E50">
              <w:rPr>
                <w:rFonts w:ascii="Calibri" w:hAnsi="Calibri" w:cs="Calibri"/>
                <w:strike/>
                <w:sz w:val="16"/>
                <w:szCs w:val="16"/>
              </w:rPr>
              <w:t xml:space="preserve">Trigger Emkan rule engine for modified offer details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60B90E93" w14:textId="77777777" w:rsidR="00564024" w:rsidRPr="005C3E50" w:rsidRDefault="00564024">
            <w:pPr>
              <w:spacing w:line="276" w:lineRule="auto"/>
              <w:rPr>
                <w:rFonts w:ascii="Calibri" w:hAnsi="Calibri" w:cs="Calibri"/>
                <w:strike/>
                <w:sz w:val="16"/>
                <w:szCs w:val="16"/>
              </w:rPr>
            </w:pPr>
            <w:r w:rsidRPr="005C3E50">
              <w:rPr>
                <w:rFonts w:ascii="Calibri" w:hAnsi="Calibri" w:cs="Calibri"/>
                <w:strike/>
                <w:sz w:val="16"/>
                <w:szCs w:val="16"/>
              </w:rPr>
              <w:t xml:space="preserve">Newgen/ESB/EmkanRuleEngine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3670F991" w14:textId="77777777" w:rsidR="00564024" w:rsidRPr="005C3E50" w:rsidRDefault="00564024">
            <w:pPr>
              <w:spacing w:line="276" w:lineRule="auto"/>
              <w:rPr>
                <w:rFonts w:ascii="Calibri" w:hAnsi="Calibri" w:cs="Calibri"/>
                <w:strike/>
                <w:sz w:val="16"/>
                <w:szCs w:val="16"/>
              </w:rPr>
            </w:pPr>
            <w:r w:rsidRPr="005C3E50">
              <w:rPr>
                <w:rFonts w:ascii="Calibri" w:hAnsi="Calibri" w:cs="Calibri"/>
                <w:strike/>
                <w:sz w:val="16"/>
                <w:szCs w:val="16"/>
              </w:rPr>
              <w:t xml:space="preserve">IBM MW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2722F330" w14:textId="77777777" w:rsidR="00564024" w:rsidRPr="005C3E50" w:rsidRDefault="00564024">
            <w:pPr>
              <w:spacing w:line="276" w:lineRule="auto"/>
              <w:rPr>
                <w:rFonts w:ascii="Calibri" w:hAnsi="Calibri" w:cs="Calibri"/>
                <w:strike/>
                <w:color w:val="000000"/>
                <w:sz w:val="16"/>
                <w:szCs w:val="16"/>
              </w:rPr>
            </w:pPr>
            <w:r w:rsidRPr="005C3E50">
              <w:rPr>
                <w:rFonts w:ascii="Calibri" w:hAnsi="Calibri" w:cs="Calibri"/>
                <w:strike/>
                <w:color w:val="000000"/>
                <w:sz w:val="16"/>
                <w:szCs w:val="16"/>
              </w:rPr>
              <w:t xml:space="preserve">Emkan Rule Engine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02D8452B" w14:textId="77777777" w:rsidR="00564024" w:rsidRPr="005C3E50" w:rsidRDefault="00564024">
            <w:pPr>
              <w:spacing w:line="276" w:lineRule="auto"/>
              <w:rPr>
                <w:rFonts w:ascii="Calibri" w:hAnsi="Calibri" w:cs="Calibri"/>
                <w:strike/>
                <w:color w:val="000000"/>
                <w:sz w:val="16"/>
                <w:szCs w:val="16"/>
              </w:rPr>
            </w:pPr>
            <w:r w:rsidRPr="005C3E50">
              <w:rPr>
                <w:rFonts w:ascii="Calibri" w:hAnsi="Calibri" w:cs="Calibri"/>
                <w:strike/>
                <w:color w:val="000000"/>
                <w:sz w:val="16"/>
                <w:szCs w:val="16"/>
              </w:rPr>
              <w:t xml:space="preserve">Newgen </w:t>
            </w:r>
          </w:p>
        </w:tc>
      </w:tr>
      <w:tr w:rsidR="00564024" w14:paraId="3058D866" w14:textId="77777777" w:rsidTr="00260C83">
        <w:trPr>
          <w:trHeight w:val="1700"/>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FD7848B" w14:textId="77777777" w:rsidR="00564024" w:rsidRDefault="00564024">
            <w:pPr>
              <w:spacing w:line="276" w:lineRule="auto"/>
              <w:jc w:val="center"/>
              <w:rPr>
                <w:rFonts w:ascii="Calibri" w:hAnsi="Calibri" w:cs="Calibri"/>
                <w:sz w:val="16"/>
                <w:szCs w:val="16"/>
              </w:rPr>
            </w:pPr>
            <w:r>
              <w:rPr>
                <w:rFonts w:ascii="Calibri" w:hAnsi="Calibri" w:cs="Calibri"/>
                <w:sz w:val="16"/>
                <w:szCs w:val="16"/>
              </w:rPr>
              <w:t xml:space="preserve">19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5A049466" w14:textId="77777777"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Get consent from customer to proceed with facility execustion process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7CBDE6F7" w14:textId="77777777"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Unifonic_IVR_Confirmation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1C5290BD" w14:textId="77777777" w:rsidR="00564024" w:rsidRDefault="00564024">
            <w:pPr>
              <w:spacing w:line="276" w:lineRule="auto"/>
              <w:rPr>
                <w:rFonts w:ascii="Calibri" w:hAnsi="Calibri" w:cs="Calibri"/>
                <w:sz w:val="16"/>
                <w:szCs w:val="16"/>
              </w:rPr>
            </w:pPr>
            <w:r>
              <w:rPr>
                <w:rFonts w:ascii="Calibri" w:hAnsi="Calibri" w:cs="Calibri"/>
                <w:sz w:val="16"/>
                <w:szCs w:val="16"/>
              </w:rPr>
              <w:t xml:space="preserve">Newgen/ESB/ARB_Unifonic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268751A4" w14:textId="77777777" w:rsidR="00564024" w:rsidRDefault="00564024">
            <w:pPr>
              <w:spacing w:line="276" w:lineRule="auto"/>
              <w:rPr>
                <w:rFonts w:ascii="Calibri" w:hAnsi="Calibri" w:cs="Calibri"/>
                <w:sz w:val="16"/>
                <w:szCs w:val="16"/>
              </w:rPr>
            </w:pPr>
            <w:r>
              <w:rPr>
                <w:rFonts w:ascii="Calibri" w:hAnsi="Calibri" w:cs="Calibri"/>
                <w:sz w:val="16"/>
                <w:szCs w:val="16"/>
              </w:rPr>
              <w:t xml:space="preserve">IBM MW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3053D626" w14:textId="77777777"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ARB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1B4B33EB" w14:textId="77777777"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Newgen </w:t>
            </w:r>
          </w:p>
        </w:tc>
      </w:tr>
      <w:tr w:rsidR="00564024" w14:paraId="501074E1" w14:textId="77777777" w:rsidTr="00260C83">
        <w:trPr>
          <w:trHeight w:val="1700"/>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B7283E4" w14:textId="77777777" w:rsidR="00564024" w:rsidRDefault="00564024">
            <w:pPr>
              <w:spacing w:line="276" w:lineRule="auto"/>
              <w:jc w:val="center"/>
              <w:rPr>
                <w:rFonts w:ascii="Calibri" w:hAnsi="Calibri" w:cs="Calibri"/>
                <w:sz w:val="16"/>
                <w:szCs w:val="16"/>
              </w:rPr>
            </w:pPr>
            <w:r>
              <w:rPr>
                <w:rFonts w:ascii="Calibri" w:hAnsi="Calibri" w:cs="Calibri"/>
                <w:sz w:val="16"/>
                <w:szCs w:val="16"/>
              </w:rPr>
              <w:t xml:space="preserve">20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533A9C91" w14:textId="77777777"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Puchase commodity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0A953F3F" w14:textId="77777777"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Buy Commodity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1AA7FBD3" w14:textId="77777777" w:rsidR="00564024" w:rsidRDefault="00564024">
            <w:pPr>
              <w:spacing w:line="276" w:lineRule="auto"/>
              <w:rPr>
                <w:rFonts w:ascii="Calibri" w:hAnsi="Calibri" w:cs="Calibri"/>
                <w:sz w:val="16"/>
                <w:szCs w:val="16"/>
              </w:rPr>
            </w:pPr>
            <w:r>
              <w:rPr>
                <w:rFonts w:ascii="Calibri" w:hAnsi="Calibri" w:cs="Calibri"/>
                <w:sz w:val="16"/>
                <w:szCs w:val="16"/>
              </w:rPr>
              <w:t xml:space="preserve">Newgen/ESB/DDCAP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3974A060" w14:textId="77777777" w:rsidR="00564024" w:rsidRDefault="00564024">
            <w:pPr>
              <w:spacing w:line="276" w:lineRule="auto"/>
              <w:rPr>
                <w:rFonts w:ascii="Calibri" w:hAnsi="Calibri" w:cs="Calibri"/>
                <w:sz w:val="16"/>
                <w:szCs w:val="16"/>
              </w:rPr>
            </w:pPr>
            <w:r>
              <w:rPr>
                <w:rFonts w:ascii="Calibri" w:hAnsi="Calibri" w:cs="Calibri"/>
                <w:sz w:val="16"/>
                <w:szCs w:val="16"/>
              </w:rPr>
              <w:t xml:space="preserve">IBM MW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4A394ABB" w14:textId="77777777"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DDCAP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12F4C932" w14:textId="77777777"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Newgen </w:t>
            </w:r>
          </w:p>
        </w:tc>
      </w:tr>
      <w:tr w:rsidR="00564024" w14:paraId="3A1FC0BD" w14:textId="77777777" w:rsidTr="00260C83">
        <w:trPr>
          <w:trHeight w:val="1700"/>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260AC8D" w14:textId="77777777" w:rsidR="00564024" w:rsidRDefault="00564024">
            <w:pPr>
              <w:spacing w:line="276" w:lineRule="auto"/>
              <w:jc w:val="center"/>
              <w:rPr>
                <w:rFonts w:ascii="Calibri" w:hAnsi="Calibri" w:cs="Calibri"/>
                <w:sz w:val="16"/>
                <w:szCs w:val="16"/>
              </w:rPr>
            </w:pPr>
            <w:r>
              <w:rPr>
                <w:rFonts w:ascii="Calibri" w:hAnsi="Calibri" w:cs="Calibri"/>
                <w:sz w:val="16"/>
                <w:szCs w:val="16"/>
              </w:rPr>
              <w:t xml:space="preserve">21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71C8600E" w14:textId="77777777"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Facility/Contract creation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2F19FA30" w14:textId="77777777"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Facility creation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129FDC15" w14:textId="77777777" w:rsidR="00564024" w:rsidRDefault="00564024">
            <w:pPr>
              <w:spacing w:line="276" w:lineRule="auto"/>
              <w:rPr>
                <w:rFonts w:ascii="Calibri" w:hAnsi="Calibri" w:cs="Calibri"/>
                <w:sz w:val="16"/>
                <w:szCs w:val="16"/>
              </w:rPr>
            </w:pPr>
            <w:r>
              <w:rPr>
                <w:rFonts w:ascii="Calibri" w:hAnsi="Calibri" w:cs="Calibri"/>
                <w:sz w:val="16"/>
                <w:szCs w:val="16"/>
              </w:rPr>
              <w:t xml:space="preserve">Newgen/ESB/T24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19CAC089" w14:textId="77777777" w:rsidR="00564024" w:rsidRDefault="00564024">
            <w:pPr>
              <w:spacing w:line="276" w:lineRule="auto"/>
              <w:rPr>
                <w:rFonts w:ascii="Calibri" w:hAnsi="Calibri" w:cs="Calibri"/>
                <w:sz w:val="16"/>
                <w:szCs w:val="16"/>
              </w:rPr>
            </w:pPr>
            <w:r>
              <w:rPr>
                <w:rFonts w:ascii="Calibri" w:hAnsi="Calibri" w:cs="Calibri"/>
                <w:sz w:val="16"/>
                <w:szCs w:val="16"/>
              </w:rPr>
              <w:t xml:space="preserve">IBM MW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1249165F" w14:textId="77777777"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T24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18EC02BF" w14:textId="77777777"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Newgen </w:t>
            </w:r>
          </w:p>
        </w:tc>
      </w:tr>
      <w:tr w:rsidR="00564024" w14:paraId="03D750B1" w14:textId="77777777" w:rsidTr="00260C83">
        <w:trPr>
          <w:trHeight w:val="1700"/>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6F31E1DB" w14:textId="77777777" w:rsidR="00564024" w:rsidRDefault="00564024">
            <w:pPr>
              <w:spacing w:line="276" w:lineRule="auto"/>
              <w:jc w:val="center"/>
              <w:rPr>
                <w:rFonts w:ascii="Calibri" w:hAnsi="Calibri" w:cs="Calibri"/>
                <w:sz w:val="16"/>
                <w:szCs w:val="16"/>
              </w:rPr>
            </w:pPr>
            <w:r>
              <w:rPr>
                <w:rFonts w:ascii="Calibri" w:hAnsi="Calibri" w:cs="Calibri"/>
                <w:sz w:val="16"/>
                <w:szCs w:val="16"/>
              </w:rPr>
              <w:t xml:space="preserve">22 </w:t>
            </w:r>
          </w:p>
        </w:tc>
        <w:tc>
          <w:tcPr>
            <w:tcW w:w="0" w:type="auto"/>
            <w:tcMar>
              <w:top w:w="0" w:type="dxa"/>
              <w:left w:w="108" w:type="dxa"/>
              <w:bottom w:w="0" w:type="dxa"/>
              <w:right w:w="108" w:type="dxa"/>
            </w:tcMar>
            <w:vAlign w:val="center"/>
            <w:hideMark/>
          </w:tcPr>
          <w:p w14:paraId="67B28E89" w14:textId="77777777" w:rsidR="00564024" w:rsidRDefault="00564024">
            <w:pPr>
              <w:spacing w:line="276" w:lineRule="auto"/>
              <w:rPr>
                <w:rFonts w:ascii="Helv" w:hAnsi="Helv" w:cs="Times New Roman"/>
                <w:sz w:val="16"/>
                <w:szCs w:val="16"/>
              </w:rPr>
            </w:pPr>
            <w:r>
              <w:rPr>
                <w:rFonts w:ascii="Helv" w:hAnsi="Helv"/>
                <w:sz w:val="16"/>
                <w:szCs w:val="16"/>
              </w:rPr>
              <w:t xml:space="preserve">Send Facility contract to Customer for signing </w:t>
            </w:r>
          </w:p>
        </w:tc>
        <w:tc>
          <w:tcPr>
            <w:tcW w:w="0" w:type="auto"/>
            <w:tcMar>
              <w:top w:w="0" w:type="dxa"/>
              <w:left w:w="108" w:type="dxa"/>
              <w:bottom w:w="0" w:type="dxa"/>
              <w:right w:w="108" w:type="dxa"/>
            </w:tcMar>
            <w:vAlign w:val="center"/>
            <w:hideMark/>
          </w:tcPr>
          <w:p w14:paraId="481300E6" w14:textId="77777777" w:rsidR="00564024" w:rsidRDefault="00564024">
            <w:pPr>
              <w:spacing w:line="276" w:lineRule="auto"/>
              <w:rPr>
                <w:rFonts w:ascii="Helv" w:hAnsi="Helv"/>
                <w:sz w:val="16"/>
                <w:szCs w:val="16"/>
              </w:rPr>
            </w:pPr>
            <w:r>
              <w:rPr>
                <w:rFonts w:ascii="Helv" w:hAnsi="Helv"/>
                <w:sz w:val="16"/>
                <w:szCs w:val="16"/>
              </w:rPr>
              <w:t xml:space="preserve">Trigger Mobile to show Contract Documents to customer </w:t>
            </w:r>
          </w:p>
        </w:t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C165D4F" w14:textId="77777777" w:rsidR="00564024" w:rsidRDefault="00564024">
            <w:pPr>
              <w:spacing w:line="276" w:lineRule="auto"/>
              <w:rPr>
                <w:rFonts w:ascii="Calibri" w:hAnsi="Calibri" w:cs="Calibri"/>
                <w:sz w:val="16"/>
                <w:szCs w:val="16"/>
              </w:rPr>
            </w:pPr>
            <w:r>
              <w:rPr>
                <w:rFonts w:ascii="Calibri" w:hAnsi="Calibri" w:cs="Calibri"/>
                <w:sz w:val="16"/>
                <w:szCs w:val="16"/>
              </w:rPr>
              <w:t xml:space="preserve">Newgen/ESB/Mobile App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21066CCD" w14:textId="77777777" w:rsidR="00564024" w:rsidRDefault="00564024">
            <w:pPr>
              <w:spacing w:line="276" w:lineRule="auto"/>
              <w:rPr>
                <w:rFonts w:ascii="Calibri" w:hAnsi="Calibri" w:cs="Calibri"/>
                <w:sz w:val="16"/>
                <w:szCs w:val="16"/>
              </w:rPr>
            </w:pPr>
            <w:r>
              <w:rPr>
                <w:rFonts w:ascii="Calibri" w:hAnsi="Calibri" w:cs="Calibri"/>
                <w:sz w:val="16"/>
                <w:szCs w:val="16"/>
              </w:rPr>
              <w:t xml:space="preserve">IBM MW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0E88CACB" w14:textId="77777777"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Newgen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30D88AD0" w14:textId="77777777"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Mobile </w:t>
            </w:r>
          </w:p>
        </w:tc>
      </w:tr>
      <w:tr w:rsidR="00564024" w14:paraId="24BCF193" w14:textId="77777777" w:rsidTr="00260C83">
        <w:trPr>
          <w:trHeight w:val="1700"/>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63F5AC8" w14:textId="77777777" w:rsidR="00564024" w:rsidRDefault="00564024">
            <w:pPr>
              <w:spacing w:line="276" w:lineRule="auto"/>
              <w:jc w:val="center"/>
              <w:rPr>
                <w:rFonts w:ascii="Calibri" w:hAnsi="Calibri" w:cs="Calibri"/>
                <w:sz w:val="16"/>
                <w:szCs w:val="16"/>
              </w:rPr>
            </w:pPr>
            <w:r>
              <w:rPr>
                <w:rFonts w:ascii="Calibri" w:hAnsi="Calibri" w:cs="Calibri"/>
                <w:sz w:val="16"/>
                <w:szCs w:val="16"/>
              </w:rPr>
              <w:t xml:space="preserve">23 </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778AAB9B" w14:textId="77777777"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Contarct Signing </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1DE64A61" w14:textId="77777777"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Contarct Signing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26C02276" w14:textId="77777777" w:rsidR="00564024" w:rsidRDefault="00564024">
            <w:pPr>
              <w:spacing w:line="276" w:lineRule="auto"/>
              <w:rPr>
                <w:rFonts w:ascii="Calibri" w:hAnsi="Calibri" w:cs="Calibri"/>
                <w:sz w:val="16"/>
                <w:szCs w:val="16"/>
              </w:rPr>
            </w:pPr>
            <w:r>
              <w:rPr>
                <w:rFonts w:ascii="Calibri" w:hAnsi="Calibri" w:cs="Calibri"/>
                <w:sz w:val="16"/>
                <w:szCs w:val="16"/>
              </w:rPr>
              <w:t xml:space="preserve">Newgen/ESB/Emdah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33F6DDB0" w14:textId="77777777" w:rsidR="00564024" w:rsidRDefault="00564024">
            <w:pPr>
              <w:spacing w:line="276" w:lineRule="auto"/>
              <w:rPr>
                <w:rFonts w:ascii="Calibri" w:hAnsi="Calibri" w:cs="Calibri"/>
                <w:sz w:val="16"/>
                <w:szCs w:val="16"/>
              </w:rPr>
            </w:pPr>
            <w:r>
              <w:rPr>
                <w:rFonts w:ascii="Calibri" w:hAnsi="Calibri" w:cs="Calibri"/>
                <w:sz w:val="16"/>
                <w:szCs w:val="16"/>
              </w:rPr>
              <w:t xml:space="preserve">IBM MW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20A37418" w14:textId="77777777"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BTC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39A97750" w14:textId="77777777"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Newgen </w:t>
            </w:r>
          </w:p>
        </w:tc>
      </w:tr>
      <w:tr w:rsidR="00564024" w14:paraId="72C5199B" w14:textId="77777777" w:rsidTr="00260C83">
        <w:trPr>
          <w:trHeight w:val="1700"/>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F8C5F67" w14:textId="77777777" w:rsidR="00564024" w:rsidRDefault="00564024">
            <w:pPr>
              <w:spacing w:line="276" w:lineRule="auto"/>
              <w:jc w:val="center"/>
              <w:rPr>
                <w:rFonts w:ascii="Calibri" w:hAnsi="Calibri" w:cs="Calibri"/>
                <w:sz w:val="16"/>
                <w:szCs w:val="16"/>
              </w:rPr>
            </w:pPr>
            <w:r>
              <w:rPr>
                <w:rFonts w:ascii="Calibri" w:hAnsi="Calibri" w:cs="Calibri"/>
                <w:sz w:val="16"/>
                <w:szCs w:val="16"/>
              </w:rPr>
              <w:lastRenderedPageBreak/>
              <w:t xml:space="preserve">24 </w:t>
            </w:r>
          </w:p>
        </w:tc>
        <w:tc>
          <w:tcPr>
            <w:tcW w:w="0" w:type="auto"/>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734EBCD" w14:textId="77777777"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Promissory note signing </w:t>
            </w:r>
          </w:p>
        </w:tc>
        <w:tc>
          <w:tcPr>
            <w:tcW w:w="0" w:type="auto"/>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446FB34" w14:textId="77777777"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Promissory note signing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421FCAAA" w14:textId="77777777" w:rsidR="00564024" w:rsidRDefault="00564024">
            <w:pPr>
              <w:spacing w:line="276" w:lineRule="auto"/>
              <w:rPr>
                <w:rFonts w:ascii="Calibri" w:hAnsi="Calibri" w:cs="Calibri"/>
                <w:sz w:val="16"/>
                <w:szCs w:val="16"/>
              </w:rPr>
            </w:pPr>
            <w:r>
              <w:rPr>
                <w:rFonts w:ascii="Calibri" w:hAnsi="Calibri" w:cs="Calibri"/>
                <w:sz w:val="16"/>
                <w:szCs w:val="16"/>
              </w:rPr>
              <w:t xml:space="preserve">Newgen/ESB/Nafith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58AEAE41" w14:textId="77777777" w:rsidR="00564024" w:rsidRDefault="00564024">
            <w:pPr>
              <w:spacing w:line="276" w:lineRule="auto"/>
              <w:rPr>
                <w:rFonts w:ascii="Calibri" w:hAnsi="Calibri" w:cs="Calibri"/>
                <w:sz w:val="16"/>
                <w:szCs w:val="16"/>
              </w:rPr>
            </w:pPr>
            <w:r>
              <w:rPr>
                <w:rFonts w:ascii="Calibri" w:hAnsi="Calibri" w:cs="Calibri"/>
                <w:sz w:val="16"/>
                <w:szCs w:val="16"/>
              </w:rPr>
              <w:t xml:space="preserve">IBM MW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405FCCEE" w14:textId="77777777"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Nafith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36458DB8" w14:textId="77777777"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Newgen </w:t>
            </w:r>
          </w:p>
        </w:tc>
      </w:tr>
      <w:tr w:rsidR="00564024" w14:paraId="7D5C140D" w14:textId="77777777" w:rsidTr="00260C83">
        <w:trPr>
          <w:trHeight w:val="1700"/>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E74518A" w14:textId="77777777" w:rsidR="00564024" w:rsidRDefault="00564024">
            <w:pPr>
              <w:spacing w:line="276" w:lineRule="auto"/>
              <w:jc w:val="center"/>
              <w:rPr>
                <w:rFonts w:ascii="Calibri" w:hAnsi="Calibri" w:cs="Calibri"/>
                <w:sz w:val="16"/>
                <w:szCs w:val="16"/>
              </w:rPr>
            </w:pPr>
            <w:r>
              <w:rPr>
                <w:rFonts w:ascii="Calibri" w:hAnsi="Calibri" w:cs="Calibri"/>
                <w:sz w:val="16"/>
                <w:szCs w:val="16"/>
              </w:rPr>
              <w:t xml:space="preserve">25 </w:t>
            </w:r>
          </w:p>
        </w:tc>
        <w:tc>
          <w:tcPr>
            <w:tcW w:w="0" w:type="auto"/>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F68C2EC" w14:textId="77777777"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Sell Commodity </w:t>
            </w:r>
          </w:p>
        </w:tc>
        <w:tc>
          <w:tcPr>
            <w:tcW w:w="0" w:type="auto"/>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10A9C86" w14:textId="77777777"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Sell Commodity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5F236A6A" w14:textId="77777777" w:rsidR="00564024" w:rsidRDefault="00564024">
            <w:pPr>
              <w:spacing w:line="276" w:lineRule="auto"/>
              <w:rPr>
                <w:rFonts w:ascii="Calibri" w:hAnsi="Calibri" w:cs="Calibri"/>
                <w:sz w:val="16"/>
                <w:szCs w:val="16"/>
              </w:rPr>
            </w:pPr>
            <w:r>
              <w:rPr>
                <w:rFonts w:ascii="Calibri" w:hAnsi="Calibri" w:cs="Calibri"/>
                <w:sz w:val="16"/>
                <w:szCs w:val="16"/>
              </w:rPr>
              <w:t xml:space="preserve">Newgen/ESB/DDCAP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6CB64503" w14:textId="77777777" w:rsidR="00564024" w:rsidRDefault="00564024">
            <w:pPr>
              <w:spacing w:line="276" w:lineRule="auto"/>
              <w:rPr>
                <w:rFonts w:ascii="Calibri" w:hAnsi="Calibri" w:cs="Calibri"/>
                <w:sz w:val="16"/>
                <w:szCs w:val="16"/>
              </w:rPr>
            </w:pPr>
            <w:r>
              <w:rPr>
                <w:rFonts w:ascii="Calibri" w:hAnsi="Calibri" w:cs="Calibri"/>
                <w:sz w:val="16"/>
                <w:szCs w:val="16"/>
              </w:rPr>
              <w:t xml:space="preserve">IBM MW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2782827F" w14:textId="77777777"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DDCAP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54D50619" w14:textId="77777777"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Newgen </w:t>
            </w:r>
          </w:p>
        </w:tc>
      </w:tr>
      <w:tr w:rsidR="00564024" w14:paraId="0345015A" w14:textId="77777777" w:rsidTr="00260C83">
        <w:trPr>
          <w:trHeight w:val="1700"/>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07A22C5" w14:textId="77777777" w:rsidR="00564024" w:rsidRDefault="00564024">
            <w:pPr>
              <w:spacing w:line="276" w:lineRule="auto"/>
              <w:jc w:val="center"/>
              <w:rPr>
                <w:rFonts w:ascii="Calibri" w:hAnsi="Calibri" w:cs="Calibri"/>
                <w:sz w:val="16"/>
                <w:szCs w:val="16"/>
                <w:highlight w:val="red"/>
              </w:rPr>
            </w:pPr>
            <w:r w:rsidRPr="00564024">
              <w:rPr>
                <w:rFonts w:ascii="Calibri" w:hAnsi="Calibri" w:cs="Calibri"/>
                <w:sz w:val="16"/>
                <w:szCs w:val="16"/>
              </w:rPr>
              <w:t>26</w:t>
            </w:r>
            <w:r>
              <w:rPr>
                <w:rFonts w:ascii="Calibri" w:hAnsi="Calibri" w:cs="Calibri"/>
                <w:sz w:val="16"/>
                <w:szCs w:val="16"/>
                <w:highlight w:val="red"/>
              </w:rPr>
              <w:t xml:space="preserve">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7894C4F1" w14:textId="66E9C9BA" w:rsidR="00564024" w:rsidRDefault="00564024">
            <w:pPr>
              <w:spacing w:line="276" w:lineRule="auto"/>
              <w:rPr>
                <w:rFonts w:ascii="Calibri" w:hAnsi="Calibri" w:cs="Calibri"/>
                <w:color w:val="000000"/>
                <w:sz w:val="16"/>
                <w:szCs w:val="16"/>
                <w:highlight w:val="red"/>
              </w:rPr>
            </w:pPr>
            <w:r>
              <w:rPr>
                <w:rFonts w:ascii="Calibri" w:hAnsi="Calibri" w:cs="Calibri"/>
                <w:color w:val="000000"/>
                <w:sz w:val="16"/>
                <w:szCs w:val="16"/>
              </w:rPr>
              <w:t xml:space="preserve">Facility/Contract Updation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7E544889" w14:textId="66DDBF70" w:rsidR="00564024" w:rsidRDefault="00564024">
            <w:pPr>
              <w:spacing w:line="276" w:lineRule="auto"/>
              <w:rPr>
                <w:rFonts w:ascii="Calibri" w:hAnsi="Calibri" w:cs="Calibri"/>
                <w:color w:val="000000"/>
                <w:sz w:val="16"/>
                <w:szCs w:val="16"/>
                <w:highlight w:val="red"/>
              </w:rPr>
            </w:pPr>
            <w:r>
              <w:rPr>
                <w:rFonts w:ascii="Calibri" w:hAnsi="Calibri" w:cs="Calibri"/>
                <w:color w:val="000000"/>
                <w:sz w:val="16"/>
                <w:szCs w:val="16"/>
              </w:rPr>
              <w:t xml:space="preserve">Facility update/ sell commodity details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026F9AB2" w14:textId="58D4DDC5" w:rsidR="00564024" w:rsidRDefault="00564024">
            <w:pPr>
              <w:spacing w:line="276" w:lineRule="auto"/>
              <w:rPr>
                <w:rFonts w:ascii="Calibri" w:hAnsi="Calibri" w:cs="Calibri"/>
                <w:sz w:val="16"/>
                <w:szCs w:val="16"/>
                <w:highlight w:val="red"/>
              </w:rPr>
            </w:pPr>
            <w:r>
              <w:rPr>
                <w:rFonts w:ascii="Calibri" w:hAnsi="Calibri" w:cs="Calibri"/>
                <w:sz w:val="16"/>
                <w:szCs w:val="16"/>
              </w:rPr>
              <w:t xml:space="preserve">Newgen/ESB/T24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0E8E59F0" w14:textId="0F833153" w:rsidR="00564024" w:rsidRDefault="00564024">
            <w:pPr>
              <w:spacing w:line="276" w:lineRule="auto"/>
              <w:rPr>
                <w:rFonts w:ascii="Calibri" w:hAnsi="Calibri" w:cs="Calibri"/>
                <w:sz w:val="16"/>
                <w:szCs w:val="16"/>
                <w:highlight w:val="red"/>
              </w:rPr>
            </w:pPr>
            <w:r>
              <w:rPr>
                <w:rFonts w:ascii="Calibri" w:hAnsi="Calibri" w:cs="Calibri"/>
                <w:sz w:val="16"/>
                <w:szCs w:val="16"/>
              </w:rPr>
              <w:t xml:space="preserve">IBM MW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061CF34E" w14:textId="466DA4BF" w:rsidR="00564024" w:rsidRDefault="00564024">
            <w:pPr>
              <w:spacing w:line="276" w:lineRule="auto"/>
              <w:rPr>
                <w:rFonts w:ascii="Calibri" w:hAnsi="Calibri" w:cs="Calibri"/>
                <w:color w:val="1F497D"/>
                <w:sz w:val="16"/>
                <w:szCs w:val="16"/>
                <w:highlight w:val="red"/>
              </w:rPr>
            </w:pPr>
            <w:r>
              <w:rPr>
                <w:rFonts w:ascii="Calibri" w:hAnsi="Calibri" w:cs="Calibri"/>
                <w:color w:val="000000"/>
                <w:sz w:val="16"/>
                <w:szCs w:val="16"/>
              </w:rPr>
              <w:t xml:space="preserve">T24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1FAEBAC6" w14:textId="3C0F72B1" w:rsidR="00564024" w:rsidRDefault="00564024">
            <w:pPr>
              <w:spacing w:line="276" w:lineRule="auto"/>
              <w:rPr>
                <w:rFonts w:ascii="Calibri" w:hAnsi="Calibri" w:cs="Calibri"/>
                <w:color w:val="000000"/>
                <w:sz w:val="16"/>
                <w:szCs w:val="16"/>
                <w:highlight w:val="red"/>
              </w:rPr>
            </w:pPr>
            <w:r>
              <w:rPr>
                <w:rFonts w:ascii="Calibri" w:hAnsi="Calibri" w:cs="Calibri"/>
                <w:color w:val="000000"/>
                <w:sz w:val="16"/>
                <w:szCs w:val="16"/>
              </w:rPr>
              <w:t xml:space="preserve">Newgen </w:t>
            </w:r>
          </w:p>
        </w:tc>
      </w:tr>
      <w:tr w:rsidR="00564024" w14:paraId="03F6F495" w14:textId="77777777" w:rsidTr="00260C83">
        <w:trPr>
          <w:trHeight w:val="1700"/>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951914C" w14:textId="77777777" w:rsidR="00564024" w:rsidRDefault="00564024">
            <w:pPr>
              <w:spacing w:line="276" w:lineRule="auto"/>
              <w:jc w:val="center"/>
              <w:rPr>
                <w:rFonts w:ascii="Calibri" w:hAnsi="Calibri" w:cs="Calibri"/>
                <w:sz w:val="16"/>
                <w:szCs w:val="16"/>
              </w:rPr>
            </w:pPr>
            <w:r>
              <w:rPr>
                <w:rFonts w:ascii="Calibri" w:hAnsi="Calibri" w:cs="Calibri"/>
                <w:sz w:val="16"/>
                <w:szCs w:val="16"/>
              </w:rPr>
              <w:t xml:space="preserve">27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193FBB8C" w14:textId="6ADCBBED"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Facility/Contract activation in core system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3D0AB767" w14:textId="0D1F173B"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Facility activation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5F2AB4EF" w14:textId="0DA3DBAD" w:rsidR="00564024" w:rsidRDefault="00564024">
            <w:pPr>
              <w:spacing w:line="276" w:lineRule="auto"/>
              <w:rPr>
                <w:rFonts w:ascii="Calibri" w:hAnsi="Calibri" w:cs="Calibri"/>
                <w:sz w:val="16"/>
                <w:szCs w:val="16"/>
              </w:rPr>
            </w:pPr>
            <w:r>
              <w:rPr>
                <w:rFonts w:ascii="Calibri" w:hAnsi="Calibri" w:cs="Calibri"/>
                <w:sz w:val="16"/>
                <w:szCs w:val="16"/>
              </w:rPr>
              <w:t xml:space="preserve">Newgen/ESB/T24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046C1423" w14:textId="46B8DA84" w:rsidR="00564024" w:rsidRDefault="00564024">
            <w:pPr>
              <w:spacing w:line="276" w:lineRule="auto"/>
              <w:rPr>
                <w:rFonts w:ascii="Calibri" w:hAnsi="Calibri" w:cs="Calibri"/>
                <w:sz w:val="16"/>
                <w:szCs w:val="16"/>
              </w:rPr>
            </w:pPr>
            <w:r>
              <w:rPr>
                <w:rFonts w:ascii="Calibri" w:hAnsi="Calibri" w:cs="Calibri"/>
                <w:sz w:val="16"/>
                <w:szCs w:val="16"/>
              </w:rPr>
              <w:t xml:space="preserve">IBM MW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414D37FD" w14:textId="725D374C"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T24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4A69C45E" w14:textId="35A23909"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Newgen </w:t>
            </w:r>
          </w:p>
        </w:tc>
      </w:tr>
      <w:tr w:rsidR="00564024" w14:paraId="61E39238" w14:textId="77777777" w:rsidTr="003754C7">
        <w:trPr>
          <w:trHeight w:val="1700"/>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411BC64" w14:textId="77777777" w:rsidR="00564024" w:rsidRDefault="00564024">
            <w:pPr>
              <w:spacing w:line="276" w:lineRule="auto"/>
              <w:jc w:val="center"/>
              <w:rPr>
                <w:rFonts w:ascii="Calibri" w:hAnsi="Calibri" w:cs="Calibri"/>
                <w:sz w:val="16"/>
                <w:szCs w:val="16"/>
              </w:rPr>
            </w:pPr>
            <w:r>
              <w:rPr>
                <w:rFonts w:ascii="Calibri" w:hAnsi="Calibri" w:cs="Calibri"/>
                <w:sz w:val="16"/>
                <w:szCs w:val="16"/>
              </w:rPr>
              <w:t xml:space="preserve">28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27750E03" w14:textId="73813D5B"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Get Rayment schedule from core system </w:t>
            </w:r>
          </w:p>
        </w:tc>
        <w:tc>
          <w:tcPr>
            <w:tcW w:w="0" w:type="auto"/>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0A76015" w14:textId="0538BAF0"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Fetch Repayment schedule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401DDB0C" w14:textId="733D1656" w:rsidR="00564024" w:rsidRDefault="00564024">
            <w:pPr>
              <w:spacing w:line="276" w:lineRule="auto"/>
              <w:rPr>
                <w:rFonts w:ascii="Calibri" w:hAnsi="Calibri" w:cs="Calibri"/>
                <w:sz w:val="16"/>
                <w:szCs w:val="16"/>
              </w:rPr>
            </w:pPr>
            <w:r>
              <w:rPr>
                <w:rFonts w:ascii="Calibri" w:hAnsi="Calibri" w:cs="Calibri"/>
                <w:sz w:val="16"/>
                <w:szCs w:val="16"/>
              </w:rPr>
              <w:t xml:space="preserve">Newgen/ESB/T24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546937E5" w14:textId="477D3A68" w:rsidR="00564024" w:rsidRDefault="00564024">
            <w:pPr>
              <w:spacing w:line="276" w:lineRule="auto"/>
              <w:rPr>
                <w:rFonts w:ascii="Calibri" w:hAnsi="Calibri" w:cs="Calibri"/>
                <w:sz w:val="16"/>
                <w:szCs w:val="16"/>
              </w:rPr>
            </w:pPr>
            <w:r>
              <w:rPr>
                <w:rFonts w:ascii="Calibri" w:hAnsi="Calibri" w:cs="Calibri"/>
                <w:sz w:val="16"/>
                <w:szCs w:val="16"/>
              </w:rPr>
              <w:t xml:space="preserve">IBM MW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6392328B" w14:textId="060F39D8"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T24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7AA9DCFA" w14:textId="339A4702"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Newgen </w:t>
            </w:r>
          </w:p>
        </w:tc>
      </w:tr>
      <w:tr w:rsidR="00564024" w14:paraId="4F3A2940" w14:textId="77777777" w:rsidTr="003754C7">
        <w:trPr>
          <w:trHeight w:val="1700"/>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26D57B1" w14:textId="77777777" w:rsidR="00564024" w:rsidRDefault="00564024">
            <w:pPr>
              <w:spacing w:line="276" w:lineRule="auto"/>
              <w:jc w:val="center"/>
              <w:rPr>
                <w:rFonts w:ascii="Calibri" w:hAnsi="Calibri" w:cs="Calibri"/>
                <w:sz w:val="16"/>
                <w:szCs w:val="16"/>
              </w:rPr>
            </w:pPr>
            <w:r>
              <w:rPr>
                <w:rFonts w:ascii="Calibri" w:hAnsi="Calibri" w:cs="Calibri"/>
                <w:sz w:val="16"/>
                <w:szCs w:val="16"/>
              </w:rPr>
              <w:t xml:space="preserve">29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67CA09F9" w14:textId="41C76B23"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Customer wants to cancel Application during the journer after Contract creation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4CED8C38" w14:textId="56D39D5E"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Cancel Contract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5029165C" w14:textId="7D5F7543" w:rsidR="00564024" w:rsidRDefault="00564024">
            <w:pPr>
              <w:spacing w:line="276" w:lineRule="auto"/>
              <w:rPr>
                <w:rFonts w:ascii="Calibri" w:hAnsi="Calibri" w:cs="Calibri"/>
                <w:sz w:val="16"/>
                <w:szCs w:val="16"/>
              </w:rPr>
            </w:pPr>
            <w:r>
              <w:rPr>
                <w:rFonts w:ascii="Calibri" w:hAnsi="Calibri" w:cs="Calibri"/>
                <w:sz w:val="16"/>
                <w:szCs w:val="16"/>
              </w:rPr>
              <w:t xml:space="preserve">Newgen/ESB/T24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534BB557" w14:textId="0EC6ADE9" w:rsidR="00564024" w:rsidRDefault="00564024">
            <w:pPr>
              <w:spacing w:line="276" w:lineRule="auto"/>
              <w:rPr>
                <w:rFonts w:ascii="Calibri" w:hAnsi="Calibri" w:cs="Calibri"/>
                <w:sz w:val="16"/>
                <w:szCs w:val="16"/>
              </w:rPr>
            </w:pPr>
            <w:r>
              <w:rPr>
                <w:rFonts w:ascii="Calibri" w:hAnsi="Calibri" w:cs="Calibri"/>
                <w:sz w:val="16"/>
                <w:szCs w:val="16"/>
              </w:rPr>
              <w:t xml:space="preserve">IBM MW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1A78B65B" w14:textId="6688DD71"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T24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23F87C2E" w14:textId="5379C507"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Newgen </w:t>
            </w:r>
          </w:p>
        </w:tc>
      </w:tr>
      <w:tr w:rsidR="00564024" w14:paraId="428F8D29" w14:textId="77777777" w:rsidTr="00260C83">
        <w:trPr>
          <w:trHeight w:val="1700"/>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54D53B2" w14:textId="77777777" w:rsidR="00564024" w:rsidRDefault="00564024">
            <w:pPr>
              <w:spacing w:line="276" w:lineRule="auto"/>
              <w:jc w:val="center"/>
              <w:rPr>
                <w:rFonts w:ascii="Calibri" w:hAnsi="Calibri" w:cs="Calibri"/>
                <w:sz w:val="16"/>
                <w:szCs w:val="16"/>
              </w:rPr>
            </w:pPr>
            <w:r>
              <w:rPr>
                <w:rFonts w:ascii="Calibri" w:hAnsi="Calibri" w:cs="Calibri"/>
                <w:sz w:val="16"/>
                <w:szCs w:val="16"/>
              </w:rPr>
              <w:t xml:space="preserve">30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0290862B" w14:textId="6F580E3B"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Customer wants to cancel Application during the journer after Contract creation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7D77E36E" w14:textId="0F01B451"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Cancel Promissory Note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7B5CDB8F" w14:textId="79D19A79" w:rsidR="00564024" w:rsidRDefault="00564024">
            <w:pPr>
              <w:spacing w:line="276" w:lineRule="auto"/>
              <w:rPr>
                <w:rFonts w:ascii="Calibri" w:hAnsi="Calibri" w:cs="Calibri"/>
                <w:sz w:val="16"/>
                <w:szCs w:val="16"/>
              </w:rPr>
            </w:pPr>
            <w:r>
              <w:rPr>
                <w:rFonts w:ascii="Calibri" w:hAnsi="Calibri" w:cs="Calibri"/>
                <w:sz w:val="16"/>
                <w:szCs w:val="16"/>
              </w:rPr>
              <w:t xml:space="preserve">Newgen/ESB/Nafith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346003BF" w14:textId="5F281543" w:rsidR="00564024" w:rsidRDefault="00564024">
            <w:pPr>
              <w:spacing w:line="276" w:lineRule="auto"/>
              <w:rPr>
                <w:rFonts w:ascii="Calibri" w:hAnsi="Calibri" w:cs="Calibri"/>
                <w:sz w:val="16"/>
                <w:szCs w:val="16"/>
              </w:rPr>
            </w:pPr>
            <w:r>
              <w:rPr>
                <w:rFonts w:ascii="Calibri" w:hAnsi="Calibri" w:cs="Calibri"/>
                <w:sz w:val="16"/>
                <w:szCs w:val="16"/>
              </w:rPr>
              <w:t xml:space="preserve">IBM MW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627C8788" w14:textId="54946096"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Nafith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5E6861BE" w14:textId="4767C254"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Newgen </w:t>
            </w:r>
          </w:p>
        </w:tc>
      </w:tr>
      <w:tr w:rsidR="00564024" w14:paraId="47BBA2AD" w14:textId="77777777" w:rsidTr="00260C83">
        <w:trPr>
          <w:trHeight w:val="1700"/>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827283A" w14:textId="77777777" w:rsidR="00564024" w:rsidRDefault="00564024">
            <w:pPr>
              <w:spacing w:line="276" w:lineRule="auto"/>
              <w:jc w:val="center"/>
              <w:rPr>
                <w:rFonts w:ascii="Calibri" w:hAnsi="Calibri" w:cs="Calibri"/>
                <w:sz w:val="16"/>
                <w:szCs w:val="16"/>
              </w:rPr>
            </w:pPr>
            <w:r>
              <w:rPr>
                <w:rFonts w:ascii="Calibri" w:hAnsi="Calibri" w:cs="Calibri"/>
                <w:sz w:val="16"/>
                <w:szCs w:val="16"/>
              </w:rPr>
              <w:t xml:space="preserve">31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313EF3BE" w14:textId="23337086"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Get Promissory note PDF document from Nafith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57197C1D" w14:textId="058CB0DB"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Fetch Promissory Note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07BB584E" w14:textId="45CCEB2A" w:rsidR="00564024" w:rsidRDefault="00564024">
            <w:pPr>
              <w:spacing w:line="276" w:lineRule="auto"/>
              <w:rPr>
                <w:rFonts w:ascii="Calibri" w:hAnsi="Calibri" w:cs="Calibri"/>
                <w:sz w:val="16"/>
                <w:szCs w:val="16"/>
              </w:rPr>
            </w:pPr>
            <w:r>
              <w:rPr>
                <w:rFonts w:ascii="Calibri" w:hAnsi="Calibri" w:cs="Calibri"/>
                <w:sz w:val="16"/>
                <w:szCs w:val="16"/>
              </w:rPr>
              <w:t xml:space="preserve">Newgen/ESB/Nafith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39374DCD" w14:textId="36E07975" w:rsidR="00564024" w:rsidRDefault="00564024">
            <w:pPr>
              <w:spacing w:line="276" w:lineRule="auto"/>
              <w:rPr>
                <w:rFonts w:ascii="Calibri" w:hAnsi="Calibri" w:cs="Calibri"/>
                <w:sz w:val="16"/>
                <w:szCs w:val="16"/>
              </w:rPr>
            </w:pPr>
            <w:r>
              <w:rPr>
                <w:rFonts w:ascii="Calibri" w:hAnsi="Calibri" w:cs="Calibri"/>
                <w:sz w:val="16"/>
                <w:szCs w:val="16"/>
              </w:rPr>
              <w:t xml:space="preserve">IBM MW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19B0846C" w14:textId="0D88C50D"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Nafith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23D4D9A2" w14:textId="30B35324"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Newgen </w:t>
            </w:r>
          </w:p>
        </w:tc>
      </w:tr>
      <w:tr w:rsidR="00564024" w14:paraId="4EE6D2C4" w14:textId="77777777" w:rsidTr="00260C83">
        <w:trPr>
          <w:trHeight w:val="1700"/>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45C94DA" w14:textId="77777777" w:rsidR="00564024" w:rsidRDefault="00564024">
            <w:pPr>
              <w:spacing w:line="276" w:lineRule="auto"/>
              <w:jc w:val="center"/>
              <w:rPr>
                <w:rFonts w:ascii="Calibri" w:hAnsi="Calibri" w:cs="Calibri"/>
                <w:sz w:val="16"/>
                <w:szCs w:val="16"/>
              </w:rPr>
            </w:pPr>
            <w:r>
              <w:rPr>
                <w:rFonts w:ascii="Calibri" w:hAnsi="Calibri" w:cs="Calibri"/>
                <w:sz w:val="16"/>
                <w:szCs w:val="16"/>
              </w:rPr>
              <w:lastRenderedPageBreak/>
              <w:t xml:space="preserve">32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6EC7260A" w14:textId="31CA748E"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Notify customer with Initial offer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690B4C56" w14:textId="231097A0"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Trigger Notification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717C5F13" w14:textId="5C3E4FBE" w:rsidR="00564024" w:rsidRDefault="00564024">
            <w:pPr>
              <w:spacing w:line="276" w:lineRule="auto"/>
              <w:rPr>
                <w:rFonts w:ascii="Calibri" w:hAnsi="Calibri" w:cs="Calibri"/>
                <w:sz w:val="16"/>
                <w:szCs w:val="16"/>
              </w:rPr>
            </w:pPr>
            <w:r>
              <w:rPr>
                <w:rFonts w:ascii="Calibri" w:hAnsi="Calibri" w:cs="Calibri"/>
                <w:sz w:val="16"/>
                <w:szCs w:val="16"/>
              </w:rPr>
              <w:t xml:space="preserve">Newgen/ESB/Notification_engine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4B5841F4" w14:textId="7A9B9572" w:rsidR="00564024" w:rsidRDefault="00564024">
            <w:pPr>
              <w:spacing w:line="276" w:lineRule="auto"/>
              <w:rPr>
                <w:rFonts w:ascii="Calibri" w:hAnsi="Calibri" w:cs="Calibri"/>
                <w:sz w:val="16"/>
                <w:szCs w:val="16"/>
              </w:rPr>
            </w:pPr>
            <w:r>
              <w:rPr>
                <w:rFonts w:ascii="Calibri" w:hAnsi="Calibri" w:cs="Calibri"/>
                <w:sz w:val="16"/>
                <w:szCs w:val="16"/>
              </w:rPr>
              <w:t xml:space="preserve">IBM MW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13E716C5" w14:textId="350EE31D"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Notification Engine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236130FA" w14:textId="000DC510"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Newgen </w:t>
            </w:r>
          </w:p>
        </w:tc>
      </w:tr>
      <w:tr w:rsidR="00564024" w14:paraId="0C2EF0BD" w14:textId="77777777" w:rsidTr="00260C83">
        <w:trPr>
          <w:trHeight w:val="680"/>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8308BE3" w14:textId="77777777" w:rsidR="00564024" w:rsidRDefault="00564024">
            <w:pPr>
              <w:spacing w:line="276" w:lineRule="auto"/>
              <w:jc w:val="center"/>
              <w:rPr>
                <w:rFonts w:ascii="Calibri" w:hAnsi="Calibri" w:cs="Calibri"/>
                <w:sz w:val="16"/>
                <w:szCs w:val="16"/>
              </w:rPr>
            </w:pPr>
            <w:r>
              <w:rPr>
                <w:rFonts w:ascii="Calibri" w:hAnsi="Calibri" w:cs="Calibri"/>
                <w:sz w:val="16"/>
                <w:szCs w:val="16"/>
              </w:rPr>
              <w:t xml:space="preserve">33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49733F68" w14:textId="5AF2A86E"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Notify customer with rejection reason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65545E9B" w14:textId="36E828AC"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Trigger Notification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70BE5ABD" w14:textId="09979908" w:rsidR="00564024" w:rsidRDefault="00564024">
            <w:pPr>
              <w:spacing w:line="276" w:lineRule="auto"/>
              <w:rPr>
                <w:rFonts w:ascii="Calibri" w:hAnsi="Calibri" w:cs="Calibri"/>
                <w:sz w:val="16"/>
                <w:szCs w:val="16"/>
              </w:rPr>
            </w:pPr>
            <w:r>
              <w:rPr>
                <w:rFonts w:ascii="Calibri" w:hAnsi="Calibri" w:cs="Calibri"/>
                <w:sz w:val="16"/>
                <w:szCs w:val="16"/>
              </w:rPr>
              <w:t xml:space="preserve">Newgen/ESB/Notification_engine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51ABFD38" w14:textId="1B6A8337" w:rsidR="00564024" w:rsidRDefault="00564024">
            <w:pPr>
              <w:spacing w:line="276" w:lineRule="auto"/>
              <w:rPr>
                <w:rFonts w:ascii="Calibri" w:hAnsi="Calibri" w:cs="Calibri"/>
                <w:sz w:val="16"/>
                <w:szCs w:val="16"/>
              </w:rPr>
            </w:pPr>
            <w:r>
              <w:rPr>
                <w:rFonts w:ascii="Calibri" w:hAnsi="Calibri" w:cs="Calibri"/>
                <w:sz w:val="16"/>
                <w:szCs w:val="16"/>
              </w:rPr>
              <w:t xml:space="preserve">IBM MW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4E1E3139" w14:textId="74A3D8FE"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Notification Engine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7753366A" w14:textId="407C8C48"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Newgen </w:t>
            </w:r>
          </w:p>
        </w:tc>
      </w:tr>
      <w:tr w:rsidR="00564024" w14:paraId="2FD5DB83" w14:textId="77777777" w:rsidTr="00260C83">
        <w:trPr>
          <w:trHeight w:val="1700"/>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FD64053" w14:textId="77777777" w:rsidR="00564024" w:rsidRDefault="00564024">
            <w:pPr>
              <w:spacing w:line="276" w:lineRule="auto"/>
              <w:jc w:val="center"/>
              <w:rPr>
                <w:rFonts w:ascii="Calibri" w:hAnsi="Calibri" w:cs="Calibri"/>
                <w:sz w:val="16"/>
                <w:szCs w:val="16"/>
              </w:rPr>
            </w:pPr>
            <w:r>
              <w:rPr>
                <w:rFonts w:ascii="Calibri" w:hAnsi="Calibri" w:cs="Calibri"/>
                <w:sz w:val="16"/>
                <w:szCs w:val="16"/>
              </w:rPr>
              <w:t xml:space="preserve">34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596E9CCC" w14:textId="7ECAC3AD"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Notify customer with application number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038226A3" w14:textId="79886F8A"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Trigger Notification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3310FD9A" w14:textId="6E7B23B5" w:rsidR="00564024" w:rsidRDefault="00564024">
            <w:pPr>
              <w:spacing w:line="276" w:lineRule="auto"/>
              <w:rPr>
                <w:rFonts w:ascii="Calibri" w:hAnsi="Calibri" w:cs="Calibri"/>
                <w:sz w:val="16"/>
                <w:szCs w:val="16"/>
              </w:rPr>
            </w:pPr>
            <w:r>
              <w:rPr>
                <w:rFonts w:ascii="Calibri" w:hAnsi="Calibri" w:cs="Calibri"/>
                <w:sz w:val="16"/>
                <w:szCs w:val="16"/>
              </w:rPr>
              <w:t xml:space="preserve">Newgen/ESB/Notification_engine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2DDDD43D" w14:textId="2E9A23A6" w:rsidR="00564024" w:rsidRDefault="00564024">
            <w:pPr>
              <w:spacing w:line="276" w:lineRule="auto"/>
              <w:rPr>
                <w:rFonts w:ascii="Calibri" w:hAnsi="Calibri" w:cs="Calibri"/>
                <w:sz w:val="16"/>
                <w:szCs w:val="16"/>
              </w:rPr>
            </w:pPr>
            <w:r>
              <w:rPr>
                <w:rFonts w:ascii="Calibri" w:hAnsi="Calibri" w:cs="Calibri"/>
                <w:sz w:val="16"/>
                <w:szCs w:val="16"/>
              </w:rPr>
              <w:t xml:space="preserve">IBM MW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3223F317" w14:textId="0DD8714D"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Notification Engine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28318569" w14:textId="086E6BE3"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Newgen </w:t>
            </w:r>
          </w:p>
        </w:tc>
      </w:tr>
      <w:tr w:rsidR="00564024" w14:paraId="403BE32B" w14:textId="77777777" w:rsidTr="00260C83">
        <w:trPr>
          <w:trHeight w:val="1700"/>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A52EBB5" w14:textId="77777777" w:rsidR="00564024" w:rsidRDefault="00564024">
            <w:pPr>
              <w:spacing w:line="276" w:lineRule="auto"/>
              <w:jc w:val="center"/>
              <w:rPr>
                <w:rFonts w:ascii="Calibri" w:hAnsi="Calibri" w:cs="Calibri"/>
                <w:sz w:val="16"/>
                <w:szCs w:val="16"/>
              </w:rPr>
            </w:pPr>
            <w:r>
              <w:rPr>
                <w:rFonts w:ascii="Calibri" w:hAnsi="Calibri" w:cs="Calibri"/>
                <w:sz w:val="16"/>
                <w:szCs w:val="16"/>
              </w:rPr>
              <w:t xml:space="preserve">35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1A2964A9" w14:textId="6596AF9B"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Notify customer with Final offer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41075C12" w14:textId="67E434BD"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Trigger Notification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5263EC9D" w14:textId="71B187B1" w:rsidR="00564024" w:rsidRDefault="00564024">
            <w:pPr>
              <w:spacing w:line="276" w:lineRule="auto"/>
              <w:rPr>
                <w:rFonts w:ascii="Calibri" w:hAnsi="Calibri" w:cs="Calibri"/>
                <w:sz w:val="16"/>
                <w:szCs w:val="16"/>
              </w:rPr>
            </w:pPr>
            <w:r>
              <w:rPr>
                <w:rFonts w:ascii="Calibri" w:hAnsi="Calibri" w:cs="Calibri"/>
                <w:sz w:val="16"/>
                <w:szCs w:val="16"/>
              </w:rPr>
              <w:t xml:space="preserve">Newgen/ESB/Notification_engine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5E792736" w14:textId="60C79DB7" w:rsidR="00564024" w:rsidRDefault="00564024">
            <w:pPr>
              <w:spacing w:line="276" w:lineRule="auto"/>
              <w:rPr>
                <w:rFonts w:ascii="Calibri" w:hAnsi="Calibri" w:cs="Calibri"/>
                <w:sz w:val="16"/>
                <w:szCs w:val="16"/>
              </w:rPr>
            </w:pPr>
            <w:r>
              <w:rPr>
                <w:rFonts w:ascii="Calibri" w:hAnsi="Calibri" w:cs="Calibri"/>
                <w:sz w:val="16"/>
                <w:szCs w:val="16"/>
              </w:rPr>
              <w:t xml:space="preserve">IBM MW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68E23D33" w14:textId="7345DD00"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Notification Engine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4A52ADA9" w14:textId="52DD2393"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Newgen </w:t>
            </w:r>
          </w:p>
        </w:tc>
      </w:tr>
      <w:tr w:rsidR="00564024" w14:paraId="0FF82CFC" w14:textId="77777777" w:rsidTr="00260C83">
        <w:trPr>
          <w:trHeight w:val="1700"/>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486CD66" w14:textId="77777777" w:rsidR="00564024" w:rsidRDefault="00564024">
            <w:pPr>
              <w:spacing w:line="276" w:lineRule="auto"/>
              <w:jc w:val="center"/>
              <w:rPr>
                <w:rFonts w:ascii="Calibri" w:hAnsi="Calibri" w:cs="Calibri"/>
                <w:sz w:val="16"/>
                <w:szCs w:val="16"/>
              </w:rPr>
            </w:pPr>
            <w:r>
              <w:rPr>
                <w:rFonts w:ascii="Calibri" w:hAnsi="Calibri" w:cs="Calibri"/>
                <w:sz w:val="16"/>
                <w:szCs w:val="16"/>
              </w:rPr>
              <w:t xml:space="preserve">36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5282A7A8" w14:textId="1500E44B"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Notify customer for personal Information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7966BD8E" w14:textId="41372DC0"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Trigger Notification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7582F581" w14:textId="2C5E93E6" w:rsidR="00564024" w:rsidRDefault="00564024">
            <w:pPr>
              <w:spacing w:line="276" w:lineRule="auto"/>
              <w:rPr>
                <w:rFonts w:ascii="Calibri" w:hAnsi="Calibri" w:cs="Calibri"/>
                <w:sz w:val="16"/>
                <w:szCs w:val="16"/>
              </w:rPr>
            </w:pPr>
            <w:r>
              <w:rPr>
                <w:rFonts w:ascii="Calibri" w:hAnsi="Calibri" w:cs="Calibri"/>
                <w:sz w:val="16"/>
                <w:szCs w:val="16"/>
              </w:rPr>
              <w:t xml:space="preserve">Newgen/ESB/Notification_engine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3C115F0F" w14:textId="5274C1E7" w:rsidR="00564024" w:rsidRDefault="00564024">
            <w:pPr>
              <w:spacing w:line="276" w:lineRule="auto"/>
              <w:rPr>
                <w:rFonts w:ascii="Calibri" w:hAnsi="Calibri" w:cs="Calibri"/>
                <w:sz w:val="16"/>
                <w:szCs w:val="16"/>
              </w:rPr>
            </w:pPr>
            <w:r>
              <w:rPr>
                <w:rFonts w:ascii="Calibri" w:hAnsi="Calibri" w:cs="Calibri"/>
                <w:sz w:val="16"/>
                <w:szCs w:val="16"/>
              </w:rPr>
              <w:t xml:space="preserve">IBM MW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01788C68" w14:textId="78E109A0"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Notification Engine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08AF2FFA" w14:textId="35E2A351"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Newgen </w:t>
            </w:r>
          </w:p>
        </w:tc>
      </w:tr>
      <w:tr w:rsidR="00564024" w14:paraId="3284BA5B" w14:textId="77777777" w:rsidTr="00260C83">
        <w:trPr>
          <w:trHeight w:val="1700"/>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EE27CC4" w14:textId="77777777" w:rsidR="00564024" w:rsidRDefault="00564024">
            <w:pPr>
              <w:spacing w:line="276" w:lineRule="auto"/>
              <w:jc w:val="center"/>
              <w:rPr>
                <w:rFonts w:ascii="Calibri" w:hAnsi="Calibri" w:cs="Calibri"/>
                <w:sz w:val="16"/>
                <w:szCs w:val="16"/>
              </w:rPr>
            </w:pPr>
            <w:r>
              <w:rPr>
                <w:rFonts w:ascii="Calibri" w:hAnsi="Calibri" w:cs="Calibri"/>
                <w:sz w:val="16"/>
                <w:szCs w:val="16"/>
              </w:rPr>
              <w:t xml:space="preserve">37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11D92E0B" w14:textId="67E21C49"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Notify customer for commodity purchase consent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53C8105F" w14:textId="616FD0BE"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Trigger Notification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3D28E514" w14:textId="5B6EAAA9" w:rsidR="00564024" w:rsidRDefault="00564024">
            <w:pPr>
              <w:spacing w:line="276" w:lineRule="auto"/>
              <w:rPr>
                <w:rFonts w:ascii="Calibri" w:hAnsi="Calibri" w:cs="Calibri"/>
                <w:sz w:val="16"/>
                <w:szCs w:val="16"/>
              </w:rPr>
            </w:pPr>
            <w:r>
              <w:rPr>
                <w:rFonts w:ascii="Calibri" w:hAnsi="Calibri" w:cs="Calibri"/>
                <w:sz w:val="16"/>
                <w:szCs w:val="16"/>
              </w:rPr>
              <w:t xml:space="preserve">Newgen/ESB/Notification_engine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64E8FE90" w14:textId="75FC22FC" w:rsidR="00564024" w:rsidRDefault="00564024">
            <w:pPr>
              <w:spacing w:line="276" w:lineRule="auto"/>
              <w:rPr>
                <w:rFonts w:ascii="Calibri" w:hAnsi="Calibri" w:cs="Calibri"/>
                <w:sz w:val="16"/>
                <w:szCs w:val="16"/>
              </w:rPr>
            </w:pPr>
            <w:r>
              <w:rPr>
                <w:rFonts w:ascii="Calibri" w:hAnsi="Calibri" w:cs="Calibri"/>
                <w:sz w:val="16"/>
                <w:szCs w:val="16"/>
              </w:rPr>
              <w:t xml:space="preserve">IBM MW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597AD365" w14:textId="2844870A"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Notification Engine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580CB7E9" w14:textId="7A4FDDD0"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Newgen </w:t>
            </w:r>
          </w:p>
        </w:tc>
      </w:tr>
      <w:tr w:rsidR="00564024" w14:paraId="6A3F66E9" w14:textId="77777777" w:rsidTr="00260C83">
        <w:trPr>
          <w:trHeight w:val="1700"/>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8EDFABE" w14:textId="77777777" w:rsidR="00564024" w:rsidRDefault="00564024">
            <w:pPr>
              <w:spacing w:line="276" w:lineRule="auto"/>
              <w:jc w:val="center"/>
              <w:rPr>
                <w:rFonts w:ascii="Calibri" w:hAnsi="Calibri" w:cs="Calibri"/>
                <w:sz w:val="16"/>
                <w:szCs w:val="16"/>
              </w:rPr>
            </w:pPr>
            <w:r>
              <w:rPr>
                <w:rFonts w:ascii="Calibri" w:hAnsi="Calibri" w:cs="Calibri"/>
                <w:sz w:val="16"/>
                <w:szCs w:val="16"/>
              </w:rPr>
              <w:t xml:space="preserve">38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4CB92204" w14:textId="6A727527"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Notify customer for contract signing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755AC8DE" w14:textId="19262702"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Trigger Notification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36D8EF8D" w14:textId="63D46A4A" w:rsidR="00564024" w:rsidRDefault="00564024">
            <w:pPr>
              <w:spacing w:line="276" w:lineRule="auto"/>
              <w:rPr>
                <w:rFonts w:ascii="Calibri" w:hAnsi="Calibri" w:cs="Calibri"/>
                <w:sz w:val="16"/>
                <w:szCs w:val="16"/>
              </w:rPr>
            </w:pPr>
            <w:r>
              <w:rPr>
                <w:rFonts w:ascii="Calibri" w:hAnsi="Calibri" w:cs="Calibri"/>
                <w:sz w:val="16"/>
                <w:szCs w:val="16"/>
              </w:rPr>
              <w:t xml:space="preserve">Newgen/ESB/Notification_engine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3B6AB449" w14:textId="4ADD10DF" w:rsidR="00564024" w:rsidRDefault="00564024">
            <w:pPr>
              <w:spacing w:line="276" w:lineRule="auto"/>
              <w:rPr>
                <w:rFonts w:ascii="Calibri" w:hAnsi="Calibri" w:cs="Calibri"/>
                <w:sz w:val="16"/>
                <w:szCs w:val="16"/>
              </w:rPr>
            </w:pPr>
            <w:r>
              <w:rPr>
                <w:rFonts w:ascii="Calibri" w:hAnsi="Calibri" w:cs="Calibri"/>
                <w:sz w:val="16"/>
                <w:szCs w:val="16"/>
              </w:rPr>
              <w:t xml:space="preserve">IBM MW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079339FA" w14:textId="437EB780"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Notification Engine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3623DD0D" w14:textId="4A4C2060"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Newgen </w:t>
            </w:r>
          </w:p>
        </w:tc>
      </w:tr>
      <w:tr w:rsidR="00564024" w14:paraId="315CFE7F" w14:textId="77777777" w:rsidTr="00260C83">
        <w:trPr>
          <w:trHeight w:val="1700"/>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D5BE5D1" w14:textId="77777777" w:rsidR="00564024" w:rsidRDefault="00564024">
            <w:pPr>
              <w:spacing w:line="276" w:lineRule="auto"/>
              <w:jc w:val="center"/>
              <w:rPr>
                <w:rFonts w:ascii="Calibri" w:hAnsi="Calibri" w:cs="Calibri"/>
                <w:sz w:val="16"/>
                <w:szCs w:val="16"/>
              </w:rPr>
            </w:pPr>
            <w:r>
              <w:rPr>
                <w:rFonts w:ascii="Calibri" w:hAnsi="Calibri" w:cs="Calibri"/>
                <w:sz w:val="16"/>
                <w:szCs w:val="16"/>
              </w:rPr>
              <w:t xml:space="preserve">39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698C4F5A" w14:textId="669F7E11"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Notify customer for promissory note signing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46CD1406" w14:textId="111743F4"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Trigger Notification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44860C56" w14:textId="5F766ED4" w:rsidR="00564024" w:rsidRDefault="00564024">
            <w:pPr>
              <w:spacing w:line="276" w:lineRule="auto"/>
              <w:rPr>
                <w:rFonts w:ascii="Calibri" w:hAnsi="Calibri" w:cs="Calibri"/>
                <w:sz w:val="16"/>
                <w:szCs w:val="16"/>
              </w:rPr>
            </w:pPr>
            <w:r>
              <w:rPr>
                <w:rFonts w:ascii="Calibri" w:hAnsi="Calibri" w:cs="Calibri"/>
                <w:sz w:val="16"/>
                <w:szCs w:val="16"/>
              </w:rPr>
              <w:t xml:space="preserve">Newgen/ESB/Notification_engine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65941722" w14:textId="12DABB43" w:rsidR="00564024" w:rsidRDefault="00564024">
            <w:pPr>
              <w:spacing w:line="276" w:lineRule="auto"/>
              <w:rPr>
                <w:rFonts w:ascii="Calibri" w:hAnsi="Calibri" w:cs="Calibri"/>
                <w:sz w:val="16"/>
                <w:szCs w:val="16"/>
              </w:rPr>
            </w:pPr>
            <w:r>
              <w:rPr>
                <w:rFonts w:ascii="Calibri" w:hAnsi="Calibri" w:cs="Calibri"/>
                <w:sz w:val="16"/>
                <w:szCs w:val="16"/>
              </w:rPr>
              <w:t xml:space="preserve">IBM MW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7D484FA9" w14:textId="23F4C0D2"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Notification Engine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5A24FE34" w14:textId="37EF73F1"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Newgen </w:t>
            </w:r>
          </w:p>
        </w:tc>
      </w:tr>
      <w:tr w:rsidR="00564024" w14:paraId="44A80423" w14:textId="77777777" w:rsidTr="00260C83">
        <w:trPr>
          <w:trHeight w:val="1700"/>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79C2ECB" w14:textId="77777777" w:rsidR="00564024" w:rsidRDefault="00564024">
            <w:pPr>
              <w:spacing w:line="276" w:lineRule="auto"/>
              <w:jc w:val="center"/>
              <w:rPr>
                <w:rFonts w:ascii="Calibri" w:hAnsi="Calibri" w:cs="Calibri"/>
                <w:sz w:val="16"/>
                <w:szCs w:val="16"/>
              </w:rPr>
            </w:pPr>
            <w:r>
              <w:rPr>
                <w:rFonts w:ascii="Calibri" w:hAnsi="Calibri" w:cs="Calibri"/>
                <w:sz w:val="16"/>
                <w:szCs w:val="16"/>
              </w:rPr>
              <w:lastRenderedPageBreak/>
              <w:t xml:space="preserve">40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1DBC07BA" w14:textId="3F4161F8"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Notify customer for commodity sell consent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51812636" w14:textId="3469FD66"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Trigger Notification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62A3D5EF" w14:textId="479D0E18" w:rsidR="00564024" w:rsidRDefault="00564024">
            <w:pPr>
              <w:spacing w:line="276" w:lineRule="auto"/>
              <w:rPr>
                <w:rFonts w:ascii="Calibri" w:hAnsi="Calibri" w:cs="Calibri"/>
                <w:sz w:val="16"/>
                <w:szCs w:val="16"/>
              </w:rPr>
            </w:pPr>
            <w:r>
              <w:rPr>
                <w:rFonts w:ascii="Calibri" w:hAnsi="Calibri" w:cs="Calibri"/>
                <w:sz w:val="16"/>
                <w:szCs w:val="16"/>
              </w:rPr>
              <w:t xml:space="preserve">Newgen/ESB/Notification_engine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42531661" w14:textId="7F1B39B9" w:rsidR="00564024" w:rsidRDefault="00564024">
            <w:pPr>
              <w:spacing w:line="276" w:lineRule="auto"/>
              <w:rPr>
                <w:rFonts w:ascii="Calibri" w:hAnsi="Calibri" w:cs="Calibri"/>
                <w:sz w:val="16"/>
                <w:szCs w:val="16"/>
              </w:rPr>
            </w:pPr>
            <w:r>
              <w:rPr>
                <w:rFonts w:ascii="Calibri" w:hAnsi="Calibri" w:cs="Calibri"/>
                <w:sz w:val="16"/>
                <w:szCs w:val="16"/>
              </w:rPr>
              <w:t xml:space="preserve">IBM MW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088E57F1" w14:textId="710081D2"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Notification Engine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57D05DB7" w14:textId="6891D8EF"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Newgen </w:t>
            </w:r>
          </w:p>
        </w:tc>
      </w:tr>
      <w:tr w:rsidR="00564024" w14:paraId="3EC5AEBB" w14:textId="77777777" w:rsidTr="00260C83">
        <w:trPr>
          <w:trHeight w:val="1700"/>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CB387D4" w14:textId="77777777" w:rsidR="00564024" w:rsidRDefault="00564024">
            <w:pPr>
              <w:spacing w:line="276" w:lineRule="auto"/>
              <w:jc w:val="center"/>
              <w:rPr>
                <w:rFonts w:ascii="Calibri" w:hAnsi="Calibri" w:cs="Calibri"/>
                <w:sz w:val="16"/>
                <w:szCs w:val="16"/>
              </w:rPr>
            </w:pPr>
            <w:r>
              <w:rPr>
                <w:rFonts w:ascii="Calibri" w:hAnsi="Calibri" w:cs="Calibri"/>
                <w:sz w:val="16"/>
                <w:szCs w:val="16"/>
              </w:rPr>
              <w:t xml:space="preserve">41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0E6EDD69" w14:textId="272121DE"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Notify customer to provide IBAN for disbusement and DD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4E30AF54" w14:textId="1D86E0AF"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Trigger Notification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3CC30D78" w14:textId="23E2C3A9" w:rsidR="00564024" w:rsidRDefault="00564024">
            <w:pPr>
              <w:spacing w:line="276" w:lineRule="auto"/>
              <w:rPr>
                <w:rFonts w:ascii="Calibri" w:hAnsi="Calibri" w:cs="Calibri"/>
                <w:sz w:val="16"/>
                <w:szCs w:val="16"/>
              </w:rPr>
            </w:pPr>
            <w:r>
              <w:rPr>
                <w:rFonts w:ascii="Calibri" w:hAnsi="Calibri" w:cs="Calibri"/>
                <w:sz w:val="16"/>
                <w:szCs w:val="16"/>
              </w:rPr>
              <w:t xml:space="preserve">Newgen/ESB/Notification_engine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21E89A46" w14:textId="34683D35" w:rsidR="00564024" w:rsidRDefault="00564024">
            <w:pPr>
              <w:spacing w:line="276" w:lineRule="auto"/>
              <w:rPr>
                <w:rFonts w:ascii="Calibri" w:hAnsi="Calibri" w:cs="Calibri"/>
                <w:sz w:val="16"/>
                <w:szCs w:val="16"/>
              </w:rPr>
            </w:pPr>
            <w:r>
              <w:rPr>
                <w:rFonts w:ascii="Calibri" w:hAnsi="Calibri" w:cs="Calibri"/>
                <w:sz w:val="16"/>
                <w:szCs w:val="16"/>
              </w:rPr>
              <w:t xml:space="preserve">IBM MW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7373358F" w14:textId="21FAD86C"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Notification Engine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25DAAFC1" w14:textId="4ACAEE2B"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Newgen </w:t>
            </w:r>
          </w:p>
        </w:tc>
      </w:tr>
      <w:tr w:rsidR="00564024" w14:paraId="7B8DC0EA" w14:textId="77777777" w:rsidTr="00260C83">
        <w:trPr>
          <w:trHeight w:val="1700"/>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0CD1732" w14:textId="77777777" w:rsidR="00564024" w:rsidRDefault="00564024">
            <w:pPr>
              <w:spacing w:line="276" w:lineRule="auto"/>
              <w:jc w:val="center"/>
              <w:rPr>
                <w:rFonts w:ascii="Calibri" w:hAnsi="Calibri" w:cs="Calibri"/>
                <w:sz w:val="16"/>
                <w:szCs w:val="16"/>
              </w:rPr>
            </w:pPr>
            <w:r>
              <w:rPr>
                <w:rFonts w:ascii="Calibri" w:hAnsi="Calibri" w:cs="Calibri"/>
                <w:sz w:val="16"/>
                <w:szCs w:val="16"/>
              </w:rPr>
              <w:t xml:space="preserve">42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16FFBC26" w14:textId="6DFC9EA1"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Whenever LOS trigger QA system and they want to discard WI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6BE1AF41" w14:textId="3471135E"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Discard WI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4C0D4C52" w14:textId="46812DE3" w:rsidR="00564024" w:rsidRDefault="00564024">
            <w:pPr>
              <w:spacing w:line="276" w:lineRule="auto"/>
              <w:rPr>
                <w:rFonts w:ascii="Calibri" w:hAnsi="Calibri" w:cs="Calibri"/>
                <w:sz w:val="16"/>
                <w:szCs w:val="16"/>
              </w:rPr>
            </w:pPr>
            <w:r>
              <w:rPr>
                <w:rFonts w:ascii="Calibri" w:hAnsi="Calibri" w:cs="Calibri"/>
                <w:color w:val="000000"/>
                <w:sz w:val="16"/>
                <w:szCs w:val="16"/>
              </w:rPr>
              <w:t xml:space="preserve">Newgen/ESB/Quality System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3535BB6F" w14:textId="3BE3C694" w:rsidR="00564024" w:rsidRDefault="00564024">
            <w:pPr>
              <w:spacing w:line="276" w:lineRule="auto"/>
              <w:rPr>
                <w:rFonts w:ascii="Calibri" w:hAnsi="Calibri" w:cs="Calibri"/>
                <w:sz w:val="16"/>
                <w:szCs w:val="16"/>
              </w:rPr>
            </w:pPr>
            <w:r>
              <w:rPr>
                <w:rFonts w:ascii="Calibri" w:hAnsi="Calibri" w:cs="Calibri"/>
                <w:sz w:val="16"/>
                <w:szCs w:val="16"/>
              </w:rPr>
              <w:t xml:space="preserve">IBM MW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69645C66" w14:textId="1290111F"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Newgen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4A39B568" w14:textId="24A31924"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Quality system </w:t>
            </w:r>
          </w:p>
        </w:tc>
      </w:tr>
      <w:tr w:rsidR="00564024" w14:paraId="29A20972" w14:textId="77777777" w:rsidTr="00260C83">
        <w:trPr>
          <w:trHeight w:val="1700"/>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82EDC01" w14:textId="77777777" w:rsidR="00564024" w:rsidRDefault="00564024">
            <w:pPr>
              <w:spacing w:line="276" w:lineRule="auto"/>
              <w:jc w:val="center"/>
              <w:rPr>
                <w:rFonts w:ascii="Calibri" w:hAnsi="Calibri" w:cs="Calibri"/>
                <w:sz w:val="16"/>
                <w:szCs w:val="16"/>
              </w:rPr>
            </w:pPr>
            <w:r>
              <w:rPr>
                <w:rFonts w:ascii="Calibri" w:hAnsi="Calibri" w:cs="Calibri"/>
                <w:sz w:val="16"/>
                <w:szCs w:val="16"/>
              </w:rPr>
              <w:t xml:space="preserve">43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08BAC3BF" w14:textId="780FCC7E"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Newgen will expose the api which will be triggered by Quality system to Resume/Hold the workitem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7FF41E65" w14:textId="51028AA8"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Change Application status </w:t>
            </w:r>
          </w:p>
        </w:tc>
        <w:tc>
          <w:tcPr>
            <w:tcW w:w="0" w:type="auto"/>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533F08BE" w14:textId="0DD1240A"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Newgen/ESB/Quality System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343F4B33" w14:textId="2A2CD0F9" w:rsidR="00564024" w:rsidRDefault="00564024">
            <w:pPr>
              <w:spacing w:line="276" w:lineRule="auto"/>
              <w:rPr>
                <w:rFonts w:ascii="Calibri" w:hAnsi="Calibri" w:cs="Calibri"/>
                <w:sz w:val="16"/>
                <w:szCs w:val="16"/>
              </w:rPr>
            </w:pPr>
            <w:r>
              <w:rPr>
                <w:rFonts w:ascii="Calibri" w:hAnsi="Calibri" w:cs="Calibri"/>
                <w:sz w:val="16"/>
                <w:szCs w:val="16"/>
              </w:rPr>
              <w:t xml:space="preserve">IBM MW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7B34A5C3" w14:textId="4C8CDDFC"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Newgen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2DC8198F" w14:textId="7F04B950"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Quality system </w:t>
            </w:r>
          </w:p>
        </w:tc>
      </w:tr>
      <w:tr w:rsidR="00564024" w14:paraId="78D88C0D" w14:textId="77777777" w:rsidTr="00260C83">
        <w:trPr>
          <w:trHeight w:val="1700"/>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85120EC" w14:textId="77777777" w:rsidR="00564024" w:rsidRDefault="00564024">
            <w:pPr>
              <w:spacing w:line="276" w:lineRule="auto"/>
              <w:jc w:val="center"/>
              <w:rPr>
                <w:rFonts w:ascii="Calibri" w:hAnsi="Calibri" w:cs="Calibri"/>
                <w:sz w:val="16"/>
                <w:szCs w:val="16"/>
              </w:rPr>
            </w:pPr>
            <w:r>
              <w:rPr>
                <w:rFonts w:ascii="Calibri" w:hAnsi="Calibri" w:cs="Calibri"/>
                <w:sz w:val="16"/>
                <w:szCs w:val="16"/>
              </w:rPr>
              <w:t xml:space="preserve">44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6B68D4A6" w14:textId="63ECAFF0"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Retrive Application Data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2FB2D91F" w14:textId="00E60F0B"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Retrive Application Data </w:t>
            </w:r>
          </w:p>
        </w:tc>
        <w:tc>
          <w:tcPr>
            <w:tcW w:w="0" w:type="auto"/>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7B4034A1" w14:textId="4DECDEE4"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Newgen/ESB/Quality System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692FF16F" w14:textId="267E063A" w:rsidR="00564024" w:rsidRDefault="00564024">
            <w:pPr>
              <w:spacing w:line="276" w:lineRule="auto"/>
              <w:rPr>
                <w:rFonts w:ascii="Calibri" w:hAnsi="Calibri" w:cs="Calibri"/>
                <w:sz w:val="16"/>
                <w:szCs w:val="16"/>
              </w:rPr>
            </w:pPr>
            <w:r>
              <w:rPr>
                <w:rFonts w:ascii="Calibri" w:hAnsi="Calibri" w:cs="Calibri"/>
                <w:sz w:val="16"/>
                <w:szCs w:val="16"/>
              </w:rPr>
              <w:t xml:space="preserve">IBM MW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6F4E0D5B" w14:textId="5C819222"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Newgen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20635AB1" w14:textId="54F91F3A" w:rsidR="00564024" w:rsidRDefault="00564024">
            <w:pPr>
              <w:spacing w:line="276" w:lineRule="auto"/>
              <w:rPr>
                <w:rFonts w:ascii="Calibri" w:hAnsi="Calibri" w:cs="Calibri"/>
                <w:color w:val="000000"/>
                <w:sz w:val="16"/>
                <w:szCs w:val="16"/>
              </w:rPr>
            </w:pPr>
            <w:r>
              <w:rPr>
                <w:rFonts w:ascii="Calibri" w:hAnsi="Calibri" w:cs="Calibri"/>
                <w:color w:val="000000"/>
                <w:sz w:val="16"/>
                <w:szCs w:val="16"/>
              </w:rPr>
              <w:t xml:space="preserve">Quality system </w:t>
            </w:r>
          </w:p>
        </w:tc>
      </w:tr>
    </w:tbl>
    <w:p w14:paraId="0292BAD2" w14:textId="5B0092F6" w:rsidR="007D25CC" w:rsidRPr="007D25CC" w:rsidRDefault="007D25CC" w:rsidP="007D25CC">
      <w:pPr>
        <w:rPr>
          <w:lang w:val="en-US" w:eastAsia="ar-SA"/>
        </w:rPr>
      </w:pPr>
    </w:p>
    <w:p w14:paraId="5B8DDAEF" w14:textId="77777777" w:rsidR="00797432" w:rsidRPr="00797432" w:rsidRDefault="00797432" w:rsidP="00797432">
      <w:pPr>
        <w:rPr>
          <w:lang w:val="en-US" w:eastAsia="ar-SA"/>
        </w:rPr>
      </w:pPr>
    </w:p>
    <w:p w14:paraId="1962D1DC" w14:textId="5137CC76" w:rsidR="00C52177" w:rsidRPr="0082475C" w:rsidRDefault="00C52177" w:rsidP="00C52177">
      <w:pPr>
        <w:pStyle w:val="Heading1"/>
        <w:tabs>
          <w:tab w:val="left" w:pos="0"/>
        </w:tabs>
        <w:rPr>
          <w:rFonts w:cstheme="minorHAnsi"/>
        </w:rPr>
      </w:pPr>
      <w:bookmarkStart w:id="251" w:name="_Toc174309730"/>
      <w:r w:rsidRPr="0082475C">
        <w:rPr>
          <w:rFonts w:cstheme="minorHAnsi"/>
        </w:rPr>
        <w:t>Other Nonfunctional Requirements</w:t>
      </w:r>
      <w:bookmarkEnd w:id="226"/>
      <w:bookmarkEnd w:id="251"/>
    </w:p>
    <w:p w14:paraId="7F19B58B" w14:textId="77777777" w:rsidR="00C52177" w:rsidRPr="0082475C" w:rsidRDefault="00C52177" w:rsidP="00C52177">
      <w:pPr>
        <w:pStyle w:val="Heading3"/>
        <w:numPr>
          <w:ilvl w:val="1"/>
          <w:numId w:val="1"/>
        </w:numPr>
        <w:rPr>
          <w:rFonts w:cstheme="minorHAnsi"/>
          <w:szCs w:val="24"/>
        </w:rPr>
      </w:pPr>
      <w:bookmarkStart w:id="252" w:name="_Toc384044631"/>
      <w:bookmarkStart w:id="253" w:name="_Toc484085695"/>
      <w:bookmarkStart w:id="254" w:name="_Toc2197718"/>
      <w:bookmarkStart w:id="255" w:name="_Toc105461620"/>
      <w:bookmarkStart w:id="256" w:name="_Toc174309731"/>
      <w:r w:rsidRPr="0082475C">
        <w:rPr>
          <w:rFonts w:cstheme="minorHAnsi"/>
          <w:szCs w:val="24"/>
        </w:rPr>
        <w:t>Performance Requirements</w:t>
      </w:r>
      <w:bookmarkEnd w:id="252"/>
      <w:bookmarkEnd w:id="253"/>
      <w:bookmarkEnd w:id="254"/>
      <w:bookmarkEnd w:id="255"/>
      <w:bookmarkEnd w:id="256"/>
    </w:p>
    <w:p w14:paraId="1856806C" w14:textId="77777777" w:rsidR="00C52177" w:rsidRPr="009E6D7A" w:rsidRDefault="00C52177" w:rsidP="0093307E">
      <w:pPr>
        <w:pStyle w:val="template"/>
        <w:numPr>
          <w:ilvl w:val="1"/>
          <w:numId w:val="3"/>
        </w:numPr>
        <w:spacing w:line="360" w:lineRule="auto"/>
        <w:jc w:val="both"/>
        <w:rPr>
          <w:rFonts w:asciiTheme="minorHAnsi" w:hAnsiTheme="minorHAnsi" w:cstheme="minorHAnsi"/>
          <w:i w:val="0"/>
          <w:color w:val="000000" w:themeColor="text1"/>
          <w:sz w:val="24"/>
          <w:szCs w:val="24"/>
          <w:lang w:eastAsia="en-IN"/>
        </w:rPr>
      </w:pPr>
      <w:r w:rsidRPr="009E6D7A">
        <w:rPr>
          <w:rFonts w:asciiTheme="minorHAnsi" w:hAnsiTheme="minorHAnsi" w:cstheme="minorHAnsi"/>
          <w:i w:val="0"/>
          <w:color w:val="000000" w:themeColor="text1"/>
          <w:sz w:val="24"/>
          <w:szCs w:val="24"/>
          <w:lang w:eastAsia="en-IN"/>
        </w:rPr>
        <w:t xml:space="preserve">Maximum 10 Second is the maximum wait time for any service to respond. </w:t>
      </w:r>
    </w:p>
    <w:p w14:paraId="49896A81" w14:textId="77777777" w:rsidR="00C52177" w:rsidRPr="009E6D7A" w:rsidRDefault="00C52177" w:rsidP="0093307E">
      <w:pPr>
        <w:pStyle w:val="template"/>
        <w:numPr>
          <w:ilvl w:val="1"/>
          <w:numId w:val="3"/>
        </w:numPr>
        <w:spacing w:line="360" w:lineRule="auto"/>
        <w:jc w:val="both"/>
        <w:rPr>
          <w:rFonts w:asciiTheme="minorHAnsi" w:hAnsiTheme="minorHAnsi" w:cstheme="minorHAnsi"/>
          <w:i w:val="0"/>
          <w:color w:val="000000" w:themeColor="text1"/>
          <w:sz w:val="24"/>
          <w:szCs w:val="24"/>
          <w:lang w:eastAsia="en-IN"/>
        </w:rPr>
      </w:pPr>
      <w:r w:rsidRPr="009E6D7A">
        <w:rPr>
          <w:rFonts w:asciiTheme="minorHAnsi" w:hAnsiTheme="minorHAnsi" w:cstheme="minorHAnsi"/>
          <w:i w:val="0"/>
          <w:color w:val="000000" w:themeColor="text1"/>
          <w:sz w:val="24"/>
          <w:szCs w:val="24"/>
          <w:lang w:eastAsia="en-IN"/>
        </w:rPr>
        <w:t xml:space="preserve">There should be no slowness in the application on the basis of User load and hardware sizing. </w:t>
      </w:r>
    </w:p>
    <w:p w14:paraId="00F87068" w14:textId="77777777" w:rsidR="00C52177" w:rsidRPr="0082475C" w:rsidRDefault="00C52177" w:rsidP="00C52177">
      <w:pPr>
        <w:pStyle w:val="Heading3"/>
        <w:numPr>
          <w:ilvl w:val="1"/>
          <w:numId w:val="1"/>
        </w:numPr>
        <w:rPr>
          <w:rFonts w:cstheme="minorHAnsi"/>
          <w:szCs w:val="24"/>
        </w:rPr>
      </w:pPr>
      <w:bookmarkStart w:id="257" w:name="_Toc350421441"/>
      <w:bookmarkStart w:id="258" w:name="_Toc384044632"/>
      <w:bookmarkStart w:id="259" w:name="_Toc484085696"/>
      <w:bookmarkStart w:id="260" w:name="_Toc2197719"/>
      <w:bookmarkStart w:id="261" w:name="_Toc105461621"/>
      <w:bookmarkStart w:id="262" w:name="_Toc174309732"/>
      <w:r w:rsidRPr="0082475C">
        <w:rPr>
          <w:rFonts w:cstheme="minorHAnsi"/>
          <w:szCs w:val="24"/>
        </w:rPr>
        <w:t>Safety Requirements</w:t>
      </w:r>
      <w:bookmarkEnd w:id="257"/>
      <w:bookmarkEnd w:id="258"/>
      <w:bookmarkEnd w:id="259"/>
      <w:bookmarkEnd w:id="260"/>
      <w:bookmarkEnd w:id="261"/>
      <w:bookmarkEnd w:id="262"/>
    </w:p>
    <w:p w14:paraId="55FCEE3E" w14:textId="77777777" w:rsidR="00C52177" w:rsidRPr="009E6D7A" w:rsidRDefault="00C52177" w:rsidP="00C52177">
      <w:pPr>
        <w:spacing w:line="360" w:lineRule="auto"/>
        <w:ind w:firstLine="720"/>
        <w:jc w:val="both"/>
        <w:rPr>
          <w:rFonts w:eastAsia="Times New Roman" w:cstheme="minorHAnsi"/>
          <w:sz w:val="24"/>
          <w:szCs w:val="20"/>
          <w:lang w:val="en-GB" w:eastAsia="ar-SA"/>
        </w:rPr>
      </w:pPr>
      <w:r w:rsidRPr="009E6D7A">
        <w:rPr>
          <w:rFonts w:eastAsia="Times New Roman" w:cstheme="minorHAnsi"/>
          <w:sz w:val="24"/>
          <w:szCs w:val="20"/>
          <w:lang w:val="en-GB" w:eastAsia="ar-SA"/>
        </w:rPr>
        <w:t>The Key Safety Requirements are as follows:</w:t>
      </w:r>
    </w:p>
    <w:p w14:paraId="634C9DA9" w14:textId="77777777" w:rsidR="00C52177" w:rsidRPr="0082475C" w:rsidRDefault="00C52177" w:rsidP="0093307E">
      <w:pPr>
        <w:pStyle w:val="template"/>
        <w:numPr>
          <w:ilvl w:val="0"/>
          <w:numId w:val="9"/>
        </w:numPr>
        <w:spacing w:line="360" w:lineRule="auto"/>
        <w:ind w:left="1170"/>
        <w:jc w:val="both"/>
        <w:rPr>
          <w:rFonts w:asciiTheme="minorHAnsi" w:hAnsiTheme="minorHAnsi" w:cstheme="minorHAnsi"/>
          <w:i w:val="0"/>
          <w:sz w:val="24"/>
          <w:lang w:val="en-GB"/>
        </w:rPr>
      </w:pPr>
      <w:r w:rsidRPr="0082475C">
        <w:rPr>
          <w:rFonts w:asciiTheme="minorHAnsi" w:hAnsiTheme="minorHAnsi" w:cstheme="minorHAnsi"/>
          <w:i w:val="0"/>
          <w:sz w:val="24"/>
          <w:lang w:val="en-GB"/>
        </w:rPr>
        <w:t>The server should be installed in a secure area.</w:t>
      </w:r>
    </w:p>
    <w:p w14:paraId="0D49393C" w14:textId="77777777" w:rsidR="00C52177" w:rsidRPr="0082475C" w:rsidRDefault="00C52177" w:rsidP="0093307E">
      <w:pPr>
        <w:pStyle w:val="template"/>
        <w:numPr>
          <w:ilvl w:val="0"/>
          <w:numId w:val="9"/>
        </w:numPr>
        <w:spacing w:line="360" w:lineRule="auto"/>
        <w:ind w:left="1170"/>
        <w:jc w:val="both"/>
        <w:rPr>
          <w:rFonts w:asciiTheme="minorHAnsi" w:hAnsiTheme="minorHAnsi" w:cstheme="minorHAnsi"/>
          <w:i w:val="0"/>
          <w:sz w:val="24"/>
          <w:lang w:val="en-GB"/>
        </w:rPr>
      </w:pPr>
      <w:r w:rsidRPr="0082475C">
        <w:rPr>
          <w:rFonts w:asciiTheme="minorHAnsi" w:hAnsiTheme="minorHAnsi" w:cstheme="minorHAnsi"/>
          <w:i w:val="0"/>
          <w:sz w:val="24"/>
          <w:lang w:val="en-GB"/>
        </w:rPr>
        <w:lastRenderedPageBreak/>
        <w:t>Only authorised user should get access to the server rooms.</w:t>
      </w:r>
    </w:p>
    <w:p w14:paraId="4D25684C" w14:textId="77777777" w:rsidR="00C52177" w:rsidRPr="0082475C" w:rsidRDefault="00C52177" w:rsidP="0093307E">
      <w:pPr>
        <w:pStyle w:val="template"/>
        <w:numPr>
          <w:ilvl w:val="0"/>
          <w:numId w:val="9"/>
        </w:numPr>
        <w:spacing w:line="360" w:lineRule="auto"/>
        <w:ind w:left="1170"/>
        <w:jc w:val="both"/>
        <w:rPr>
          <w:rFonts w:asciiTheme="minorHAnsi" w:hAnsiTheme="minorHAnsi" w:cstheme="minorHAnsi"/>
          <w:i w:val="0"/>
          <w:sz w:val="24"/>
          <w:lang w:val="en-GB"/>
        </w:rPr>
      </w:pPr>
      <w:r w:rsidRPr="0082475C">
        <w:rPr>
          <w:rFonts w:asciiTheme="minorHAnsi" w:hAnsiTheme="minorHAnsi" w:cstheme="minorHAnsi"/>
          <w:i w:val="0"/>
          <w:sz w:val="24"/>
          <w:lang w:val="en-GB"/>
        </w:rPr>
        <w:t>Disaster Recovery should be made possible.</w:t>
      </w:r>
    </w:p>
    <w:p w14:paraId="2F1EF99C" w14:textId="77777777" w:rsidR="00C52177" w:rsidRPr="0082475C" w:rsidRDefault="00C52177" w:rsidP="0093307E">
      <w:pPr>
        <w:pStyle w:val="template"/>
        <w:numPr>
          <w:ilvl w:val="0"/>
          <w:numId w:val="9"/>
        </w:numPr>
        <w:spacing w:line="360" w:lineRule="auto"/>
        <w:ind w:left="1170"/>
        <w:jc w:val="both"/>
        <w:rPr>
          <w:rFonts w:asciiTheme="minorHAnsi" w:hAnsiTheme="minorHAnsi" w:cstheme="minorHAnsi"/>
          <w:i w:val="0"/>
          <w:sz w:val="24"/>
          <w:lang w:val="en-GB"/>
        </w:rPr>
      </w:pPr>
      <w:r w:rsidRPr="0082475C">
        <w:rPr>
          <w:rFonts w:asciiTheme="minorHAnsi" w:hAnsiTheme="minorHAnsi" w:cstheme="minorHAnsi"/>
          <w:i w:val="0"/>
          <w:sz w:val="24"/>
          <w:lang w:val="en-GB"/>
        </w:rPr>
        <w:t>Appropriate arrangements for power backups should be made.</w:t>
      </w:r>
    </w:p>
    <w:p w14:paraId="525AB2E2" w14:textId="77777777" w:rsidR="00C52177" w:rsidRPr="0082475C" w:rsidRDefault="00C52177" w:rsidP="0093307E">
      <w:pPr>
        <w:pStyle w:val="template"/>
        <w:numPr>
          <w:ilvl w:val="0"/>
          <w:numId w:val="9"/>
        </w:numPr>
        <w:spacing w:line="360" w:lineRule="auto"/>
        <w:ind w:left="1170"/>
        <w:jc w:val="both"/>
        <w:rPr>
          <w:rFonts w:asciiTheme="minorHAnsi" w:hAnsiTheme="minorHAnsi" w:cstheme="minorHAnsi"/>
          <w:i w:val="0"/>
          <w:sz w:val="24"/>
          <w:lang w:val="en-GB"/>
        </w:rPr>
      </w:pPr>
      <w:r w:rsidRPr="0082475C">
        <w:rPr>
          <w:rFonts w:asciiTheme="minorHAnsi" w:hAnsiTheme="minorHAnsi" w:cstheme="minorHAnsi"/>
          <w:i w:val="0"/>
          <w:sz w:val="24"/>
          <w:lang w:val="en-GB"/>
        </w:rPr>
        <w:t>Secure connection between different components of the Newgen Accelerator.</w:t>
      </w:r>
    </w:p>
    <w:p w14:paraId="7C8D6070" w14:textId="77777777" w:rsidR="00C52177" w:rsidRPr="0082475C" w:rsidRDefault="00C52177" w:rsidP="00C52177">
      <w:pPr>
        <w:pStyle w:val="Heading3"/>
        <w:numPr>
          <w:ilvl w:val="1"/>
          <w:numId w:val="1"/>
        </w:numPr>
        <w:rPr>
          <w:rFonts w:cstheme="minorHAnsi"/>
          <w:szCs w:val="24"/>
        </w:rPr>
      </w:pPr>
      <w:bookmarkStart w:id="263" w:name="_Toc350421442"/>
      <w:bookmarkStart w:id="264" w:name="_Toc384044633"/>
      <w:bookmarkStart w:id="265" w:name="_Toc484085697"/>
      <w:bookmarkStart w:id="266" w:name="_Toc2197720"/>
      <w:bookmarkStart w:id="267" w:name="_Toc105461622"/>
      <w:bookmarkStart w:id="268" w:name="_Toc174309733"/>
      <w:r w:rsidRPr="0082475C">
        <w:rPr>
          <w:rFonts w:cstheme="minorHAnsi"/>
          <w:szCs w:val="24"/>
        </w:rPr>
        <w:t>Security Requirements</w:t>
      </w:r>
      <w:bookmarkEnd w:id="263"/>
      <w:bookmarkEnd w:id="264"/>
      <w:bookmarkEnd w:id="265"/>
      <w:bookmarkEnd w:id="266"/>
      <w:bookmarkEnd w:id="267"/>
      <w:bookmarkEnd w:id="268"/>
    </w:p>
    <w:p w14:paraId="56B9AECF" w14:textId="77777777" w:rsidR="00C52177" w:rsidRDefault="00C52177" w:rsidP="00C52177">
      <w:pPr>
        <w:pStyle w:val="template"/>
        <w:spacing w:line="360" w:lineRule="auto"/>
        <w:ind w:left="720"/>
        <w:jc w:val="both"/>
        <w:rPr>
          <w:rFonts w:asciiTheme="minorHAnsi" w:hAnsiTheme="minorHAnsi" w:cstheme="minorHAnsi"/>
          <w:i w:val="0"/>
          <w:sz w:val="24"/>
          <w:lang w:val="en-GB"/>
        </w:rPr>
      </w:pPr>
      <w:r>
        <w:rPr>
          <w:rFonts w:asciiTheme="minorHAnsi" w:hAnsiTheme="minorHAnsi" w:cstheme="minorHAnsi"/>
          <w:i w:val="0"/>
          <w:sz w:val="24"/>
          <w:lang w:val="en-GB"/>
        </w:rPr>
        <w:t>Emkan Finance Company</w:t>
      </w:r>
      <w:r w:rsidRPr="0082475C">
        <w:rPr>
          <w:rFonts w:asciiTheme="minorHAnsi" w:hAnsiTheme="minorHAnsi" w:cstheme="minorHAnsi"/>
          <w:i w:val="0"/>
          <w:sz w:val="24"/>
          <w:lang w:val="en-GB"/>
        </w:rPr>
        <w:t xml:space="preserve"> IT Security reports associated with user ID listing and the kind of access available to each user for various request types have to be sufficiently available. Sufficient training has to be imparted to IT Security staff for appropriate grant of rights to users at the time of ID creation / Modification.</w:t>
      </w:r>
      <w:r>
        <w:rPr>
          <w:rFonts w:asciiTheme="minorHAnsi" w:hAnsiTheme="minorHAnsi" w:cstheme="minorHAnsi"/>
          <w:i w:val="0"/>
          <w:sz w:val="24"/>
          <w:lang w:val="en-GB"/>
        </w:rPr>
        <w:t xml:space="preserve"> </w:t>
      </w:r>
    </w:p>
    <w:p w14:paraId="7D26E8FD" w14:textId="77777777" w:rsidR="00C52177" w:rsidRPr="0082475C" w:rsidRDefault="00C52177" w:rsidP="00C52177">
      <w:pPr>
        <w:pStyle w:val="Heading1"/>
        <w:tabs>
          <w:tab w:val="left" w:pos="0"/>
        </w:tabs>
        <w:rPr>
          <w:rFonts w:cstheme="minorHAnsi"/>
        </w:rPr>
      </w:pPr>
      <w:bookmarkStart w:id="269" w:name="_Toc105461623"/>
      <w:bookmarkStart w:id="270" w:name="_Toc174309734"/>
      <w:r w:rsidRPr="0082475C">
        <w:rPr>
          <w:rFonts w:cstheme="minorHAnsi"/>
        </w:rPr>
        <w:t>Annexure 1 : Document List</w:t>
      </w:r>
      <w:bookmarkEnd w:id="269"/>
      <w:bookmarkEnd w:id="270"/>
    </w:p>
    <w:p w14:paraId="130FF44E" w14:textId="77777777" w:rsidR="00C52177" w:rsidRDefault="00C52177" w:rsidP="00C52177">
      <w:pPr>
        <w:rPr>
          <w:rFonts w:cstheme="minorHAnsi"/>
        </w:rPr>
      </w:pPr>
      <w:r w:rsidRPr="0082475C">
        <w:rPr>
          <w:rFonts w:cstheme="minorHAnsi"/>
        </w:rPr>
        <w:t xml:space="preserve">Below are the List of Document that can be uploaded by </w:t>
      </w:r>
      <w:r>
        <w:rPr>
          <w:rFonts w:cstheme="minorHAnsi"/>
        </w:rPr>
        <w:t>Applicant</w:t>
      </w:r>
      <w:r w:rsidRPr="0082475C">
        <w:rPr>
          <w:rFonts w:cstheme="minorHAnsi"/>
        </w:rPr>
        <w:t xml:space="preserve"> </w:t>
      </w:r>
      <w:r>
        <w:rPr>
          <w:rFonts w:cstheme="minorHAnsi"/>
        </w:rPr>
        <w:t>at</w:t>
      </w:r>
      <w:r w:rsidRPr="0082475C">
        <w:rPr>
          <w:rFonts w:cstheme="minorHAnsi"/>
        </w:rPr>
        <w:t xml:space="preserve"> the </w:t>
      </w:r>
      <w:r>
        <w:rPr>
          <w:rFonts w:cstheme="minorHAnsi"/>
        </w:rPr>
        <w:t>Web portal</w:t>
      </w:r>
      <w:r w:rsidRPr="0082475C">
        <w:rPr>
          <w:rFonts w:cstheme="minorHAnsi"/>
        </w:rPr>
        <w:t>.</w:t>
      </w:r>
    </w:p>
    <w:p w14:paraId="5B95918B" w14:textId="45B02701" w:rsidR="00C52177" w:rsidRDefault="00C52177" w:rsidP="00C52177">
      <w:pPr>
        <w:rPr>
          <w:rFonts w:cstheme="minorHAnsi"/>
        </w:rPr>
      </w:pPr>
      <w:r>
        <w:rPr>
          <w:rFonts w:cstheme="minorHAnsi"/>
        </w:rPr>
        <w:t xml:space="preserve">System has the functionality as a configuration where the document upload rights can be provided or removed on the queue/stage .  </w:t>
      </w:r>
    </w:p>
    <w:p w14:paraId="7DCD540F" w14:textId="11D52D4E" w:rsidR="00C52177" w:rsidRDefault="00C52177" w:rsidP="00C52177">
      <w:pPr>
        <w:rPr>
          <w:rFonts w:cstheme="minorHAnsi"/>
        </w:rPr>
      </w:pPr>
      <w:r>
        <w:rPr>
          <w:rFonts w:cstheme="minorHAnsi"/>
        </w:rPr>
        <w:t xml:space="preserve">System will allow the user to add any other document into the system if specific name of document type are not available. </w:t>
      </w:r>
    </w:p>
    <w:p w14:paraId="491ECCF1" w14:textId="77777777" w:rsidR="00C52177" w:rsidRDefault="00C52177" w:rsidP="00C52177">
      <w:pPr>
        <w:rPr>
          <w:rFonts w:cstheme="minorHAnsi"/>
        </w:rPr>
      </w:pPr>
      <w:r>
        <w:rPr>
          <w:rFonts w:cstheme="minorHAnsi"/>
        </w:rPr>
        <w:t xml:space="preserve">Before go-Live if required the below list can be revisited and updated in the system. </w:t>
      </w:r>
    </w:p>
    <w:tbl>
      <w:tblPr>
        <w:tblW w:w="0" w:type="auto"/>
        <w:tblLayout w:type="fixed"/>
        <w:tblLook w:val="04A0" w:firstRow="1" w:lastRow="0" w:firstColumn="1" w:lastColumn="0" w:noHBand="0" w:noVBand="1"/>
      </w:tblPr>
      <w:tblGrid>
        <w:gridCol w:w="562"/>
        <w:gridCol w:w="2694"/>
        <w:gridCol w:w="1134"/>
        <w:gridCol w:w="1559"/>
        <w:gridCol w:w="1134"/>
        <w:gridCol w:w="1134"/>
        <w:gridCol w:w="799"/>
      </w:tblGrid>
      <w:tr w:rsidR="007E3E32" w:rsidRPr="007E3E32" w14:paraId="679622EA" w14:textId="77777777" w:rsidTr="00DF3918">
        <w:trPr>
          <w:trHeight w:val="600"/>
        </w:trPr>
        <w:tc>
          <w:tcPr>
            <w:tcW w:w="562" w:type="dxa"/>
            <w:tcBorders>
              <w:top w:val="single" w:sz="4" w:space="0" w:color="auto"/>
              <w:left w:val="single" w:sz="4" w:space="0" w:color="auto"/>
              <w:bottom w:val="nil"/>
              <w:right w:val="single" w:sz="4" w:space="0" w:color="auto"/>
            </w:tcBorders>
            <w:shd w:val="clear" w:color="000000" w:fill="538DD5"/>
            <w:vAlign w:val="center"/>
            <w:hideMark/>
          </w:tcPr>
          <w:p w14:paraId="2C9B62B1" w14:textId="77777777" w:rsidR="007E3E32" w:rsidRPr="007E3E32" w:rsidRDefault="007E3E32" w:rsidP="007E3E32">
            <w:pPr>
              <w:spacing w:after="0" w:line="240" w:lineRule="auto"/>
              <w:jc w:val="center"/>
              <w:rPr>
                <w:rFonts w:ascii="Calibri" w:eastAsia="Times New Roman" w:hAnsi="Calibri" w:cs="Calibri"/>
                <w:b/>
                <w:bCs/>
                <w:color w:val="000000"/>
                <w:lang w:eastAsia="en-IN"/>
              </w:rPr>
            </w:pPr>
            <w:bookmarkStart w:id="271" w:name="RANGE!A1"/>
            <w:r w:rsidRPr="007E3E32">
              <w:rPr>
                <w:rFonts w:ascii="Calibri" w:eastAsia="Times New Roman" w:hAnsi="Calibri" w:cs="Calibri"/>
                <w:b/>
                <w:bCs/>
                <w:color w:val="000000"/>
                <w:lang w:eastAsia="en-IN"/>
              </w:rPr>
              <w:t xml:space="preserve">Doc ID </w:t>
            </w:r>
            <w:bookmarkEnd w:id="271"/>
          </w:p>
        </w:tc>
        <w:tc>
          <w:tcPr>
            <w:tcW w:w="2694" w:type="dxa"/>
            <w:tcBorders>
              <w:top w:val="single" w:sz="4" w:space="0" w:color="auto"/>
              <w:left w:val="nil"/>
              <w:bottom w:val="nil"/>
              <w:right w:val="single" w:sz="4" w:space="0" w:color="auto"/>
            </w:tcBorders>
            <w:shd w:val="clear" w:color="000000" w:fill="538DD5"/>
            <w:vAlign w:val="center"/>
            <w:hideMark/>
          </w:tcPr>
          <w:p w14:paraId="6025F0FF" w14:textId="77777777" w:rsidR="007E3E32" w:rsidRPr="007E3E32" w:rsidRDefault="007E3E32" w:rsidP="007E3E32">
            <w:pPr>
              <w:spacing w:after="0" w:line="240" w:lineRule="auto"/>
              <w:jc w:val="center"/>
              <w:rPr>
                <w:rFonts w:ascii="Calibri" w:eastAsia="Times New Roman" w:hAnsi="Calibri" w:cs="Calibri"/>
                <w:b/>
                <w:bCs/>
                <w:color w:val="000000"/>
                <w:lang w:eastAsia="en-IN"/>
              </w:rPr>
            </w:pPr>
            <w:r w:rsidRPr="007E3E32">
              <w:rPr>
                <w:rFonts w:ascii="Calibri" w:eastAsia="Times New Roman" w:hAnsi="Calibri" w:cs="Calibri"/>
                <w:b/>
                <w:bCs/>
                <w:color w:val="000000"/>
                <w:lang w:eastAsia="en-IN"/>
              </w:rPr>
              <w:t>Doc Name (EN, AR)</w:t>
            </w:r>
          </w:p>
        </w:tc>
        <w:tc>
          <w:tcPr>
            <w:tcW w:w="1134" w:type="dxa"/>
            <w:tcBorders>
              <w:top w:val="single" w:sz="4" w:space="0" w:color="auto"/>
              <w:left w:val="nil"/>
              <w:bottom w:val="nil"/>
              <w:right w:val="single" w:sz="4" w:space="0" w:color="auto"/>
            </w:tcBorders>
            <w:shd w:val="clear" w:color="000000" w:fill="538DD5"/>
            <w:vAlign w:val="center"/>
            <w:hideMark/>
          </w:tcPr>
          <w:p w14:paraId="2A9B5888" w14:textId="77777777" w:rsidR="007E3E32" w:rsidRPr="007E3E32" w:rsidRDefault="007E3E32" w:rsidP="007E3E32">
            <w:pPr>
              <w:spacing w:after="0" w:line="240" w:lineRule="auto"/>
              <w:jc w:val="center"/>
              <w:rPr>
                <w:rFonts w:ascii="Calibri" w:eastAsia="Times New Roman" w:hAnsi="Calibri" w:cs="Calibri"/>
                <w:b/>
                <w:bCs/>
                <w:color w:val="000000"/>
                <w:lang w:eastAsia="en-IN"/>
              </w:rPr>
            </w:pPr>
            <w:r w:rsidRPr="007E3E32">
              <w:rPr>
                <w:rFonts w:ascii="Calibri" w:eastAsia="Times New Roman" w:hAnsi="Calibri" w:cs="Calibri"/>
                <w:b/>
                <w:bCs/>
                <w:color w:val="000000"/>
                <w:lang w:eastAsia="en-IN"/>
              </w:rPr>
              <w:t>Doc Category (EN, AR)</w:t>
            </w:r>
          </w:p>
        </w:tc>
        <w:tc>
          <w:tcPr>
            <w:tcW w:w="1559" w:type="dxa"/>
            <w:tcBorders>
              <w:top w:val="single" w:sz="4" w:space="0" w:color="auto"/>
              <w:left w:val="nil"/>
              <w:bottom w:val="nil"/>
              <w:right w:val="single" w:sz="4" w:space="0" w:color="auto"/>
            </w:tcBorders>
            <w:shd w:val="clear" w:color="000000" w:fill="538DD5"/>
            <w:vAlign w:val="center"/>
            <w:hideMark/>
          </w:tcPr>
          <w:p w14:paraId="24A0107B" w14:textId="77777777" w:rsidR="007E3E32" w:rsidRPr="007E3E32" w:rsidRDefault="007E3E32" w:rsidP="007E3E32">
            <w:pPr>
              <w:spacing w:after="0" w:line="240" w:lineRule="auto"/>
              <w:jc w:val="center"/>
              <w:rPr>
                <w:rFonts w:ascii="Calibri" w:eastAsia="Times New Roman" w:hAnsi="Calibri" w:cs="Calibri"/>
                <w:b/>
                <w:bCs/>
                <w:color w:val="000000"/>
                <w:lang w:eastAsia="en-IN"/>
              </w:rPr>
            </w:pPr>
            <w:r w:rsidRPr="007E3E32">
              <w:rPr>
                <w:rFonts w:ascii="Calibri" w:eastAsia="Times New Roman" w:hAnsi="Calibri" w:cs="Calibri"/>
                <w:b/>
                <w:bCs/>
                <w:color w:val="000000"/>
                <w:lang w:eastAsia="en-IN"/>
              </w:rPr>
              <w:t>Doc Type (EN, AR)</w:t>
            </w:r>
          </w:p>
        </w:tc>
        <w:tc>
          <w:tcPr>
            <w:tcW w:w="1134" w:type="dxa"/>
            <w:tcBorders>
              <w:top w:val="single" w:sz="4" w:space="0" w:color="auto"/>
              <w:left w:val="nil"/>
              <w:bottom w:val="nil"/>
              <w:right w:val="single" w:sz="4" w:space="0" w:color="auto"/>
            </w:tcBorders>
            <w:shd w:val="clear" w:color="000000" w:fill="538DD5"/>
            <w:vAlign w:val="center"/>
            <w:hideMark/>
          </w:tcPr>
          <w:p w14:paraId="2BA50591" w14:textId="77777777" w:rsidR="007E3E32" w:rsidRPr="007E3E32" w:rsidRDefault="007E3E32" w:rsidP="007E3E32">
            <w:pPr>
              <w:spacing w:after="0" w:line="240" w:lineRule="auto"/>
              <w:jc w:val="center"/>
              <w:rPr>
                <w:rFonts w:ascii="Calibri" w:eastAsia="Times New Roman" w:hAnsi="Calibri" w:cs="Calibri"/>
                <w:b/>
                <w:bCs/>
                <w:color w:val="000000"/>
                <w:lang w:eastAsia="en-IN"/>
              </w:rPr>
            </w:pPr>
            <w:r w:rsidRPr="007E3E32">
              <w:rPr>
                <w:rFonts w:ascii="Calibri" w:eastAsia="Times New Roman" w:hAnsi="Calibri" w:cs="Calibri"/>
                <w:b/>
                <w:bCs/>
                <w:color w:val="000000"/>
                <w:lang w:eastAsia="en-IN"/>
              </w:rPr>
              <w:t>Entity Type (EN, AR)</w:t>
            </w:r>
          </w:p>
        </w:tc>
        <w:tc>
          <w:tcPr>
            <w:tcW w:w="1134" w:type="dxa"/>
            <w:tcBorders>
              <w:top w:val="single" w:sz="4" w:space="0" w:color="auto"/>
              <w:left w:val="nil"/>
              <w:bottom w:val="nil"/>
              <w:right w:val="single" w:sz="4" w:space="0" w:color="auto"/>
            </w:tcBorders>
            <w:shd w:val="clear" w:color="000000" w:fill="538DD5"/>
            <w:vAlign w:val="center"/>
            <w:hideMark/>
          </w:tcPr>
          <w:p w14:paraId="74D35F11" w14:textId="77777777" w:rsidR="007E3E32" w:rsidRPr="007E3E32" w:rsidRDefault="007E3E32" w:rsidP="007E3E32">
            <w:pPr>
              <w:spacing w:after="0" w:line="240" w:lineRule="auto"/>
              <w:jc w:val="center"/>
              <w:rPr>
                <w:rFonts w:ascii="Calibri" w:eastAsia="Times New Roman" w:hAnsi="Calibri" w:cs="Calibri"/>
                <w:b/>
                <w:bCs/>
                <w:color w:val="000000"/>
                <w:lang w:eastAsia="en-IN"/>
              </w:rPr>
            </w:pPr>
            <w:r w:rsidRPr="007E3E32">
              <w:rPr>
                <w:rFonts w:ascii="Calibri" w:eastAsia="Times New Roman" w:hAnsi="Calibri" w:cs="Calibri"/>
                <w:b/>
                <w:bCs/>
                <w:color w:val="000000"/>
                <w:lang w:eastAsia="en-IN"/>
              </w:rPr>
              <w:t>Applicant Type (EN, AR)</w:t>
            </w:r>
          </w:p>
        </w:tc>
        <w:tc>
          <w:tcPr>
            <w:tcW w:w="799" w:type="dxa"/>
            <w:tcBorders>
              <w:top w:val="single" w:sz="4" w:space="0" w:color="auto"/>
              <w:left w:val="nil"/>
              <w:bottom w:val="nil"/>
              <w:right w:val="single" w:sz="4" w:space="0" w:color="auto"/>
            </w:tcBorders>
            <w:shd w:val="clear" w:color="000000" w:fill="538DD5"/>
            <w:vAlign w:val="center"/>
            <w:hideMark/>
          </w:tcPr>
          <w:p w14:paraId="6BF315BF" w14:textId="77777777" w:rsidR="007E3E32" w:rsidRPr="007E3E32" w:rsidRDefault="007E3E32" w:rsidP="007E3E32">
            <w:pPr>
              <w:spacing w:after="0" w:line="240" w:lineRule="auto"/>
              <w:jc w:val="center"/>
              <w:rPr>
                <w:rFonts w:ascii="Calibri" w:eastAsia="Times New Roman" w:hAnsi="Calibri" w:cs="Calibri"/>
                <w:b/>
                <w:bCs/>
                <w:color w:val="000000"/>
                <w:lang w:eastAsia="en-IN"/>
              </w:rPr>
            </w:pPr>
            <w:r w:rsidRPr="007E3E32">
              <w:rPr>
                <w:rFonts w:ascii="Calibri" w:eastAsia="Times New Roman" w:hAnsi="Calibri" w:cs="Calibri"/>
                <w:b/>
                <w:bCs/>
                <w:color w:val="000000"/>
                <w:lang w:eastAsia="en-IN"/>
              </w:rPr>
              <w:t>Mandatory (EN, AR)</w:t>
            </w:r>
          </w:p>
        </w:tc>
      </w:tr>
      <w:tr w:rsidR="007E3E32" w:rsidRPr="007E3E32" w14:paraId="212A6A44" w14:textId="77777777" w:rsidTr="00DF3918">
        <w:trPr>
          <w:trHeight w:val="300"/>
        </w:trPr>
        <w:tc>
          <w:tcPr>
            <w:tcW w:w="562" w:type="dxa"/>
            <w:tcBorders>
              <w:top w:val="single" w:sz="4" w:space="0" w:color="auto"/>
              <w:left w:val="single" w:sz="4" w:space="0" w:color="auto"/>
              <w:bottom w:val="single" w:sz="4" w:space="0" w:color="auto"/>
              <w:right w:val="single" w:sz="4" w:space="0" w:color="auto"/>
            </w:tcBorders>
            <w:shd w:val="clear" w:color="000000" w:fill="DDD9C4"/>
            <w:noWrap/>
            <w:vAlign w:val="center"/>
            <w:hideMark/>
          </w:tcPr>
          <w:p w14:paraId="05C665D2" w14:textId="77777777" w:rsidR="007E3E32" w:rsidRPr="007E3E32" w:rsidRDefault="007E3E32" w:rsidP="007E3E32">
            <w:pPr>
              <w:spacing w:after="0" w:line="240" w:lineRule="auto"/>
              <w:jc w:val="center"/>
              <w:rPr>
                <w:rFonts w:ascii="Calibri" w:eastAsia="Times New Roman" w:hAnsi="Calibri" w:cs="Calibri"/>
                <w:color w:val="000000"/>
                <w:lang w:eastAsia="en-IN"/>
              </w:rPr>
            </w:pPr>
            <w:r w:rsidRPr="007E3E32">
              <w:rPr>
                <w:rFonts w:ascii="Calibri" w:eastAsia="Times New Roman" w:hAnsi="Calibri" w:cs="Calibri"/>
                <w:color w:val="000000"/>
                <w:lang w:eastAsia="en-IN"/>
              </w:rPr>
              <w:t>RLOS01</w:t>
            </w:r>
          </w:p>
        </w:tc>
        <w:tc>
          <w:tcPr>
            <w:tcW w:w="2694" w:type="dxa"/>
            <w:tcBorders>
              <w:top w:val="single" w:sz="4" w:space="0" w:color="auto"/>
              <w:left w:val="nil"/>
              <w:bottom w:val="single" w:sz="4" w:space="0" w:color="auto"/>
              <w:right w:val="single" w:sz="4" w:space="0" w:color="auto"/>
            </w:tcBorders>
            <w:shd w:val="clear" w:color="000000" w:fill="DDD9C4"/>
            <w:noWrap/>
            <w:vAlign w:val="center"/>
            <w:hideMark/>
          </w:tcPr>
          <w:p w14:paraId="273CD19A" w14:textId="77777777" w:rsidR="007E3E32" w:rsidRPr="007E3E32" w:rsidRDefault="007E3E32" w:rsidP="007E3E32">
            <w:pPr>
              <w:spacing w:after="0" w:line="240" w:lineRule="auto"/>
              <w:jc w:val="center"/>
              <w:rPr>
                <w:rFonts w:ascii="Calibri" w:eastAsia="Times New Roman" w:hAnsi="Calibri" w:cs="Calibri"/>
                <w:color w:val="000000"/>
                <w:lang w:eastAsia="en-IN"/>
              </w:rPr>
            </w:pPr>
            <w:r w:rsidRPr="007E3E32">
              <w:rPr>
                <w:rFonts w:ascii="Calibri" w:eastAsia="Times New Roman" w:hAnsi="Calibri" w:cs="Calibri"/>
                <w:color w:val="000000"/>
                <w:lang w:eastAsia="en-IN"/>
              </w:rPr>
              <w:t>Application Form</w:t>
            </w:r>
          </w:p>
        </w:tc>
        <w:tc>
          <w:tcPr>
            <w:tcW w:w="1134" w:type="dxa"/>
            <w:tcBorders>
              <w:top w:val="single" w:sz="4" w:space="0" w:color="auto"/>
              <w:left w:val="nil"/>
              <w:bottom w:val="single" w:sz="4" w:space="0" w:color="auto"/>
              <w:right w:val="single" w:sz="4" w:space="0" w:color="auto"/>
            </w:tcBorders>
            <w:shd w:val="clear" w:color="000000" w:fill="DDD9C4"/>
            <w:noWrap/>
            <w:vAlign w:val="center"/>
            <w:hideMark/>
          </w:tcPr>
          <w:p w14:paraId="6341D025" w14:textId="77777777" w:rsidR="007E3E32" w:rsidRPr="007E3E32" w:rsidRDefault="007E3E32" w:rsidP="007E3E32">
            <w:pPr>
              <w:spacing w:after="0" w:line="240" w:lineRule="auto"/>
              <w:jc w:val="center"/>
              <w:rPr>
                <w:rFonts w:ascii="Calibri" w:eastAsia="Times New Roman" w:hAnsi="Calibri" w:cs="Calibri"/>
                <w:color w:val="000000"/>
                <w:lang w:eastAsia="en-IN"/>
              </w:rPr>
            </w:pPr>
            <w:r w:rsidRPr="007E3E32">
              <w:rPr>
                <w:rFonts w:ascii="Calibri" w:eastAsia="Times New Roman" w:hAnsi="Calibri" w:cs="Calibri"/>
                <w:color w:val="000000"/>
                <w:lang w:eastAsia="en-IN"/>
              </w:rPr>
              <w:t>KYC</w:t>
            </w:r>
          </w:p>
        </w:tc>
        <w:tc>
          <w:tcPr>
            <w:tcW w:w="1559" w:type="dxa"/>
            <w:tcBorders>
              <w:top w:val="single" w:sz="4" w:space="0" w:color="auto"/>
              <w:left w:val="nil"/>
              <w:bottom w:val="single" w:sz="4" w:space="0" w:color="auto"/>
              <w:right w:val="single" w:sz="4" w:space="0" w:color="auto"/>
            </w:tcBorders>
            <w:shd w:val="clear" w:color="000000" w:fill="DDD9C4"/>
            <w:noWrap/>
            <w:vAlign w:val="center"/>
            <w:hideMark/>
          </w:tcPr>
          <w:p w14:paraId="6EDAF50E" w14:textId="77777777" w:rsidR="007E3E32" w:rsidRPr="007E3E32" w:rsidRDefault="007E3E32" w:rsidP="007E3E32">
            <w:pPr>
              <w:spacing w:after="0" w:line="240" w:lineRule="auto"/>
              <w:jc w:val="center"/>
              <w:rPr>
                <w:rFonts w:ascii="Calibri" w:eastAsia="Times New Roman" w:hAnsi="Calibri" w:cs="Calibri"/>
                <w:color w:val="000000"/>
                <w:lang w:eastAsia="en-IN"/>
              </w:rPr>
            </w:pPr>
            <w:r w:rsidRPr="007E3E32">
              <w:rPr>
                <w:rFonts w:ascii="Calibri" w:eastAsia="Times New Roman" w:hAnsi="Calibri" w:cs="Calibri"/>
                <w:color w:val="000000"/>
                <w:lang w:eastAsia="en-IN"/>
              </w:rPr>
              <w:t xml:space="preserve">Inward </w:t>
            </w:r>
          </w:p>
        </w:tc>
        <w:tc>
          <w:tcPr>
            <w:tcW w:w="1134" w:type="dxa"/>
            <w:tcBorders>
              <w:top w:val="single" w:sz="4" w:space="0" w:color="auto"/>
              <w:left w:val="nil"/>
              <w:bottom w:val="single" w:sz="4" w:space="0" w:color="auto"/>
              <w:right w:val="single" w:sz="4" w:space="0" w:color="auto"/>
            </w:tcBorders>
            <w:shd w:val="clear" w:color="000000" w:fill="DDD9C4"/>
            <w:noWrap/>
            <w:vAlign w:val="center"/>
            <w:hideMark/>
          </w:tcPr>
          <w:p w14:paraId="60F7FD37" w14:textId="77777777" w:rsidR="007E3E32" w:rsidRPr="007E3E32" w:rsidRDefault="007E3E32" w:rsidP="007E3E32">
            <w:pPr>
              <w:spacing w:after="0" w:line="240" w:lineRule="auto"/>
              <w:jc w:val="center"/>
              <w:rPr>
                <w:rFonts w:ascii="Calibri" w:eastAsia="Times New Roman" w:hAnsi="Calibri" w:cs="Calibri"/>
                <w:color w:val="000000"/>
                <w:lang w:eastAsia="en-IN"/>
              </w:rPr>
            </w:pPr>
            <w:r w:rsidRPr="007E3E32">
              <w:rPr>
                <w:rFonts w:ascii="Calibri" w:eastAsia="Times New Roman" w:hAnsi="Calibri" w:cs="Calibri"/>
                <w:color w:val="000000"/>
                <w:lang w:eastAsia="en-IN"/>
              </w:rPr>
              <w:t>Individual</w:t>
            </w:r>
          </w:p>
        </w:tc>
        <w:tc>
          <w:tcPr>
            <w:tcW w:w="1134" w:type="dxa"/>
            <w:tcBorders>
              <w:top w:val="single" w:sz="4" w:space="0" w:color="auto"/>
              <w:left w:val="nil"/>
              <w:bottom w:val="single" w:sz="4" w:space="0" w:color="auto"/>
              <w:right w:val="single" w:sz="4" w:space="0" w:color="auto"/>
            </w:tcBorders>
            <w:shd w:val="clear" w:color="000000" w:fill="DDD9C4"/>
            <w:noWrap/>
            <w:vAlign w:val="center"/>
            <w:hideMark/>
          </w:tcPr>
          <w:p w14:paraId="24BA0CCF" w14:textId="77777777" w:rsidR="007E3E32" w:rsidRPr="007E3E32" w:rsidRDefault="007E3E32" w:rsidP="007E3E32">
            <w:pPr>
              <w:spacing w:after="0" w:line="240" w:lineRule="auto"/>
              <w:jc w:val="center"/>
              <w:rPr>
                <w:rFonts w:ascii="Calibri" w:eastAsia="Times New Roman" w:hAnsi="Calibri" w:cs="Calibri"/>
                <w:color w:val="000000"/>
                <w:lang w:eastAsia="en-IN"/>
              </w:rPr>
            </w:pPr>
            <w:r w:rsidRPr="007E3E32">
              <w:rPr>
                <w:rFonts w:ascii="Calibri" w:eastAsia="Times New Roman" w:hAnsi="Calibri" w:cs="Calibri"/>
                <w:color w:val="000000"/>
                <w:lang w:eastAsia="en-IN"/>
              </w:rPr>
              <w:t xml:space="preserve">Borrower </w:t>
            </w:r>
          </w:p>
        </w:tc>
        <w:tc>
          <w:tcPr>
            <w:tcW w:w="799" w:type="dxa"/>
            <w:tcBorders>
              <w:top w:val="single" w:sz="4" w:space="0" w:color="auto"/>
              <w:left w:val="nil"/>
              <w:bottom w:val="single" w:sz="4" w:space="0" w:color="auto"/>
              <w:right w:val="single" w:sz="4" w:space="0" w:color="auto"/>
            </w:tcBorders>
            <w:shd w:val="clear" w:color="000000" w:fill="DDD9C4"/>
            <w:noWrap/>
            <w:vAlign w:val="center"/>
            <w:hideMark/>
          </w:tcPr>
          <w:p w14:paraId="108A3546" w14:textId="77777777" w:rsidR="007E3E32" w:rsidRPr="007E3E32" w:rsidRDefault="007E3E32" w:rsidP="007E3E32">
            <w:pPr>
              <w:spacing w:after="0" w:line="240" w:lineRule="auto"/>
              <w:jc w:val="center"/>
              <w:rPr>
                <w:rFonts w:ascii="Calibri" w:eastAsia="Times New Roman" w:hAnsi="Calibri" w:cs="Calibri"/>
                <w:color w:val="000000"/>
                <w:lang w:eastAsia="en-IN"/>
              </w:rPr>
            </w:pPr>
            <w:r w:rsidRPr="007E3E32">
              <w:rPr>
                <w:rFonts w:ascii="Calibri" w:eastAsia="Times New Roman" w:hAnsi="Calibri" w:cs="Calibri"/>
                <w:color w:val="000000"/>
                <w:lang w:eastAsia="en-IN"/>
              </w:rPr>
              <w:t>MN</w:t>
            </w:r>
          </w:p>
        </w:tc>
      </w:tr>
      <w:tr w:rsidR="007E3E32" w:rsidRPr="007E3E32" w14:paraId="5EE2DAEF" w14:textId="77777777" w:rsidTr="00DF3918">
        <w:trPr>
          <w:trHeight w:val="300"/>
        </w:trPr>
        <w:tc>
          <w:tcPr>
            <w:tcW w:w="562" w:type="dxa"/>
            <w:tcBorders>
              <w:top w:val="nil"/>
              <w:left w:val="single" w:sz="4" w:space="0" w:color="auto"/>
              <w:bottom w:val="single" w:sz="4" w:space="0" w:color="auto"/>
              <w:right w:val="single" w:sz="4" w:space="0" w:color="auto"/>
            </w:tcBorders>
            <w:shd w:val="clear" w:color="000000" w:fill="DDD9C4"/>
            <w:noWrap/>
            <w:vAlign w:val="center"/>
            <w:hideMark/>
          </w:tcPr>
          <w:p w14:paraId="733B7024" w14:textId="77777777" w:rsidR="007E3E32" w:rsidRPr="007E3E32" w:rsidRDefault="007E3E32" w:rsidP="007E3E32">
            <w:pPr>
              <w:spacing w:after="0" w:line="240" w:lineRule="auto"/>
              <w:jc w:val="center"/>
              <w:rPr>
                <w:rFonts w:ascii="Calibri" w:eastAsia="Times New Roman" w:hAnsi="Calibri" w:cs="Calibri"/>
                <w:color w:val="000000"/>
                <w:lang w:eastAsia="en-IN"/>
              </w:rPr>
            </w:pPr>
            <w:r w:rsidRPr="007E3E32">
              <w:rPr>
                <w:rFonts w:ascii="Calibri" w:eastAsia="Times New Roman" w:hAnsi="Calibri" w:cs="Calibri"/>
                <w:color w:val="000000"/>
                <w:lang w:eastAsia="en-IN"/>
              </w:rPr>
              <w:t>RLOS02</w:t>
            </w:r>
          </w:p>
        </w:tc>
        <w:tc>
          <w:tcPr>
            <w:tcW w:w="2694" w:type="dxa"/>
            <w:tcBorders>
              <w:top w:val="nil"/>
              <w:left w:val="nil"/>
              <w:bottom w:val="single" w:sz="4" w:space="0" w:color="auto"/>
              <w:right w:val="single" w:sz="4" w:space="0" w:color="auto"/>
            </w:tcBorders>
            <w:shd w:val="clear" w:color="000000" w:fill="DDD9C4"/>
            <w:noWrap/>
            <w:vAlign w:val="center"/>
            <w:hideMark/>
          </w:tcPr>
          <w:p w14:paraId="4A4A132F" w14:textId="77777777" w:rsidR="007E3E32" w:rsidRPr="007E3E32" w:rsidRDefault="007E3E32" w:rsidP="007E3E32">
            <w:pPr>
              <w:spacing w:after="0" w:line="240" w:lineRule="auto"/>
              <w:jc w:val="center"/>
              <w:rPr>
                <w:rFonts w:ascii="Calibri" w:eastAsia="Times New Roman" w:hAnsi="Calibri" w:cs="Calibri"/>
                <w:color w:val="000000"/>
                <w:lang w:eastAsia="en-IN"/>
              </w:rPr>
            </w:pPr>
            <w:r w:rsidRPr="007E3E32">
              <w:rPr>
                <w:rFonts w:ascii="Calibri" w:eastAsia="Times New Roman" w:hAnsi="Calibri" w:cs="Calibri"/>
                <w:color w:val="000000"/>
                <w:lang w:eastAsia="en-IN"/>
              </w:rPr>
              <w:t xml:space="preserve">GOSI certificate </w:t>
            </w:r>
          </w:p>
        </w:tc>
        <w:tc>
          <w:tcPr>
            <w:tcW w:w="1134" w:type="dxa"/>
            <w:tcBorders>
              <w:top w:val="nil"/>
              <w:left w:val="nil"/>
              <w:bottom w:val="single" w:sz="4" w:space="0" w:color="auto"/>
              <w:right w:val="single" w:sz="4" w:space="0" w:color="auto"/>
            </w:tcBorders>
            <w:shd w:val="clear" w:color="000000" w:fill="DDD9C4"/>
            <w:noWrap/>
            <w:vAlign w:val="center"/>
            <w:hideMark/>
          </w:tcPr>
          <w:p w14:paraId="16CEC087" w14:textId="77777777" w:rsidR="007E3E32" w:rsidRPr="007E3E32" w:rsidRDefault="007E3E32" w:rsidP="007E3E32">
            <w:pPr>
              <w:spacing w:after="0" w:line="240" w:lineRule="auto"/>
              <w:jc w:val="center"/>
              <w:rPr>
                <w:rFonts w:ascii="Calibri" w:eastAsia="Times New Roman" w:hAnsi="Calibri" w:cs="Calibri"/>
                <w:color w:val="000000"/>
                <w:lang w:eastAsia="en-IN"/>
              </w:rPr>
            </w:pPr>
            <w:r w:rsidRPr="007E3E32">
              <w:rPr>
                <w:rFonts w:ascii="Calibri" w:eastAsia="Times New Roman" w:hAnsi="Calibri" w:cs="Calibri"/>
                <w:color w:val="000000"/>
                <w:lang w:eastAsia="en-IN"/>
              </w:rPr>
              <w:t>Financials</w:t>
            </w:r>
          </w:p>
        </w:tc>
        <w:tc>
          <w:tcPr>
            <w:tcW w:w="1559" w:type="dxa"/>
            <w:tcBorders>
              <w:top w:val="nil"/>
              <w:left w:val="nil"/>
              <w:bottom w:val="single" w:sz="4" w:space="0" w:color="auto"/>
              <w:right w:val="single" w:sz="4" w:space="0" w:color="auto"/>
            </w:tcBorders>
            <w:shd w:val="clear" w:color="000000" w:fill="DDD9C4"/>
            <w:noWrap/>
            <w:vAlign w:val="center"/>
            <w:hideMark/>
          </w:tcPr>
          <w:p w14:paraId="14BCB557" w14:textId="77777777" w:rsidR="007E3E32" w:rsidRPr="007E3E32" w:rsidRDefault="007E3E32" w:rsidP="007E3E32">
            <w:pPr>
              <w:spacing w:after="0" w:line="240" w:lineRule="auto"/>
              <w:jc w:val="center"/>
              <w:rPr>
                <w:rFonts w:ascii="Calibri" w:eastAsia="Times New Roman" w:hAnsi="Calibri" w:cs="Calibri"/>
                <w:color w:val="000000"/>
                <w:lang w:eastAsia="en-IN"/>
              </w:rPr>
            </w:pPr>
            <w:r w:rsidRPr="007E3E32">
              <w:rPr>
                <w:rFonts w:ascii="Calibri" w:eastAsia="Times New Roman" w:hAnsi="Calibri" w:cs="Calibri"/>
                <w:color w:val="000000"/>
                <w:lang w:eastAsia="en-IN"/>
              </w:rPr>
              <w:t xml:space="preserve">Inward </w:t>
            </w:r>
          </w:p>
        </w:tc>
        <w:tc>
          <w:tcPr>
            <w:tcW w:w="1134" w:type="dxa"/>
            <w:tcBorders>
              <w:top w:val="nil"/>
              <w:left w:val="nil"/>
              <w:bottom w:val="single" w:sz="4" w:space="0" w:color="auto"/>
              <w:right w:val="single" w:sz="4" w:space="0" w:color="auto"/>
            </w:tcBorders>
            <w:shd w:val="clear" w:color="000000" w:fill="DDD9C4"/>
            <w:noWrap/>
            <w:vAlign w:val="center"/>
            <w:hideMark/>
          </w:tcPr>
          <w:p w14:paraId="26858A39" w14:textId="77777777" w:rsidR="007E3E32" w:rsidRPr="007E3E32" w:rsidRDefault="007E3E32" w:rsidP="007E3E32">
            <w:pPr>
              <w:spacing w:after="0" w:line="240" w:lineRule="auto"/>
              <w:jc w:val="center"/>
              <w:rPr>
                <w:rFonts w:ascii="Calibri" w:eastAsia="Times New Roman" w:hAnsi="Calibri" w:cs="Calibri"/>
                <w:color w:val="000000"/>
                <w:lang w:eastAsia="en-IN"/>
              </w:rPr>
            </w:pPr>
            <w:r w:rsidRPr="007E3E32">
              <w:rPr>
                <w:rFonts w:ascii="Calibri" w:eastAsia="Times New Roman" w:hAnsi="Calibri" w:cs="Calibri"/>
                <w:color w:val="000000"/>
                <w:lang w:eastAsia="en-IN"/>
              </w:rPr>
              <w:t>Individual</w:t>
            </w:r>
          </w:p>
        </w:tc>
        <w:tc>
          <w:tcPr>
            <w:tcW w:w="1134" w:type="dxa"/>
            <w:tcBorders>
              <w:top w:val="nil"/>
              <w:left w:val="nil"/>
              <w:bottom w:val="single" w:sz="4" w:space="0" w:color="auto"/>
              <w:right w:val="single" w:sz="4" w:space="0" w:color="auto"/>
            </w:tcBorders>
            <w:shd w:val="clear" w:color="000000" w:fill="DDD9C4"/>
            <w:noWrap/>
            <w:vAlign w:val="center"/>
            <w:hideMark/>
          </w:tcPr>
          <w:p w14:paraId="6C146859" w14:textId="77777777" w:rsidR="007E3E32" w:rsidRPr="007E3E32" w:rsidRDefault="007E3E32" w:rsidP="007E3E32">
            <w:pPr>
              <w:spacing w:after="0" w:line="240" w:lineRule="auto"/>
              <w:jc w:val="center"/>
              <w:rPr>
                <w:rFonts w:ascii="Calibri" w:eastAsia="Times New Roman" w:hAnsi="Calibri" w:cs="Calibri"/>
                <w:color w:val="000000"/>
                <w:lang w:eastAsia="en-IN"/>
              </w:rPr>
            </w:pPr>
            <w:r w:rsidRPr="007E3E32">
              <w:rPr>
                <w:rFonts w:ascii="Calibri" w:eastAsia="Times New Roman" w:hAnsi="Calibri" w:cs="Calibri"/>
                <w:color w:val="000000"/>
                <w:lang w:eastAsia="en-IN"/>
              </w:rPr>
              <w:t xml:space="preserve">Borrower </w:t>
            </w:r>
          </w:p>
        </w:tc>
        <w:tc>
          <w:tcPr>
            <w:tcW w:w="799" w:type="dxa"/>
            <w:tcBorders>
              <w:top w:val="nil"/>
              <w:left w:val="nil"/>
              <w:bottom w:val="single" w:sz="4" w:space="0" w:color="auto"/>
              <w:right w:val="single" w:sz="4" w:space="0" w:color="auto"/>
            </w:tcBorders>
            <w:shd w:val="clear" w:color="000000" w:fill="DDD9C4"/>
            <w:noWrap/>
            <w:vAlign w:val="center"/>
            <w:hideMark/>
          </w:tcPr>
          <w:p w14:paraId="65F40EA6" w14:textId="77777777" w:rsidR="007E3E32" w:rsidRPr="007E3E32" w:rsidRDefault="007E3E32" w:rsidP="007E3E32">
            <w:pPr>
              <w:spacing w:after="0" w:line="240" w:lineRule="auto"/>
              <w:jc w:val="center"/>
              <w:rPr>
                <w:rFonts w:ascii="Calibri" w:eastAsia="Times New Roman" w:hAnsi="Calibri" w:cs="Calibri"/>
                <w:color w:val="000000"/>
                <w:lang w:eastAsia="en-IN"/>
              </w:rPr>
            </w:pPr>
            <w:r w:rsidRPr="007E3E32">
              <w:rPr>
                <w:rFonts w:ascii="Calibri" w:eastAsia="Times New Roman" w:hAnsi="Calibri" w:cs="Calibri"/>
                <w:color w:val="000000"/>
                <w:lang w:eastAsia="en-IN"/>
              </w:rPr>
              <w:t>M</w:t>
            </w:r>
          </w:p>
        </w:tc>
      </w:tr>
      <w:tr w:rsidR="007E3E32" w:rsidRPr="007E3E32" w14:paraId="066D2696" w14:textId="77777777" w:rsidTr="00DF3918">
        <w:trPr>
          <w:trHeight w:val="300"/>
        </w:trPr>
        <w:tc>
          <w:tcPr>
            <w:tcW w:w="562" w:type="dxa"/>
            <w:tcBorders>
              <w:top w:val="nil"/>
              <w:left w:val="single" w:sz="4" w:space="0" w:color="auto"/>
              <w:bottom w:val="single" w:sz="4" w:space="0" w:color="auto"/>
              <w:right w:val="single" w:sz="4" w:space="0" w:color="auto"/>
            </w:tcBorders>
            <w:shd w:val="clear" w:color="000000" w:fill="DDD9C4"/>
            <w:noWrap/>
            <w:vAlign w:val="center"/>
            <w:hideMark/>
          </w:tcPr>
          <w:p w14:paraId="3FF5DA7E" w14:textId="77777777" w:rsidR="007E3E32" w:rsidRPr="007E3E32" w:rsidRDefault="007E3E32" w:rsidP="007E3E32">
            <w:pPr>
              <w:spacing w:after="0" w:line="240" w:lineRule="auto"/>
              <w:jc w:val="center"/>
              <w:rPr>
                <w:rFonts w:ascii="Calibri" w:eastAsia="Times New Roman" w:hAnsi="Calibri" w:cs="Calibri"/>
                <w:color w:val="000000"/>
                <w:lang w:eastAsia="en-IN"/>
              </w:rPr>
            </w:pPr>
            <w:r w:rsidRPr="007E3E32">
              <w:rPr>
                <w:rFonts w:ascii="Calibri" w:eastAsia="Times New Roman" w:hAnsi="Calibri" w:cs="Calibri"/>
                <w:color w:val="000000"/>
                <w:lang w:eastAsia="en-IN"/>
              </w:rPr>
              <w:t>RLOS03</w:t>
            </w:r>
          </w:p>
        </w:tc>
        <w:tc>
          <w:tcPr>
            <w:tcW w:w="2694" w:type="dxa"/>
            <w:tcBorders>
              <w:top w:val="nil"/>
              <w:left w:val="nil"/>
              <w:bottom w:val="single" w:sz="4" w:space="0" w:color="auto"/>
              <w:right w:val="single" w:sz="4" w:space="0" w:color="auto"/>
            </w:tcBorders>
            <w:shd w:val="clear" w:color="000000" w:fill="DDD9C4"/>
            <w:noWrap/>
            <w:vAlign w:val="center"/>
            <w:hideMark/>
          </w:tcPr>
          <w:p w14:paraId="55CBDB2E" w14:textId="77777777" w:rsidR="007E3E32" w:rsidRPr="007E3E32" w:rsidRDefault="007E3E32" w:rsidP="007E3E32">
            <w:pPr>
              <w:spacing w:after="0" w:line="240" w:lineRule="auto"/>
              <w:jc w:val="center"/>
              <w:rPr>
                <w:rFonts w:ascii="Calibri" w:eastAsia="Times New Roman" w:hAnsi="Calibri" w:cs="Calibri"/>
                <w:color w:val="000000"/>
                <w:lang w:eastAsia="en-IN"/>
              </w:rPr>
            </w:pPr>
            <w:r w:rsidRPr="007E3E32">
              <w:rPr>
                <w:rFonts w:ascii="Calibri" w:eastAsia="Times New Roman" w:hAnsi="Calibri" w:cs="Calibri"/>
                <w:color w:val="000000"/>
                <w:lang w:eastAsia="en-IN"/>
              </w:rPr>
              <w:t xml:space="preserve">IBAN Certificate </w:t>
            </w:r>
          </w:p>
        </w:tc>
        <w:tc>
          <w:tcPr>
            <w:tcW w:w="1134" w:type="dxa"/>
            <w:tcBorders>
              <w:top w:val="nil"/>
              <w:left w:val="nil"/>
              <w:bottom w:val="single" w:sz="4" w:space="0" w:color="auto"/>
              <w:right w:val="single" w:sz="4" w:space="0" w:color="auto"/>
            </w:tcBorders>
            <w:shd w:val="clear" w:color="000000" w:fill="DDD9C4"/>
            <w:noWrap/>
            <w:vAlign w:val="center"/>
            <w:hideMark/>
          </w:tcPr>
          <w:p w14:paraId="08A45186" w14:textId="77777777" w:rsidR="007E3E32" w:rsidRPr="007E3E32" w:rsidRDefault="007E3E32" w:rsidP="007E3E32">
            <w:pPr>
              <w:spacing w:after="0" w:line="240" w:lineRule="auto"/>
              <w:jc w:val="center"/>
              <w:rPr>
                <w:rFonts w:ascii="Calibri" w:eastAsia="Times New Roman" w:hAnsi="Calibri" w:cs="Calibri"/>
                <w:color w:val="000000"/>
                <w:lang w:eastAsia="en-IN"/>
              </w:rPr>
            </w:pPr>
            <w:r w:rsidRPr="007E3E32">
              <w:rPr>
                <w:rFonts w:ascii="Calibri" w:eastAsia="Times New Roman" w:hAnsi="Calibri" w:cs="Calibri"/>
                <w:color w:val="000000"/>
                <w:lang w:eastAsia="en-IN"/>
              </w:rPr>
              <w:t>Financials</w:t>
            </w:r>
          </w:p>
        </w:tc>
        <w:tc>
          <w:tcPr>
            <w:tcW w:w="1559" w:type="dxa"/>
            <w:tcBorders>
              <w:top w:val="nil"/>
              <w:left w:val="nil"/>
              <w:bottom w:val="single" w:sz="4" w:space="0" w:color="auto"/>
              <w:right w:val="single" w:sz="4" w:space="0" w:color="auto"/>
            </w:tcBorders>
            <w:shd w:val="clear" w:color="000000" w:fill="DDD9C4"/>
            <w:noWrap/>
            <w:vAlign w:val="center"/>
            <w:hideMark/>
          </w:tcPr>
          <w:p w14:paraId="22D8450B" w14:textId="77777777" w:rsidR="007E3E32" w:rsidRPr="007E3E32" w:rsidRDefault="007E3E32" w:rsidP="007E3E32">
            <w:pPr>
              <w:spacing w:after="0" w:line="240" w:lineRule="auto"/>
              <w:jc w:val="center"/>
              <w:rPr>
                <w:rFonts w:ascii="Calibri" w:eastAsia="Times New Roman" w:hAnsi="Calibri" w:cs="Calibri"/>
                <w:color w:val="000000"/>
                <w:lang w:eastAsia="en-IN"/>
              </w:rPr>
            </w:pPr>
            <w:r w:rsidRPr="007E3E32">
              <w:rPr>
                <w:rFonts w:ascii="Calibri" w:eastAsia="Times New Roman" w:hAnsi="Calibri" w:cs="Calibri"/>
                <w:color w:val="000000"/>
                <w:lang w:eastAsia="en-IN"/>
              </w:rPr>
              <w:t xml:space="preserve">Inward </w:t>
            </w:r>
          </w:p>
        </w:tc>
        <w:tc>
          <w:tcPr>
            <w:tcW w:w="1134" w:type="dxa"/>
            <w:tcBorders>
              <w:top w:val="nil"/>
              <w:left w:val="nil"/>
              <w:bottom w:val="single" w:sz="4" w:space="0" w:color="auto"/>
              <w:right w:val="single" w:sz="4" w:space="0" w:color="auto"/>
            </w:tcBorders>
            <w:shd w:val="clear" w:color="000000" w:fill="DDD9C4"/>
            <w:noWrap/>
            <w:vAlign w:val="center"/>
            <w:hideMark/>
          </w:tcPr>
          <w:p w14:paraId="5DDD75C9" w14:textId="77777777" w:rsidR="007E3E32" w:rsidRPr="007E3E32" w:rsidRDefault="007E3E32" w:rsidP="007E3E32">
            <w:pPr>
              <w:spacing w:after="0" w:line="240" w:lineRule="auto"/>
              <w:jc w:val="center"/>
              <w:rPr>
                <w:rFonts w:ascii="Calibri" w:eastAsia="Times New Roman" w:hAnsi="Calibri" w:cs="Calibri"/>
                <w:color w:val="000000"/>
                <w:lang w:eastAsia="en-IN"/>
              </w:rPr>
            </w:pPr>
            <w:r w:rsidRPr="007E3E32">
              <w:rPr>
                <w:rFonts w:ascii="Calibri" w:eastAsia="Times New Roman" w:hAnsi="Calibri" w:cs="Calibri"/>
                <w:color w:val="000000"/>
                <w:lang w:eastAsia="en-IN"/>
              </w:rPr>
              <w:t>Individual</w:t>
            </w:r>
          </w:p>
        </w:tc>
        <w:tc>
          <w:tcPr>
            <w:tcW w:w="1134" w:type="dxa"/>
            <w:tcBorders>
              <w:top w:val="nil"/>
              <w:left w:val="nil"/>
              <w:bottom w:val="single" w:sz="4" w:space="0" w:color="auto"/>
              <w:right w:val="single" w:sz="4" w:space="0" w:color="auto"/>
            </w:tcBorders>
            <w:shd w:val="clear" w:color="000000" w:fill="DDD9C4"/>
            <w:noWrap/>
            <w:vAlign w:val="center"/>
            <w:hideMark/>
          </w:tcPr>
          <w:p w14:paraId="13FC821B" w14:textId="77777777" w:rsidR="007E3E32" w:rsidRPr="007E3E32" w:rsidRDefault="007E3E32" w:rsidP="007E3E32">
            <w:pPr>
              <w:spacing w:after="0" w:line="240" w:lineRule="auto"/>
              <w:jc w:val="center"/>
              <w:rPr>
                <w:rFonts w:ascii="Calibri" w:eastAsia="Times New Roman" w:hAnsi="Calibri" w:cs="Calibri"/>
                <w:color w:val="000000"/>
                <w:lang w:eastAsia="en-IN"/>
              </w:rPr>
            </w:pPr>
            <w:r w:rsidRPr="007E3E32">
              <w:rPr>
                <w:rFonts w:ascii="Calibri" w:eastAsia="Times New Roman" w:hAnsi="Calibri" w:cs="Calibri"/>
                <w:color w:val="000000"/>
                <w:lang w:eastAsia="en-IN"/>
              </w:rPr>
              <w:t xml:space="preserve">Borrower </w:t>
            </w:r>
          </w:p>
        </w:tc>
        <w:tc>
          <w:tcPr>
            <w:tcW w:w="799" w:type="dxa"/>
            <w:tcBorders>
              <w:top w:val="nil"/>
              <w:left w:val="nil"/>
              <w:bottom w:val="single" w:sz="4" w:space="0" w:color="auto"/>
              <w:right w:val="single" w:sz="4" w:space="0" w:color="auto"/>
            </w:tcBorders>
            <w:shd w:val="clear" w:color="000000" w:fill="DDD9C4"/>
            <w:noWrap/>
            <w:vAlign w:val="center"/>
            <w:hideMark/>
          </w:tcPr>
          <w:p w14:paraId="5917F05E" w14:textId="77777777" w:rsidR="007E3E32" w:rsidRPr="007E3E32" w:rsidRDefault="007E3E32" w:rsidP="007E3E32">
            <w:pPr>
              <w:spacing w:after="0" w:line="240" w:lineRule="auto"/>
              <w:jc w:val="center"/>
              <w:rPr>
                <w:rFonts w:ascii="Calibri" w:eastAsia="Times New Roman" w:hAnsi="Calibri" w:cs="Calibri"/>
                <w:color w:val="000000"/>
                <w:lang w:eastAsia="en-IN"/>
              </w:rPr>
            </w:pPr>
            <w:r w:rsidRPr="007E3E32">
              <w:rPr>
                <w:rFonts w:ascii="Calibri" w:eastAsia="Times New Roman" w:hAnsi="Calibri" w:cs="Calibri"/>
                <w:color w:val="000000"/>
                <w:lang w:eastAsia="en-IN"/>
              </w:rPr>
              <w:t>M</w:t>
            </w:r>
          </w:p>
        </w:tc>
      </w:tr>
      <w:tr w:rsidR="007E3E32" w:rsidRPr="007E3E32" w14:paraId="2D8D58C0" w14:textId="77777777" w:rsidTr="00DF3918">
        <w:trPr>
          <w:trHeight w:val="300"/>
        </w:trPr>
        <w:tc>
          <w:tcPr>
            <w:tcW w:w="562" w:type="dxa"/>
            <w:tcBorders>
              <w:top w:val="nil"/>
              <w:left w:val="single" w:sz="4" w:space="0" w:color="auto"/>
              <w:bottom w:val="single" w:sz="4" w:space="0" w:color="auto"/>
              <w:right w:val="single" w:sz="4" w:space="0" w:color="auto"/>
            </w:tcBorders>
            <w:shd w:val="clear" w:color="000000" w:fill="DDD9C4"/>
            <w:noWrap/>
            <w:vAlign w:val="center"/>
            <w:hideMark/>
          </w:tcPr>
          <w:p w14:paraId="246DF334" w14:textId="77777777" w:rsidR="007E3E32" w:rsidRPr="007E3E32" w:rsidRDefault="007E3E32" w:rsidP="007E3E32">
            <w:pPr>
              <w:spacing w:after="0" w:line="240" w:lineRule="auto"/>
              <w:jc w:val="center"/>
              <w:rPr>
                <w:rFonts w:ascii="Calibri" w:eastAsia="Times New Roman" w:hAnsi="Calibri" w:cs="Calibri"/>
                <w:color w:val="000000"/>
                <w:lang w:eastAsia="en-IN"/>
              </w:rPr>
            </w:pPr>
            <w:r w:rsidRPr="007E3E32">
              <w:rPr>
                <w:rFonts w:ascii="Calibri" w:eastAsia="Times New Roman" w:hAnsi="Calibri" w:cs="Calibri"/>
                <w:color w:val="000000"/>
                <w:lang w:eastAsia="en-IN"/>
              </w:rPr>
              <w:t>RLOS04</w:t>
            </w:r>
          </w:p>
        </w:tc>
        <w:tc>
          <w:tcPr>
            <w:tcW w:w="2694" w:type="dxa"/>
            <w:tcBorders>
              <w:top w:val="nil"/>
              <w:left w:val="nil"/>
              <w:bottom w:val="single" w:sz="4" w:space="0" w:color="auto"/>
              <w:right w:val="single" w:sz="4" w:space="0" w:color="auto"/>
            </w:tcBorders>
            <w:shd w:val="clear" w:color="000000" w:fill="DDD9C4"/>
            <w:noWrap/>
            <w:vAlign w:val="center"/>
            <w:hideMark/>
          </w:tcPr>
          <w:p w14:paraId="2917D9E6" w14:textId="77777777" w:rsidR="007E3E32" w:rsidRPr="007E3E32" w:rsidRDefault="007E3E32" w:rsidP="007E3E32">
            <w:pPr>
              <w:spacing w:after="0" w:line="240" w:lineRule="auto"/>
              <w:jc w:val="center"/>
              <w:rPr>
                <w:rFonts w:ascii="Calibri" w:eastAsia="Times New Roman" w:hAnsi="Calibri" w:cs="Calibri"/>
                <w:color w:val="000000"/>
                <w:lang w:eastAsia="en-IN"/>
              </w:rPr>
            </w:pPr>
            <w:r w:rsidRPr="007E3E32">
              <w:rPr>
                <w:rFonts w:ascii="Calibri" w:eastAsia="Times New Roman" w:hAnsi="Calibri" w:cs="Calibri"/>
                <w:color w:val="000000"/>
                <w:lang w:eastAsia="en-IN"/>
              </w:rPr>
              <w:t xml:space="preserve">Income certificate / Wage certificate </w:t>
            </w:r>
          </w:p>
        </w:tc>
        <w:tc>
          <w:tcPr>
            <w:tcW w:w="1134" w:type="dxa"/>
            <w:tcBorders>
              <w:top w:val="nil"/>
              <w:left w:val="nil"/>
              <w:bottom w:val="single" w:sz="4" w:space="0" w:color="auto"/>
              <w:right w:val="single" w:sz="4" w:space="0" w:color="auto"/>
            </w:tcBorders>
            <w:shd w:val="clear" w:color="000000" w:fill="DDD9C4"/>
            <w:noWrap/>
            <w:vAlign w:val="center"/>
            <w:hideMark/>
          </w:tcPr>
          <w:p w14:paraId="130F1563" w14:textId="77777777" w:rsidR="007E3E32" w:rsidRPr="007E3E32" w:rsidRDefault="007E3E32" w:rsidP="007E3E32">
            <w:pPr>
              <w:spacing w:after="0" w:line="240" w:lineRule="auto"/>
              <w:jc w:val="center"/>
              <w:rPr>
                <w:rFonts w:ascii="Calibri" w:eastAsia="Times New Roman" w:hAnsi="Calibri" w:cs="Calibri"/>
                <w:color w:val="000000"/>
                <w:lang w:eastAsia="en-IN"/>
              </w:rPr>
            </w:pPr>
            <w:r w:rsidRPr="007E3E32">
              <w:rPr>
                <w:rFonts w:ascii="Calibri" w:eastAsia="Times New Roman" w:hAnsi="Calibri" w:cs="Calibri"/>
                <w:color w:val="000000"/>
                <w:lang w:eastAsia="en-IN"/>
              </w:rPr>
              <w:t>Financials</w:t>
            </w:r>
          </w:p>
        </w:tc>
        <w:tc>
          <w:tcPr>
            <w:tcW w:w="1559" w:type="dxa"/>
            <w:tcBorders>
              <w:top w:val="nil"/>
              <w:left w:val="nil"/>
              <w:bottom w:val="single" w:sz="4" w:space="0" w:color="auto"/>
              <w:right w:val="single" w:sz="4" w:space="0" w:color="auto"/>
            </w:tcBorders>
            <w:shd w:val="clear" w:color="000000" w:fill="DDD9C4"/>
            <w:noWrap/>
            <w:vAlign w:val="center"/>
            <w:hideMark/>
          </w:tcPr>
          <w:p w14:paraId="44B43FB8" w14:textId="77777777" w:rsidR="007E3E32" w:rsidRPr="007E3E32" w:rsidRDefault="007E3E32" w:rsidP="007E3E32">
            <w:pPr>
              <w:spacing w:after="0" w:line="240" w:lineRule="auto"/>
              <w:jc w:val="center"/>
              <w:rPr>
                <w:rFonts w:ascii="Calibri" w:eastAsia="Times New Roman" w:hAnsi="Calibri" w:cs="Calibri"/>
                <w:color w:val="000000"/>
                <w:lang w:eastAsia="en-IN"/>
              </w:rPr>
            </w:pPr>
            <w:r w:rsidRPr="007E3E32">
              <w:rPr>
                <w:rFonts w:ascii="Calibri" w:eastAsia="Times New Roman" w:hAnsi="Calibri" w:cs="Calibri"/>
                <w:color w:val="000000"/>
                <w:lang w:eastAsia="en-IN"/>
              </w:rPr>
              <w:t xml:space="preserve">Inward </w:t>
            </w:r>
          </w:p>
        </w:tc>
        <w:tc>
          <w:tcPr>
            <w:tcW w:w="1134" w:type="dxa"/>
            <w:tcBorders>
              <w:top w:val="nil"/>
              <w:left w:val="nil"/>
              <w:bottom w:val="single" w:sz="4" w:space="0" w:color="auto"/>
              <w:right w:val="single" w:sz="4" w:space="0" w:color="auto"/>
            </w:tcBorders>
            <w:shd w:val="clear" w:color="000000" w:fill="DDD9C4"/>
            <w:noWrap/>
            <w:vAlign w:val="center"/>
            <w:hideMark/>
          </w:tcPr>
          <w:p w14:paraId="51FD5DFE" w14:textId="77777777" w:rsidR="007E3E32" w:rsidRPr="007E3E32" w:rsidRDefault="007E3E32" w:rsidP="007E3E32">
            <w:pPr>
              <w:spacing w:after="0" w:line="240" w:lineRule="auto"/>
              <w:jc w:val="center"/>
              <w:rPr>
                <w:rFonts w:ascii="Calibri" w:eastAsia="Times New Roman" w:hAnsi="Calibri" w:cs="Calibri"/>
                <w:color w:val="000000"/>
                <w:lang w:eastAsia="en-IN"/>
              </w:rPr>
            </w:pPr>
            <w:r w:rsidRPr="007E3E32">
              <w:rPr>
                <w:rFonts w:ascii="Calibri" w:eastAsia="Times New Roman" w:hAnsi="Calibri" w:cs="Calibri"/>
                <w:color w:val="000000"/>
                <w:lang w:eastAsia="en-IN"/>
              </w:rPr>
              <w:t>Individual</w:t>
            </w:r>
          </w:p>
        </w:tc>
        <w:tc>
          <w:tcPr>
            <w:tcW w:w="1134" w:type="dxa"/>
            <w:tcBorders>
              <w:top w:val="nil"/>
              <w:left w:val="nil"/>
              <w:bottom w:val="single" w:sz="4" w:space="0" w:color="auto"/>
              <w:right w:val="single" w:sz="4" w:space="0" w:color="auto"/>
            </w:tcBorders>
            <w:shd w:val="clear" w:color="000000" w:fill="DDD9C4"/>
            <w:noWrap/>
            <w:vAlign w:val="center"/>
            <w:hideMark/>
          </w:tcPr>
          <w:p w14:paraId="000BC58D" w14:textId="77777777" w:rsidR="007E3E32" w:rsidRPr="007E3E32" w:rsidRDefault="007E3E32" w:rsidP="007E3E32">
            <w:pPr>
              <w:spacing w:after="0" w:line="240" w:lineRule="auto"/>
              <w:jc w:val="center"/>
              <w:rPr>
                <w:rFonts w:ascii="Calibri" w:eastAsia="Times New Roman" w:hAnsi="Calibri" w:cs="Calibri"/>
                <w:color w:val="000000"/>
                <w:lang w:eastAsia="en-IN"/>
              </w:rPr>
            </w:pPr>
            <w:r w:rsidRPr="007E3E32">
              <w:rPr>
                <w:rFonts w:ascii="Calibri" w:eastAsia="Times New Roman" w:hAnsi="Calibri" w:cs="Calibri"/>
                <w:color w:val="000000"/>
                <w:lang w:eastAsia="en-IN"/>
              </w:rPr>
              <w:t xml:space="preserve">Borrower </w:t>
            </w:r>
          </w:p>
        </w:tc>
        <w:tc>
          <w:tcPr>
            <w:tcW w:w="799" w:type="dxa"/>
            <w:tcBorders>
              <w:top w:val="nil"/>
              <w:left w:val="nil"/>
              <w:bottom w:val="single" w:sz="4" w:space="0" w:color="auto"/>
              <w:right w:val="single" w:sz="4" w:space="0" w:color="auto"/>
            </w:tcBorders>
            <w:shd w:val="clear" w:color="000000" w:fill="DDD9C4"/>
            <w:noWrap/>
            <w:vAlign w:val="center"/>
            <w:hideMark/>
          </w:tcPr>
          <w:p w14:paraId="5EA65164" w14:textId="77777777" w:rsidR="007E3E32" w:rsidRPr="007E3E32" w:rsidRDefault="007E3E32" w:rsidP="007E3E32">
            <w:pPr>
              <w:spacing w:after="0" w:line="240" w:lineRule="auto"/>
              <w:jc w:val="center"/>
              <w:rPr>
                <w:rFonts w:ascii="Calibri" w:eastAsia="Times New Roman" w:hAnsi="Calibri" w:cs="Calibri"/>
                <w:color w:val="000000"/>
                <w:lang w:eastAsia="en-IN"/>
              </w:rPr>
            </w:pPr>
            <w:r w:rsidRPr="007E3E32">
              <w:rPr>
                <w:rFonts w:ascii="Calibri" w:eastAsia="Times New Roman" w:hAnsi="Calibri" w:cs="Calibri"/>
                <w:color w:val="000000"/>
                <w:lang w:eastAsia="en-IN"/>
              </w:rPr>
              <w:t>M</w:t>
            </w:r>
          </w:p>
        </w:tc>
      </w:tr>
      <w:tr w:rsidR="007E3E32" w:rsidRPr="007E3E32" w14:paraId="1928D754" w14:textId="77777777" w:rsidTr="00DF3918">
        <w:trPr>
          <w:trHeight w:val="300"/>
        </w:trPr>
        <w:tc>
          <w:tcPr>
            <w:tcW w:w="562" w:type="dxa"/>
            <w:tcBorders>
              <w:top w:val="nil"/>
              <w:left w:val="single" w:sz="4" w:space="0" w:color="auto"/>
              <w:bottom w:val="single" w:sz="4" w:space="0" w:color="auto"/>
              <w:right w:val="single" w:sz="4" w:space="0" w:color="auto"/>
            </w:tcBorders>
            <w:shd w:val="clear" w:color="000000" w:fill="DDD9C4"/>
            <w:noWrap/>
            <w:vAlign w:val="center"/>
            <w:hideMark/>
          </w:tcPr>
          <w:p w14:paraId="229282B0" w14:textId="77777777" w:rsidR="007E3E32" w:rsidRPr="007E3E32" w:rsidRDefault="007E3E32" w:rsidP="007E3E32">
            <w:pPr>
              <w:spacing w:after="0" w:line="240" w:lineRule="auto"/>
              <w:jc w:val="center"/>
              <w:rPr>
                <w:rFonts w:ascii="Calibri" w:eastAsia="Times New Roman" w:hAnsi="Calibri" w:cs="Calibri"/>
                <w:color w:val="000000"/>
                <w:lang w:eastAsia="en-IN"/>
              </w:rPr>
            </w:pPr>
            <w:r w:rsidRPr="007E3E32">
              <w:rPr>
                <w:rFonts w:ascii="Calibri" w:eastAsia="Times New Roman" w:hAnsi="Calibri" w:cs="Calibri"/>
                <w:color w:val="000000"/>
                <w:lang w:eastAsia="en-IN"/>
              </w:rPr>
              <w:t>RLOS05</w:t>
            </w:r>
          </w:p>
        </w:tc>
        <w:tc>
          <w:tcPr>
            <w:tcW w:w="2694" w:type="dxa"/>
            <w:tcBorders>
              <w:top w:val="nil"/>
              <w:left w:val="nil"/>
              <w:bottom w:val="single" w:sz="4" w:space="0" w:color="auto"/>
              <w:right w:val="single" w:sz="4" w:space="0" w:color="auto"/>
            </w:tcBorders>
            <w:shd w:val="clear" w:color="000000" w:fill="DDD9C4"/>
            <w:noWrap/>
            <w:vAlign w:val="center"/>
            <w:hideMark/>
          </w:tcPr>
          <w:p w14:paraId="69AC519B" w14:textId="77777777" w:rsidR="007E3E32" w:rsidRPr="007E3E32" w:rsidRDefault="007E3E32" w:rsidP="007E3E32">
            <w:pPr>
              <w:spacing w:after="0" w:line="240" w:lineRule="auto"/>
              <w:jc w:val="center"/>
              <w:rPr>
                <w:rFonts w:ascii="Calibri" w:eastAsia="Times New Roman" w:hAnsi="Calibri" w:cs="Calibri"/>
                <w:color w:val="000000"/>
                <w:lang w:eastAsia="en-IN"/>
              </w:rPr>
            </w:pPr>
            <w:r w:rsidRPr="007E3E32">
              <w:rPr>
                <w:rFonts w:ascii="Calibri" w:eastAsia="Times New Roman" w:hAnsi="Calibri" w:cs="Calibri"/>
                <w:color w:val="000000"/>
                <w:lang w:eastAsia="en-IN"/>
              </w:rPr>
              <w:t>Bank Statement</w:t>
            </w:r>
          </w:p>
        </w:tc>
        <w:tc>
          <w:tcPr>
            <w:tcW w:w="1134" w:type="dxa"/>
            <w:tcBorders>
              <w:top w:val="nil"/>
              <w:left w:val="nil"/>
              <w:bottom w:val="single" w:sz="4" w:space="0" w:color="auto"/>
              <w:right w:val="single" w:sz="4" w:space="0" w:color="auto"/>
            </w:tcBorders>
            <w:shd w:val="clear" w:color="000000" w:fill="DDD9C4"/>
            <w:noWrap/>
            <w:vAlign w:val="center"/>
            <w:hideMark/>
          </w:tcPr>
          <w:p w14:paraId="12C3A5F1" w14:textId="77777777" w:rsidR="007E3E32" w:rsidRPr="007E3E32" w:rsidRDefault="007E3E32" w:rsidP="007E3E32">
            <w:pPr>
              <w:spacing w:after="0" w:line="240" w:lineRule="auto"/>
              <w:jc w:val="center"/>
              <w:rPr>
                <w:rFonts w:ascii="Calibri" w:eastAsia="Times New Roman" w:hAnsi="Calibri" w:cs="Calibri"/>
                <w:color w:val="000000"/>
                <w:lang w:eastAsia="en-IN"/>
              </w:rPr>
            </w:pPr>
            <w:r w:rsidRPr="007E3E32">
              <w:rPr>
                <w:rFonts w:ascii="Calibri" w:eastAsia="Times New Roman" w:hAnsi="Calibri" w:cs="Calibri"/>
                <w:color w:val="000000"/>
                <w:lang w:eastAsia="en-IN"/>
              </w:rPr>
              <w:t>Financials</w:t>
            </w:r>
          </w:p>
        </w:tc>
        <w:tc>
          <w:tcPr>
            <w:tcW w:w="1559" w:type="dxa"/>
            <w:tcBorders>
              <w:top w:val="nil"/>
              <w:left w:val="nil"/>
              <w:bottom w:val="single" w:sz="4" w:space="0" w:color="auto"/>
              <w:right w:val="single" w:sz="4" w:space="0" w:color="auto"/>
            </w:tcBorders>
            <w:shd w:val="clear" w:color="000000" w:fill="DDD9C4"/>
            <w:noWrap/>
            <w:vAlign w:val="center"/>
            <w:hideMark/>
          </w:tcPr>
          <w:p w14:paraId="76C1C0F9" w14:textId="77777777" w:rsidR="007E3E32" w:rsidRPr="007E3E32" w:rsidRDefault="007E3E32" w:rsidP="007E3E32">
            <w:pPr>
              <w:spacing w:after="0" w:line="240" w:lineRule="auto"/>
              <w:jc w:val="center"/>
              <w:rPr>
                <w:rFonts w:ascii="Calibri" w:eastAsia="Times New Roman" w:hAnsi="Calibri" w:cs="Calibri"/>
                <w:color w:val="000000"/>
                <w:lang w:eastAsia="en-IN"/>
              </w:rPr>
            </w:pPr>
            <w:r w:rsidRPr="007E3E32">
              <w:rPr>
                <w:rFonts w:ascii="Calibri" w:eastAsia="Times New Roman" w:hAnsi="Calibri" w:cs="Calibri"/>
                <w:color w:val="000000"/>
                <w:lang w:eastAsia="en-IN"/>
              </w:rPr>
              <w:t xml:space="preserve">Inward </w:t>
            </w:r>
          </w:p>
        </w:tc>
        <w:tc>
          <w:tcPr>
            <w:tcW w:w="1134" w:type="dxa"/>
            <w:tcBorders>
              <w:top w:val="nil"/>
              <w:left w:val="nil"/>
              <w:bottom w:val="single" w:sz="4" w:space="0" w:color="auto"/>
              <w:right w:val="single" w:sz="4" w:space="0" w:color="auto"/>
            </w:tcBorders>
            <w:shd w:val="clear" w:color="000000" w:fill="DDD9C4"/>
            <w:noWrap/>
            <w:vAlign w:val="center"/>
            <w:hideMark/>
          </w:tcPr>
          <w:p w14:paraId="02151A08" w14:textId="77777777" w:rsidR="007E3E32" w:rsidRPr="007E3E32" w:rsidRDefault="007E3E32" w:rsidP="007E3E32">
            <w:pPr>
              <w:spacing w:after="0" w:line="240" w:lineRule="auto"/>
              <w:jc w:val="center"/>
              <w:rPr>
                <w:rFonts w:ascii="Calibri" w:eastAsia="Times New Roman" w:hAnsi="Calibri" w:cs="Calibri"/>
                <w:color w:val="000000"/>
                <w:lang w:eastAsia="en-IN"/>
              </w:rPr>
            </w:pPr>
            <w:r w:rsidRPr="007E3E32">
              <w:rPr>
                <w:rFonts w:ascii="Calibri" w:eastAsia="Times New Roman" w:hAnsi="Calibri" w:cs="Calibri"/>
                <w:color w:val="000000"/>
                <w:lang w:eastAsia="en-IN"/>
              </w:rPr>
              <w:t xml:space="preserve">Individual </w:t>
            </w:r>
          </w:p>
        </w:tc>
        <w:tc>
          <w:tcPr>
            <w:tcW w:w="1134" w:type="dxa"/>
            <w:tcBorders>
              <w:top w:val="nil"/>
              <w:left w:val="nil"/>
              <w:bottom w:val="single" w:sz="4" w:space="0" w:color="auto"/>
              <w:right w:val="single" w:sz="4" w:space="0" w:color="auto"/>
            </w:tcBorders>
            <w:shd w:val="clear" w:color="000000" w:fill="DDD9C4"/>
            <w:noWrap/>
            <w:vAlign w:val="center"/>
            <w:hideMark/>
          </w:tcPr>
          <w:p w14:paraId="7E9444E6" w14:textId="77777777" w:rsidR="007E3E32" w:rsidRPr="007E3E32" w:rsidRDefault="007E3E32" w:rsidP="007E3E32">
            <w:pPr>
              <w:spacing w:after="0" w:line="240" w:lineRule="auto"/>
              <w:jc w:val="center"/>
              <w:rPr>
                <w:rFonts w:ascii="Calibri" w:eastAsia="Times New Roman" w:hAnsi="Calibri" w:cs="Calibri"/>
                <w:color w:val="000000"/>
                <w:lang w:eastAsia="en-IN"/>
              </w:rPr>
            </w:pPr>
            <w:r w:rsidRPr="007E3E32">
              <w:rPr>
                <w:rFonts w:ascii="Calibri" w:eastAsia="Times New Roman" w:hAnsi="Calibri" w:cs="Calibri"/>
                <w:color w:val="000000"/>
                <w:lang w:eastAsia="en-IN"/>
              </w:rPr>
              <w:t xml:space="preserve">Borrower </w:t>
            </w:r>
          </w:p>
        </w:tc>
        <w:tc>
          <w:tcPr>
            <w:tcW w:w="799" w:type="dxa"/>
            <w:tcBorders>
              <w:top w:val="nil"/>
              <w:left w:val="nil"/>
              <w:bottom w:val="single" w:sz="4" w:space="0" w:color="auto"/>
              <w:right w:val="single" w:sz="4" w:space="0" w:color="auto"/>
            </w:tcBorders>
            <w:shd w:val="clear" w:color="000000" w:fill="DDD9C4"/>
            <w:noWrap/>
            <w:vAlign w:val="center"/>
            <w:hideMark/>
          </w:tcPr>
          <w:p w14:paraId="19241AE7" w14:textId="77777777" w:rsidR="007E3E32" w:rsidRPr="007E3E32" w:rsidRDefault="007E3E32" w:rsidP="007E3E32">
            <w:pPr>
              <w:spacing w:after="0" w:line="240" w:lineRule="auto"/>
              <w:jc w:val="center"/>
              <w:rPr>
                <w:rFonts w:ascii="Calibri" w:eastAsia="Times New Roman" w:hAnsi="Calibri" w:cs="Calibri"/>
                <w:color w:val="000000"/>
                <w:lang w:eastAsia="en-IN"/>
              </w:rPr>
            </w:pPr>
            <w:r w:rsidRPr="007E3E32">
              <w:rPr>
                <w:rFonts w:ascii="Calibri" w:eastAsia="Times New Roman" w:hAnsi="Calibri" w:cs="Calibri"/>
                <w:color w:val="000000"/>
                <w:lang w:eastAsia="en-IN"/>
              </w:rPr>
              <w:t>M</w:t>
            </w:r>
          </w:p>
        </w:tc>
      </w:tr>
    </w:tbl>
    <w:p w14:paraId="410345B9" w14:textId="3A37B7F1" w:rsidR="00C52177" w:rsidRDefault="00C52177" w:rsidP="00C52177">
      <w:pPr>
        <w:rPr>
          <w:rFonts w:cstheme="minorHAnsi"/>
        </w:rPr>
      </w:pPr>
    </w:p>
    <w:p w14:paraId="069871A5" w14:textId="77777777" w:rsidR="00660941" w:rsidRPr="0082475C" w:rsidRDefault="00660941" w:rsidP="00C52177">
      <w:pPr>
        <w:rPr>
          <w:rFonts w:cstheme="minorHAnsi"/>
        </w:rPr>
      </w:pPr>
    </w:p>
    <w:p w14:paraId="154F4A13" w14:textId="77777777" w:rsidR="00D71DA6" w:rsidRPr="0082475C" w:rsidRDefault="00D71DA6" w:rsidP="00D71DA6">
      <w:pPr>
        <w:pStyle w:val="Heading1"/>
        <w:tabs>
          <w:tab w:val="left" w:pos="0"/>
        </w:tabs>
        <w:rPr>
          <w:rFonts w:cstheme="minorHAnsi"/>
        </w:rPr>
      </w:pPr>
      <w:bookmarkStart w:id="272" w:name="_Toc105461624"/>
      <w:bookmarkStart w:id="273" w:name="_Toc174309735"/>
      <w:r w:rsidRPr="0082475C">
        <w:rPr>
          <w:rFonts w:cstheme="minorHAnsi"/>
        </w:rPr>
        <w:lastRenderedPageBreak/>
        <w:t xml:space="preserve">Annexure </w:t>
      </w:r>
      <w:r>
        <w:rPr>
          <w:rFonts w:cstheme="minorHAnsi"/>
        </w:rPr>
        <w:t>2</w:t>
      </w:r>
      <w:r w:rsidRPr="0082475C">
        <w:rPr>
          <w:rFonts w:cstheme="minorHAnsi"/>
        </w:rPr>
        <w:t xml:space="preserve"> : Email SMS Communication</w:t>
      </w:r>
      <w:bookmarkEnd w:id="272"/>
      <w:bookmarkEnd w:id="273"/>
      <w:r w:rsidRPr="0082475C">
        <w:rPr>
          <w:rFonts w:cstheme="minorHAnsi"/>
        </w:rPr>
        <w:t xml:space="preserve"> </w:t>
      </w:r>
    </w:p>
    <w:p w14:paraId="1DD988E8" w14:textId="290983AD" w:rsidR="00D71DA6" w:rsidRDefault="00D71DA6" w:rsidP="00D71DA6">
      <w:pPr>
        <w:rPr>
          <w:rFonts w:cstheme="minorHAnsi"/>
        </w:rPr>
      </w:pPr>
    </w:p>
    <w:p w14:paraId="45FB4398" w14:textId="614EFA49" w:rsidR="00F756EE" w:rsidRDefault="00884C90" w:rsidP="00884C90">
      <w:pPr>
        <w:rPr>
          <w:rFonts w:cstheme="minorHAnsi"/>
        </w:rPr>
      </w:pPr>
      <w:r>
        <w:rPr>
          <w:rFonts w:cstheme="minorHAnsi"/>
        </w:rPr>
        <w:object w:dxaOrig="1534" w:dyaOrig="997" w14:anchorId="653831F5">
          <v:shape id="_x0000_i1032" type="#_x0000_t75" style="width:79.55pt;height:50.25pt" o:ole="">
            <v:imagedata r:id="rId49" o:title=""/>
          </v:shape>
          <o:OLEObject Type="Embed" ProgID="Excel.Sheet.12" ShapeID="_x0000_i1032" DrawAspect="Icon" ObjectID="_1785796487" r:id="rId50"/>
        </w:object>
      </w:r>
    </w:p>
    <w:p w14:paraId="0F084024" w14:textId="77777777" w:rsidR="008E2017" w:rsidRPr="0082475C" w:rsidRDefault="008E2017" w:rsidP="008E2017">
      <w:pPr>
        <w:pStyle w:val="Heading1"/>
        <w:tabs>
          <w:tab w:val="left" w:pos="0"/>
        </w:tabs>
        <w:rPr>
          <w:rFonts w:cstheme="minorHAnsi"/>
        </w:rPr>
      </w:pPr>
      <w:bookmarkStart w:id="274" w:name="_Toc105461625"/>
      <w:bookmarkStart w:id="275" w:name="_Toc174309736"/>
      <w:r w:rsidRPr="0082475C">
        <w:rPr>
          <w:rFonts w:cstheme="minorHAnsi"/>
        </w:rPr>
        <w:t xml:space="preserve">Annexure </w:t>
      </w:r>
      <w:r>
        <w:rPr>
          <w:rFonts w:cstheme="minorHAnsi"/>
        </w:rPr>
        <w:t>3</w:t>
      </w:r>
      <w:r w:rsidRPr="0082475C">
        <w:rPr>
          <w:rFonts w:cstheme="minorHAnsi"/>
        </w:rPr>
        <w:t>: Master Data</w:t>
      </w:r>
      <w:bookmarkEnd w:id="274"/>
      <w:bookmarkEnd w:id="275"/>
      <w:r w:rsidRPr="0082475C">
        <w:rPr>
          <w:rFonts w:cstheme="minorHAnsi"/>
        </w:rPr>
        <w:t xml:space="preserve"> </w:t>
      </w:r>
    </w:p>
    <w:p w14:paraId="4A91684A" w14:textId="77777777" w:rsidR="008E2017" w:rsidRPr="0082475C" w:rsidRDefault="008E2017" w:rsidP="008E2017">
      <w:pPr>
        <w:rPr>
          <w:rFonts w:cstheme="minorHAnsi"/>
        </w:rPr>
      </w:pPr>
    </w:p>
    <w:p w14:paraId="475AB619" w14:textId="77777777" w:rsidR="008E2017" w:rsidRDefault="008E2017" w:rsidP="008E2017">
      <w:pPr>
        <w:rPr>
          <w:rFonts w:cstheme="minorHAnsi"/>
        </w:rPr>
      </w:pPr>
      <w:r w:rsidRPr="0082475C">
        <w:rPr>
          <w:rFonts w:cstheme="minorHAnsi"/>
        </w:rPr>
        <w:t xml:space="preserve">Master Data List </w:t>
      </w:r>
      <w:r>
        <w:rPr>
          <w:rFonts w:cstheme="minorHAnsi"/>
        </w:rPr>
        <w:t xml:space="preserve">to be configured bases on the master values. Master data is configurable and reflects the data instantly. </w:t>
      </w:r>
    </w:p>
    <w:p w14:paraId="0DC3B0D4" w14:textId="482E6AC5" w:rsidR="00552FE5" w:rsidRPr="00035C34" w:rsidRDefault="008E2017" w:rsidP="00035C34">
      <w:pPr>
        <w:rPr>
          <w:rFonts w:cstheme="minorHAnsi"/>
        </w:rPr>
      </w:pPr>
      <w:r>
        <w:rPr>
          <w:rFonts w:cstheme="minorHAnsi"/>
        </w:rPr>
        <w:t xml:space="preserve">All the </w:t>
      </w:r>
      <w:r w:rsidR="00035C34">
        <w:rPr>
          <w:rFonts w:cstheme="minorHAnsi"/>
        </w:rPr>
        <w:t>LOVs</w:t>
      </w:r>
      <w:r>
        <w:rPr>
          <w:rFonts w:cstheme="minorHAnsi"/>
        </w:rPr>
        <w:t xml:space="preserve"> can be configured through this master. </w:t>
      </w:r>
    </w:p>
    <w:p w14:paraId="4E807945" w14:textId="5204653B" w:rsidR="00F22D7A" w:rsidRDefault="00F22D7A" w:rsidP="009E6D7A">
      <w:pPr>
        <w:pStyle w:val="Heading1"/>
      </w:pPr>
      <w:bookmarkStart w:id="276" w:name="_Toc174309737"/>
      <w:bookmarkStart w:id="277" w:name="_Toc105461627"/>
      <w:r>
        <w:t>Annexure 4: Reports</w:t>
      </w:r>
      <w:bookmarkEnd w:id="276"/>
      <w:r>
        <w:t xml:space="preserve"> </w:t>
      </w:r>
    </w:p>
    <w:p w14:paraId="0DAC5AA2" w14:textId="7BAD6085" w:rsidR="002A5C25" w:rsidRPr="002A5C25" w:rsidRDefault="002A5C25" w:rsidP="0093307E">
      <w:pPr>
        <w:pStyle w:val="ListParagraph"/>
        <w:numPr>
          <w:ilvl w:val="0"/>
          <w:numId w:val="11"/>
        </w:numPr>
      </w:pPr>
      <w:r w:rsidRPr="002A5C25">
        <w:rPr>
          <w:rFonts w:cstheme="minorHAnsi"/>
          <w:color w:val="000000"/>
          <w:lang w:eastAsia="en-IN"/>
        </w:rPr>
        <w:t xml:space="preserve">Reports </w:t>
      </w:r>
      <w:r>
        <w:rPr>
          <w:rFonts w:cstheme="minorHAnsi"/>
          <w:color w:val="000000"/>
          <w:lang w:eastAsia="en-IN"/>
        </w:rPr>
        <w:t>–</w:t>
      </w:r>
      <w:r w:rsidRPr="002A5C25">
        <w:rPr>
          <w:rFonts w:cstheme="minorHAnsi"/>
          <w:color w:val="000000"/>
          <w:lang w:eastAsia="en-IN"/>
        </w:rPr>
        <w:t xml:space="preserve"> </w:t>
      </w:r>
      <w:r>
        <w:rPr>
          <w:rFonts w:cstheme="minorHAnsi"/>
          <w:color w:val="000000"/>
          <w:lang w:eastAsia="en-IN"/>
        </w:rPr>
        <w:t xml:space="preserve">Performance </w:t>
      </w:r>
      <w:r w:rsidRPr="002A5C25">
        <w:rPr>
          <w:rFonts w:cstheme="minorHAnsi"/>
          <w:color w:val="000000"/>
          <w:lang w:eastAsia="en-IN"/>
        </w:rPr>
        <w:t>Status Report - Unexecuted Cases (Daily</w:t>
      </w:r>
      <w:r>
        <w:rPr>
          <w:rFonts w:cstheme="minorHAnsi"/>
          <w:color w:val="000000"/>
          <w:lang w:eastAsia="en-IN"/>
        </w:rPr>
        <w:t>)</w:t>
      </w:r>
    </w:p>
    <w:bookmarkStart w:id="278" w:name="_MON_1722870545"/>
    <w:bookmarkEnd w:id="278"/>
    <w:p w14:paraId="100135D1" w14:textId="67CDB409" w:rsidR="00F22D7A" w:rsidRPr="00F22D7A" w:rsidRDefault="00035C34" w:rsidP="00F22D7A">
      <w:pPr>
        <w:rPr>
          <w:lang w:val="en-US" w:eastAsia="ar-SA"/>
        </w:rPr>
      </w:pPr>
      <w:r>
        <w:rPr>
          <w:lang w:val="en-US" w:eastAsia="ar-SA"/>
        </w:rPr>
        <w:object w:dxaOrig="1534" w:dyaOrig="997" w14:anchorId="5615CD2C">
          <v:shape id="_x0000_i1033" type="#_x0000_t75" style="width:79.55pt;height:50.25pt" o:ole="">
            <v:imagedata r:id="rId51" o:title=""/>
          </v:shape>
          <o:OLEObject Type="Embed" ProgID="Excel.Sheet.12" ShapeID="_x0000_i1033" DrawAspect="Icon" ObjectID="_1785796488" r:id="rId52"/>
        </w:object>
      </w:r>
    </w:p>
    <w:p w14:paraId="674827C8" w14:textId="0D4C986E" w:rsidR="009E6D7A" w:rsidRDefault="009E6D7A" w:rsidP="009E6D7A">
      <w:pPr>
        <w:pStyle w:val="Heading1"/>
      </w:pPr>
      <w:bookmarkStart w:id="279" w:name="_Toc174309738"/>
      <w:r>
        <w:t>Annexure 5: Hardware &amp; Software Sizing</w:t>
      </w:r>
      <w:bookmarkEnd w:id="279"/>
    </w:p>
    <w:bookmarkStart w:id="280" w:name="_MON_1716026080"/>
    <w:bookmarkEnd w:id="280"/>
    <w:p w14:paraId="562B22F5" w14:textId="77777777" w:rsidR="009E6D7A" w:rsidRDefault="009E6D7A" w:rsidP="009E6D7A">
      <w:pPr>
        <w:spacing w:line="240" w:lineRule="auto"/>
      </w:pPr>
      <w:r>
        <w:object w:dxaOrig="1534" w:dyaOrig="997" w14:anchorId="71A1CD26">
          <v:shape id="_x0000_i1034" type="#_x0000_t75" style="width:79.55pt;height:50.25pt" o:ole="">
            <v:imagedata r:id="rId53" o:title=""/>
          </v:shape>
          <o:OLEObject Type="Embed" ProgID="Word.Document.12" ShapeID="_x0000_i1034" DrawAspect="Icon" ObjectID="_1785796489" r:id="rId54">
            <o:FieldCodes>\s</o:FieldCodes>
          </o:OLEObject>
        </w:object>
      </w:r>
    </w:p>
    <w:p w14:paraId="3D37C705" w14:textId="5D4E8A36" w:rsidR="009E6D7A" w:rsidRDefault="009E6D7A" w:rsidP="009E6D7A">
      <w:pPr>
        <w:pStyle w:val="Heading1"/>
        <w:tabs>
          <w:tab w:val="left" w:pos="0"/>
        </w:tabs>
        <w:rPr>
          <w:rFonts w:cstheme="minorHAnsi"/>
        </w:rPr>
      </w:pPr>
      <w:bookmarkStart w:id="281" w:name="_Toc105461630"/>
      <w:bookmarkStart w:id="282" w:name="_Toc174309739"/>
      <w:r w:rsidRPr="0082475C">
        <w:rPr>
          <w:rFonts w:cstheme="minorHAnsi"/>
        </w:rPr>
        <w:t>Glossary</w:t>
      </w:r>
      <w:bookmarkEnd w:id="281"/>
      <w:bookmarkEnd w:id="282"/>
    </w:p>
    <w:p w14:paraId="2919110F" w14:textId="41B04550" w:rsidR="001A22C7" w:rsidRDefault="001A22C7" w:rsidP="001A22C7">
      <w:pPr>
        <w:rPr>
          <w:lang w:val="en-US" w:eastAsia="ar-SA"/>
        </w:rPr>
      </w:pPr>
    </w:p>
    <w:p w14:paraId="225FF83D" w14:textId="77777777" w:rsidR="001A22C7" w:rsidRPr="001A22C7" w:rsidRDefault="001A22C7" w:rsidP="001A22C7">
      <w:pPr>
        <w:rPr>
          <w:lang w:val="en-US" w:eastAsia="ar-SA"/>
        </w:rPr>
      </w:pPr>
    </w:p>
    <w:p w14:paraId="1FDAEE53" w14:textId="77777777" w:rsidR="009E6D7A" w:rsidRPr="00F760F7" w:rsidRDefault="009E6D7A" w:rsidP="009E6D7A">
      <w:pPr>
        <w:rPr>
          <w:rFonts w:cstheme="minorHAnsi"/>
          <w:b/>
          <w:bCs/>
          <w:u w:val="single"/>
        </w:rPr>
      </w:pPr>
      <w:r w:rsidRPr="00F760F7">
        <w:rPr>
          <w:rFonts w:cstheme="minorHAnsi"/>
          <w:b/>
          <w:bCs/>
          <w:u w:val="single"/>
        </w:rPr>
        <w:t>Work step</w:t>
      </w:r>
    </w:p>
    <w:p w14:paraId="2CF5A206" w14:textId="77777777" w:rsidR="009E6D7A" w:rsidRPr="0082475C" w:rsidRDefault="009E6D7A" w:rsidP="009E6D7A">
      <w:pPr>
        <w:pStyle w:val="ListParagraph"/>
        <w:spacing w:line="276" w:lineRule="auto"/>
        <w:jc w:val="both"/>
        <w:rPr>
          <w:rFonts w:cstheme="minorHAnsi"/>
          <w:szCs w:val="24"/>
        </w:rPr>
      </w:pPr>
    </w:p>
    <w:p w14:paraId="665578AC" w14:textId="77777777" w:rsidR="009E6D7A" w:rsidRPr="0082475C" w:rsidRDefault="009E6D7A" w:rsidP="009E6D7A">
      <w:pPr>
        <w:spacing w:line="276" w:lineRule="auto"/>
        <w:jc w:val="both"/>
        <w:rPr>
          <w:rFonts w:cstheme="minorHAnsi"/>
          <w:szCs w:val="24"/>
        </w:rPr>
      </w:pPr>
      <w:r w:rsidRPr="0082475C">
        <w:rPr>
          <w:rFonts w:cstheme="minorHAnsi"/>
          <w:szCs w:val="24"/>
        </w:rPr>
        <w:t>Work step, simply defined, is a logical unit in the Process, where a manual user or the system performs the intended task/operation. They are the building blocks that are joined together in sequence or parallel to form a Business Process.</w:t>
      </w:r>
    </w:p>
    <w:p w14:paraId="78035D09" w14:textId="77777777" w:rsidR="009E6D7A" w:rsidRPr="0082475C" w:rsidRDefault="009E6D7A" w:rsidP="009E6D7A">
      <w:pPr>
        <w:spacing w:line="276" w:lineRule="auto"/>
        <w:jc w:val="both"/>
        <w:rPr>
          <w:rFonts w:cstheme="minorHAnsi"/>
          <w:szCs w:val="24"/>
        </w:rPr>
      </w:pPr>
      <w:r w:rsidRPr="0082475C">
        <w:rPr>
          <w:rFonts w:cstheme="minorHAnsi"/>
          <w:szCs w:val="24"/>
        </w:rPr>
        <w:t xml:space="preserve">Work step can be classified into the following: </w:t>
      </w:r>
    </w:p>
    <w:p w14:paraId="34151A75" w14:textId="77777777" w:rsidR="009E6D7A" w:rsidRPr="0082475C" w:rsidRDefault="009E6D7A" w:rsidP="0093307E">
      <w:pPr>
        <w:pStyle w:val="ListParagraph"/>
        <w:numPr>
          <w:ilvl w:val="0"/>
          <w:numId w:val="10"/>
        </w:numPr>
        <w:suppressAutoHyphens w:val="0"/>
        <w:spacing w:line="276" w:lineRule="auto"/>
        <w:ind w:left="1080"/>
        <w:contextualSpacing w:val="0"/>
        <w:jc w:val="both"/>
        <w:rPr>
          <w:rFonts w:cstheme="minorHAnsi"/>
          <w:szCs w:val="24"/>
        </w:rPr>
      </w:pPr>
      <w:r w:rsidRPr="0082475C">
        <w:rPr>
          <w:rFonts w:cstheme="minorHAnsi"/>
          <w:szCs w:val="24"/>
        </w:rPr>
        <w:lastRenderedPageBreak/>
        <w:t>System Work steps</w:t>
      </w:r>
    </w:p>
    <w:p w14:paraId="28A4BB78" w14:textId="77777777" w:rsidR="009E6D7A" w:rsidRPr="0082475C" w:rsidRDefault="009E6D7A" w:rsidP="009E6D7A">
      <w:pPr>
        <w:spacing w:line="276" w:lineRule="auto"/>
        <w:ind w:left="1080"/>
        <w:jc w:val="both"/>
        <w:rPr>
          <w:rFonts w:cstheme="minorHAnsi"/>
          <w:szCs w:val="24"/>
        </w:rPr>
      </w:pPr>
      <w:r w:rsidRPr="0082475C">
        <w:rPr>
          <w:rFonts w:cstheme="minorHAnsi"/>
          <w:szCs w:val="24"/>
        </w:rPr>
        <w:t>These are the steps where a System performs the required task. E.g. Printing Station, Work Exit, Distribute, Collect, etc. The required system processes the work item as soon as it reaches a System Work step.</w:t>
      </w:r>
    </w:p>
    <w:p w14:paraId="52B8B093" w14:textId="77777777" w:rsidR="009E6D7A" w:rsidRPr="0082475C" w:rsidRDefault="009E6D7A" w:rsidP="0093307E">
      <w:pPr>
        <w:pStyle w:val="ListParagraph"/>
        <w:numPr>
          <w:ilvl w:val="0"/>
          <w:numId w:val="10"/>
        </w:numPr>
        <w:suppressAutoHyphens w:val="0"/>
        <w:spacing w:line="276" w:lineRule="auto"/>
        <w:ind w:left="1080"/>
        <w:contextualSpacing w:val="0"/>
        <w:jc w:val="both"/>
        <w:rPr>
          <w:rFonts w:cstheme="minorHAnsi"/>
          <w:szCs w:val="24"/>
        </w:rPr>
      </w:pPr>
      <w:r w:rsidRPr="0082475C">
        <w:rPr>
          <w:rFonts w:cstheme="minorHAnsi"/>
          <w:szCs w:val="24"/>
        </w:rPr>
        <w:t>Custom Work steps</w:t>
      </w:r>
    </w:p>
    <w:p w14:paraId="125AEA45" w14:textId="77777777" w:rsidR="009E6D7A" w:rsidRPr="0082475C" w:rsidRDefault="009E6D7A" w:rsidP="009E6D7A">
      <w:pPr>
        <w:spacing w:line="276" w:lineRule="auto"/>
        <w:ind w:left="1080"/>
        <w:jc w:val="both"/>
        <w:rPr>
          <w:rFonts w:cstheme="minorHAnsi"/>
          <w:szCs w:val="24"/>
        </w:rPr>
      </w:pPr>
      <w:r w:rsidRPr="0082475C">
        <w:rPr>
          <w:rFonts w:cstheme="minorHAnsi"/>
          <w:szCs w:val="24"/>
        </w:rPr>
        <w:t>These are the steps where a manual operator/user explicitly logs into his desktop to perform the intended task. A work item lies on the Custom Work step, until the user processes it.</w:t>
      </w:r>
    </w:p>
    <w:p w14:paraId="44DA1E00" w14:textId="77777777" w:rsidR="009E6D7A" w:rsidRDefault="009E6D7A" w:rsidP="009E6D7A">
      <w:pPr>
        <w:rPr>
          <w:rFonts w:cstheme="minorHAnsi"/>
          <w:b/>
          <w:bCs/>
        </w:rPr>
      </w:pPr>
    </w:p>
    <w:p w14:paraId="7EBDC408" w14:textId="77777777" w:rsidR="009E6D7A" w:rsidRDefault="009E6D7A" w:rsidP="009E6D7A">
      <w:pPr>
        <w:rPr>
          <w:rFonts w:cstheme="minorHAnsi"/>
          <w:b/>
          <w:bCs/>
        </w:rPr>
      </w:pPr>
    </w:p>
    <w:p w14:paraId="51166589" w14:textId="77777777" w:rsidR="009E6D7A" w:rsidRPr="00F760F7" w:rsidRDefault="009E6D7A" w:rsidP="009E6D7A">
      <w:pPr>
        <w:rPr>
          <w:rFonts w:cstheme="minorHAnsi"/>
          <w:b/>
          <w:bCs/>
          <w:u w:val="single"/>
        </w:rPr>
      </w:pPr>
      <w:r w:rsidRPr="00F760F7">
        <w:rPr>
          <w:rFonts w:cstheme="minorHAnsi"/>
          <w:b/>
          <w:bCs/>
          <w:u w:val="single"/>
        </w:rPr>
        <w:t>Process Instance</w:t>
      </w:r>
    </w:p>
    <w:p w14:paraId="634211B5" w14:textId="77777777" w:rsidR="009E6D7A" w:rsidRPr="0082475C" w:rsidRDefault="009E6D7A" w:rsidP="009E6D7A">
      <w:pPr>
        <w:pStyle w:val="ListParagraph"/>
        <w:spacing w:line="276" w:lineRule="auto"/>
        <w:jc w:val="both"/>
        <w:rPr>
          <w:rFonts w:cstheme="minorHAnsi"/>
          <w:szCs w:val="24"/>
        </w:rPr>
      </w:pPr>
    </w:p>
    <w:p w14:paraId="78AE3DE4" w14:textId="77777777" w:rsidR="009E6D7A" w:rsidRPr="0082475C" w:rsidRDefault="009E6D7A" w:rsidP="009E6D7A">
      <w:pPr>
        <w:spacing w:line="276" w:lineRule="auto"/>
        <w:jc w:val="both"/>
        <w:rPr>
          <w:rFonts w:cstheme="minorHAnsi"/>
          <w:szCs w:val="24"/>
        </w:rPr>
      </w:pPr>
      <w:r w:rsidRPr="0082475C">
        <w:rPr>
          <w:rFonts w:cstheme="minorHAnsi"/>
          <w:szCs w:val="24"/>
        </w:rPr>
        <w:t>A Process Instance is defined as an enactment of a Process. It is an instance of the Process created, for processing an entity. E.g. for a Loan Process, a single Loan Application that is initiated in the Process, can be called a Process Instance.</w:t>
      </w:r>
    </w:p>
    <w:p w14:paraId="4F895EAB" w14:textId="77777777" w:rsidR="009E6D7A" w:rsidRDefault="009E6D7A" w:rsidP="009E6D7A">
      <w:pPr>
        <w:rPr>
          <w:rFonts w:cstheme="minorHAnsi"/>
          <w:b/>
          <w:bCs/>
        </w:rPr>
      </w:pPr>
    </w:p>
    <w:p w14:paraId="6401B649" w14:textId="77777777" w:rsidR="009E6D7A" w:rsidRPr="00F760F7" w:rsidRDefault="009E6D7A" w:rsidP="009E6D7A">
      <w:pPr>
        <w:rPr>
          <w:rFonts w:cstheme="minorHAnsi"/>
          <w:b/>
          <w:bCs/>
          <w:u w:val="single"/>
        </w:rPr>
      </w:pPr>
      <w:r w:rsidRPr="00F760F7">
        <w:rPr>
          <w:rFonts w:cstheme="minorHAnsi"/>
          <w:b/>
          <w:bCs/>
          <w:u w:val="single"/>
        </w:rPr>
        <w:t>Work item</w:t>
      </w:r>
    </w:p>
    <w:p w14:paraId="30BB0B80" w14:textId="77777777" w:rsidR="009E6D7A" w:rsidRPr="0082475C" w:rsidRDefault="009E6D7A" w:rsidP="009E6D7A">
      <w:pPr>
        <w:pStyle w:val="ListParagraph"/>
        <w:spacing w:line="276" w:lineRule="auto"/>
        <w:jc w:val="both"/>
        <w:rPr>
          <w:rFonts w:cstheme="minorHAnsi"/>
          <w:szCs w:val="24"/>
        </w:rPr>
      </w:pPr>
    </w:p>
    <w:p w14:paraId="12B50671" w14:textId="77777777" w:rsidR="009E6D7A" w:rsidRPr="0082475C" w:rsidRDefault="009E6D7A" w:rsidP="009E6D7A">
      <w:pPr>
        <w:spacing w:line="276" w:lineRule="auto"/>
        <w:jc w:val="both"/>
        <w:rPr>
          <w:rFonts w:cstheme="minorHAnsi"/>
          <w:szCs w:val="24"/>
        </w:rPr>
      </w:pPr>
      <w:r w:rsidRPr="0082475C">
        <w:rPr>
          <w:rFonts w:cstheme="minorHAnsi"/>
          <w:szCs w:val="24"/>
        </w:rPr>
        <w:t>Work items are the basic unit or basic components on which work or operations are done in the workflow.</w:t>
      </w:r>
    </w:p>
    <w:p w14:paraId="45C4E7D4" w14:textId="77777777" w:rsidR="009E6D7A" w:rsidRPr="0082475C" w:rsidRDefault="009E6D7A" w:rsidP="009E6D7A">
      <w:pPr>
        <w:spacing w:line="276" w:lineRule="auto"/>
        <w:jc w:val="both"/>
        <w:rPr>
          <w:rFonts w:cstheme="minorHAnsi"/>
          <w:szCs w:val="24"/>
        </w:rPr>
      </w:pPr>
      <w:r w:rsidRPr="0082475C">
        <w:rPr>
          <w:rFonts w:cstheme="minorHAnsi"/>
          <w:szCs w:val="24"/>
        </w:rPr>
        <w:t>A process instance on a work step, when available to a User for processing is termed as a Work item. The basic entity that flows in a Business Process from one work step to another is called a Work item. Generally, there is one Work item for every Process Instance in the Process. But when a Process instance passes through a Distribute Work step, multiple Work items corresponding to that Process Instance come into picture.</w:t>
      </w:r>
    </w:p>
    <w:p w14:paraId="2DFE947F" w14:textId="77777777" w:rsidR="009E6D7A" w:rsidRDefault="009E6D7A" w:rsidP="009E6D7A">
      <w:pPr>
        <w:rPr>
          <w:rFonts w:cstheme="minorHAnsi"/>
          <w:b/>
          <w:bCs/>
        </w:rPr>
      </w:pPr>
    </w:p>
    <w:p w14:paraId="1A9395DE" w14:textId="77777777" w:rsidR="009E6D7A" w:rsidRPr="00F760F7" w:rsidRDefault="009E6D7A" w:rsidP="009E6D7A">
      <w:pPr>
        <w:rPr>
          <w:rFonts w:cstheme="minorHAnsi"/>
          <w:b/>
          <w:bCs/>
          <w:u w:val="single"/>
        </w:rPr>
      </w:pPr>
      <w:r w:rsidRPr="00F760F7">
        <w:rPr>
          <w:rFonts w:cstheme="minorHAnsi"/>
          <w:b/>
          <w:bCs/>
          <w:u w:val="single"/>
        </w:rPr>
        <w:t>Process Client / Work desk</w:t>
      </w:r>
    </w:p>
    <w:p w14:paraId="2AE9354C" w14:textId="77777777" w:rsidR="009E6D7A" w:rsidRPr="0082475C" w:rsidRDefault="009E6D7A" w:rsidP="009E6D7A">
      <w:pPr>
        <w:pStyle w:val="ListParagraph"/>
        <w:spacing w:line="276" w:lineRule="auto"/>
        <w:jc w:val="both"/>
        <w:rPr>
          <w:rFonts w:cstheme="minorHAnsi"/>
          <w:szCs w:val="24"/>
        </w:rPr>
      </w:pPr>
    </w:p>
    <w:p w14:paraId="4FAE81AB" w14:textId="77777777" w:rsidR="009E6D7A" w:rsidRPr="0082475C" w:rsidRDefault="009E6D7A" w:rsidP="009E6D7A">
      <w:pPr>
        <w:spacing w:line="276" w:lineRule="auto"/>
        <w:jc w:val="both"/>
        <w:rPr>
          <w:rFonts w:cstheme="minorHAnsi"/>
          <w:szCs w:val="24"/>
        </w:rPr>
      </w:pPr>
      <w:r w:rsidRPr="0082475C">
        <w:rPr>
          <w:rFonts w:cstheme="minorHAnsi"/>
          <w:szCs w:val="24"/>
        </w:rPr>
        <w:t>Process Client is the iBPS application into which a user logs in to process Work items. Process Client gives a user a list view of all the work items that are to be processed. Work desk is the actual Processing Desktop available to the user to process individual work items.</w:t>
      </w:r>
    </w:p>
    <w:p w14:paraId="74B16DE3" w14:textId="77777777" w:rsidR="009E6D7A" w:rsidRDefault="009E6D7A" w:rsidP="009E6D7A">
      <w:pPr>
        <w:rPr>
          <w:rFonts w:cstheme="minorHAnsi"/>
          <w:b/>
          <w:bCs/>
        </w:rPr>
      </w:pPr>
    </w:p>
    <w:p w14:paraId="55D18577" w14:textId="77777777" w:rsidR="009E6D7A" w:rsidRPr="00F760F7" w:rsidRDefault="009E6D7A" w:rsidP="009E6D7A">
      <w:pPr>
        <w:rPr>
          <w:rFonts w:cstheme="minorHAnsi"/>
          <w:b/>
          <w:bCs/>
          <w:u w:val="single"/>
        </w:rPr>
      </w:pPr>
      <w:r w:rsidRPr="00F760F7">
        <w:rPr>
          <w:rFonts w:cstheme="minorHAnsi"/>
          <w:b/>
          <w:bCs/>
          <w:u w:val="single"/>
        </w:rPr>
        <w:t>Queues</w:t>
      </w:r>
    </w:p>
    <w:p w14:paraId="61FA0490" w14:textId="77777777" w:rsidR="009E6D7A" w:rsidRPr="0082475C" w:rsidRDefault="009E6D7A" w:rsidP="009E6D7A">
      <w:pPr>
        <w:pStyle w:val="ListParagraph"/>
        <w:spacing w:line="276" w:lineRule="auto"/>
        <w:jc w:val="both"/>
        <w:rPr>
          <w:rFonts w:cstheme="minorHAnsi"/>
          <w:szCs w:val="24"/>
        </w:rPr>
      </w:pPr>
    </w:p>
    <w:p w14:paraId="4F8DFC73" w14:textId="77777777" w:rsidR="009E6D7A" w:rsidRPr="0082475C" w:rsidRDefault="009E6D7A" w:rsidP="009E6D7A">
      <w:pPr>
        <w:spacing w:line="276" w:lineRule="auto"/>
        <w:jc w:val="both"/>
        <w:rPr>
          <w:rFonts w:cstheme="minorHAnsi"/>
          <w:szCs w:val="24"/>
        </w:rPr>
      </w:pPr>
      <w:r w:rsidRPr="0082475C">
        <w:rPr>
          <w:rFonts w:cstheme="minorHAnsi"/>
          <w:szCs w:val="24"/>
        </w:rPr>
        <w:t xml:space="preserve">iBPS is a Queue based Workflow System. I.e., Work items flow from one Queue to another in a Process. Queue can be defined as a shared workbench of users performing similar operations. Queues can also be termed as “shared in-baskets” where work items come and sit on a Work step, from where users </w:t>
      </w:r>
      <w:r w:rsidRPr="0082475C">
        <w:rPr>
          <w:rFonts w:cstheme="minorHAnsi"/>
          <w:szCs w:val="24"/>
        </w:rPr>
        <w:lastRenderedPageBreak/>
        <w:t>can process them. Internally, each Work step represents a Queue. Access rights on Queues can be granted to Users/Groups.</w:t>
      </w:r>
    </w:p>
    <w:p w14:paraId="151AB673" w14:textId="77777777" w:rsidR="009E6D7A" w:rsidRPr="0082475C" w:rsidRDefault="009E6D7A" w:rsidP="009E6D7A">
      <w:pPr>
        <w:spacing w:line="276" w:lineRule="auto"/>
        <w:rPr>
          <w:rFonts w:cstheme="minorHAnsi"/>
          <w:szCs w:val="24"/>
        </w:rPr>
      </w:pPr>
    </w:p>
    <w:p w14:paraId="3CD6181E" w14:textId="77777777" w:rsidR="009E6D7A" w:rsidRPr="00F760F7" w:rsidRDefault="009E6D7A" w:rsidP="009E6D7A">
      <w:pPr>
        <w:rPr>
          <w:rFonts w:cstheme="minorHAnsi"/>
          <w:b/>
          <w:bCs/>
          <w:u w:val="single"/>
        </w:rPr>
      </w:pPr>
      <w:r w:rsidRPr="00F760F7">
        <w:rPr>
          <w:rFonts w:cstheme="minorHAnsi"/>
          <w:b/>
          <w:bCs/>
          <w:u w:val="single"/>
        </w:rPr>
        <w:t>Audit Trail</w:t>
      </w:r>
    </w:p>
    <w:p w14:paraId="7C681588" w14:textId="77777777" w:rsidR="009E6D7A" w:rsidRPr="0082475C" w:rsidRDefault="009E6D7A" w:rsidP="009E6D7A">
      <w:pPr>
        <w:spacing w:line="276" w:lineRule="auto"/>
        <w:jc w:val="both"/>
        <w:rPr>
          <w:rFonts w:cstheme="minorHAnsi"/>
          <w:szCs w:val="24"/>
        </w:rPr>
      </w:pPr>
    </w:p>
    <w:p w14:paraId="400EEC0E" w14:textId="77777777" w:rsidR="009E6D7A" w:rsidRPr="0082475C" w:rsidRDefault="009E6D7A" w:rsidP="009E6D7A">
      <w:pPr>
        <w:spacing w:line="276" w:lineRule="auto"/>
        <w:jc w:val="both"/>
        <w:rPr>
          <w:rFonts w:cstheme="minorHAnsi"/>
          <w:szCs w:val="24"/>
        </w:rPr>
      </w:pPr>
      <w:r w:rsidRPr="0082475C">
        <w:rPr>
          <w:rFonts w:cstheme="minorHAnsi"/>
          <w:szCs w:val="24"/>
        </w:rPr>
        <w:t>Audit trail for each Work item would be maintained in the system as a part product offering. Audit trail would encompass trails been maintained for changes at fields level in the Work item.</w:t>
      </w:r>
    </w:p>
    <w:p w14:paraId="1782B36C" w14:textId="77777777" w:rsidR="009E6D7A" w:rsidRDefault="009E6D7A" w:rsidP="009E6D7A">
      <w:pPr>
        <w:rPr>
          <w:rFonts w:cstheme="minorHAnsi"/>
          <w:b/>
          <w:bCs/>
        </w:rPr>
      </w:pPr>
    </w:p>
    <w:p w14:paraId="0C2A0403" w14:textId="77777777" w:rsidR="009E6D7A" w:rsidRPr="00F760F7" w:rsidRDefault="009E6D7A" w:rsidP="009E6D7A">
      <w:pPr>
        <w:rPr>
          <w:rFonts w:cstheme="minorHAnsi"/>
          <w:b/>
          <w:bCs/>
          <w:u w:val="single"/>
        </w:rPr>
      </w:pPr>
      <w:r w:rsidRPr="00F760F7">
        <w:rPr>
          <w:rFonts w:cstheme="minorHAnsi"/>
          <w:b/>
          <w:bCs/>
          <w:u w:val="single"/>
        </w:rPr>
        <w:t>iBPS</w:t>
      </w:r>
    </w:p>
    <w:p w14:paraId="42E8AF65" w14:textId="77777777" w:rsidR="009E6D7A" w:rsidRPr="0082475C" w:rsidRDefault="009E6D7A" w:rsidP="009E6D7A">
      <w:pPr>
        <w:pStyle w:val="ListParagraph"/>
        <w:spacing w:line="276" w:lineRule="auto"/>
        <w:contextualSpacing w:val="0"/>
        <w:jc w:val="both"/>
        <w:rPr>
          <w:rFonts w:cstheme="minorHAnsi"/>
          <w:szCs w:val="24"/>
        </w:rPr>
      </w:pPr>
    </w:p>
    <w:p w14:paraId="739D9A64" w14:textId="77777777" w:rsidR="009E6D7A" w:rsidRPr="0082475C" w:rsidRDefault="009E6D7A" w:rsidP="009E6D7A">
      <w:pPr>
        <w:spacing w:line="276" w:lineRule="auto"/>
        <w:jc w:val="both"/>
        <w:rPr>
          <w:rFonts w:cstheme="minorHAnsi"/>
          <w:szCs w:val="24"/>
        </w:rPr>
      </w:pPr>
      <w:r w:rsidRPr="0082475C">
        <w:rPr>
          <w:rFonts w:cstheme="minorHAnsi"/>
          <w:szCs w:val="24"/>
        </w:rPr>
        <w:t>IBPS</w:t>
      </w:r>
      <w:r>
        <w:rPr>
          <w:rFonts w:cstheme="minorHAnsi"/>
          <w:szCs w:val="24"/>
        </w:rPr>
        <w:t xml:space="preserve"> </w:t>
      </w:r>
      <w:r w:rsidRPr="0082475C">
        <w:rPr>
          <w:rFonts w:cstheme="minorHAnsi"/>
          <w:szCs w:val="24"/>
        </w:rPr>
        <w:t>i</w:t>
      </w:r>
      <w:r>
        <w:rPr>
          <w:rFonts w:cstheme="minorHAnsi"/>
          <w:szCs w:val="24"/>
        </w:rPr>
        <w:t>s</w:t>
      </w:r>
      <w:r w:rsidRPr="0082475C">
        <w:rPr>
          <w:rFonts w:cstheme="minorHAnsi"/>
          <w:szCs w:val="24"/>
        </w:rPr>
        <w:t xml:space="preserve"> a platform independent, scalable BPM solution that enables automation of organizational business processes. Built using open technologies iBPS has seamless integration abilities allowing it to be introduced into almost any existing IT infrastructure. iBPS differentiates with other BPM products through its ability to deploy rapidly to automate a complete process. iBPS Flow accomplishes this through the use of built-in Rapid Application Development components.</w:t>
      </w:r>
    </w:p>
    <w:p w14:paraId="0038F354" w14:textId="77777777" w:rsidR="009E6D7A" w:rsidRPr="0082475C" w:rsidRDefault="009E6D7A" w:rsidP="009E6D7A">
      <w:pPr>
        <w:rPr>
          <w:rFonts w:cstheme="minorHAnsi"/>
          <w:b/>
          <w:bCs/>
        </w:rPr>
      </w:pPr>
    </w:p>
    <w:p w14:paraId="23DBA0E1" w14:textId="77777777" w:rsidR="009E6D7A" w:rsidRPr="00F760F7" w:rsidRDefault="009E6D7A" w:rsidP="009E6D7A">
      <w:pPr>
        <w:rPr>
          <w:rFonts w:cstheme="minorHAnsi"/>
          <w:b/>
          <w:bCs/>
          <w:u w:val="single"/>
        </w:rPr>
      </w:pPr>
      <w:r w:rsidRPr="00F760F7">
        <w:rPr>
          <w:rFonts w:cstheme="minorHAnsi"/>
          <w:b/>
          <w:bCs/>
          <w:u w:val="single"/>
        </w:rPr>
        <w:t>OmniDocs (Document Management System)</w:t>
      </w:r>
    </w:p>
    <w:p w14:paraId="3BB79688" w14:textId="77777777" w:rsidR="009E6D7A" w:rsidRPr="0082475C" w:rsidRDefault="009E6D7A" w:rsidP="009E6D7A">
      <w:pPr>
        <w:pStyle w:val="ListParagraph"/>
        <w:spacing w:line="276" w:lineRule="auto"/>
        <w:contextualSpacing w:val="0"/>
        <w:jc w:val="both"/>
        <w:rPr>
          <w:rFonts w:cstheme="minorHAnsi"/>
          <w:szCs w:val="24"/>
        </w:rPr>
      </w:pPr>
    </w:p>
    <w:p w14:paraId="0D16A984" w14:textId="77777777" w:rsidR="009E6D7A" w:rsidRPr="0082475C" w:rsidRDefault="009E6D7A" w:rsidP="009E6D7A">
      <w:pPr>
        <w:spacing w:line="276" w:lineRule="auto"/>
        <w:jc w:val="both"/>
        <w:rPr>
          <w:rFonts w:cstheme="minorHAnsi"/>
          <w:szCs w:val="24"/>
        </w:rPr>
      </w:pPr>
      <w:r w:rsidRPr="0082475C">
        <w:rPr>
          <w:rFonts w:cstheme="minorHAnsi"/>
          <w:szCs w:val="24"/>
        </w:rPr>
        <w:t>OmniDocs is an Enterprise Content Management (ECM) platform for creating, capturing, and managing, delivering and archiving large volume of documents. OmniDocs provides highly scalable, unified repository for securely storing and managing enterprise content .It provides access to enterprise content directly and through integration with business applications. It provides centralized repository for enterprise documents and supports rights based archival. It supports both centralized and distributed scanning with policy based upload. It manages complete lifecycle of documents through record retention, storage and retrieval policies.</w:t>
      </w:r>
    </w:p>
    <w:p w14:paraId="3971D2B8" w14:textId="77777777" w:rsidR="009E6D7A" w:rsidRDefault="009E6D7A" w:rsidP="009E6D7A">
      <w:pPr>
        <w:rPr>
          <w:rStyle w:val="Strong"/>
          <w:rFonts w:cstheme="minorHAnsi"/>
        </w:rPr>
      </w:pPr>
    </w:p>
    <w:p w14:paraId="5EADA54C" w14:textId="77777777" w:rsidR="009E6D7A" w:rsidRPr="00F760F7" w:rsidRDefault="009E6D7A" w:rsidP="009E6D7A">
      <w:pPr>
        <w:rPr>
          <w:rStyle w:val="Strong"/>
          <w:rFonts w:cstheme="minorHAnsi"/>
          <w:u w:val="single"/>
        </w:rPr>
      </w:pPr>
      <w:r w:rsidRPr="00F760F7">
        <w:rPr>
          <w:rStyle w:val="Strong"/>
          <w:rFonts w:cstheme="minorHAnsi"/>
          <w:u w:val="single"/>
        </w:rPr>
        <w:t>BAM</w:t>
      </w:r>
    </w:p>
    <w:p w14:paraId="46AB4740" w14:textId="77777777" w:rsidR="009E6D7A" w:rsidRPr="0082475C" w:rsidRDefault="009E6D7A" w:rsidP="009E6D7A">
      <w:pPr>
        <w:pStyle w:val="ListParagraph"/>
        <w:spacing w:line="276" w:lineRule="auto"/>
        <w:contextualSpacing w:val="0"/>
        <w:jc w:val="both"/>
        <w:rPr>
          <w:rFonts w:cstheme="minorHAnsi"/>
          <w:szCs w:val="24"/>
        </w:rPr>
      </w:pPr>
    </w:p>
    <w:p w14:paraId="33D938A5" w14:textId="77777777" w:rsidR="009E6D7A" w:rsidRPr="0082475C" w:rsidRDefault="009E6D7A" w:rsidP="009E6D7A">
      <w:pPr>
        <w:spacing w:line="276" w:lineRule="auto"/>
        <w:jc w:val="both"/>
        <w:rPr>
          <w:rFonts w:cstheme="minorHAnsi"/>
          <w:szCs w:val="24"/>
        </w:rPr>
      </w:pPr>
      <w:r w:rsidRPr="0082475C">
        <w:rPr>
          <w:rFonts w:cstheme="minorHAnsi"/>
          <w:szCs w:val="24"/>
        </w:rPr>
        <w:t>BAM is a web based tool which will be used for monitoring the status of the work items, work steps etc. through the user defined reports. Also to review the performance of the business process and in order to identify the areas that need improvement, IBPSBAM provides a drill down feature that enables user to monitor the report in depth using data mining techniques. Built using open technologies, it has seamless integration abilities allowing it to be introduced into any IT infrastructure. IBPSBAM gives an end to end visibility into the business processes, by providing accurate information about the status and results of various operations, processes and transactions so that user (perhaps the business analyst or process manager) can address the problem areas and resolve the issues within his/her business process.</w:t>
      </w:r>
    </w:p>
    <w:p w14:paraId="2F5ED5FA" w14:textId="77777777" w:rsidR="009E6D7A" w:rsidRDefault="009E6D7A" w:rsidP="009E6D7A">
      <w:pPr>
        <w:rPr>
          <w:rStyle w:val="Strong"/>
          <w:rFonts w:cstheme="minorHAnsi"/>
        </w:rPr>
      </w:pPr>
    </w:p>
    <w:p w14:paraId="6443AEF6" w14:textId="77777777" w:rsidR="009E6D7A" w:rsidRPr="00F760F7" w:rsidRDefault="009E6D7A" w:rsidP="009E6D7A">
      <w:pPr>
        <w:rPr>
          <w:rStyle w:val="Strong"/>
          <w:rFonts w:cstheme="minorHAnsi"/>
          <w:u w:val="single"/>
        </w:rPr>
      </w:pPr>
      <w:r w:rsidRPr="00F760F7">
        <w:rPr>
          <w:rStyle w:val="Strong"/>
          <w:rFonts w:cstheme="minorHAnsi"/>
          <w:u w:val="single"/>
        </w:rPr>
        <w:lastRenderedPageBreak/>
        <w:t>MDM</w:t>
      </w:r>
    </w:p>
    <w:p w14:paraId="6D27F1DA" w14:textId="700723C9" w:rsidR="009E6D7A" w:rsidRDefault="009E6D7A" w:rsidP="009E6D7A">
      <w:pPr>
        <w:spacing w:line="276" w:lineRule="auto"/>
        <w:rPr>
          <w:rFonts w:cstheme="minorHAnsi"/>
        </w:rPr>
      </w:pPr>
      <w:r w:rsidRPr="0082475C">
        <w:rPr>
          <w:rFonts w:cstheme="minorHAnsi"/>
        </w:rPr>
        <w:t>Master Data Management System is a platform independent web-based tool, using which user can perform database management operations on their cabinets. Using this tool user can Add, Modify the Tables and their Fields based on their rights. This tool can also enable the users to perform data entry and modification operations in the Tables</w:t>
      </w:r>
    </w:p>
    <w:p w14:paraId="3A869322" w14:textId="2C1FEF5A" w:rsidR="003A672B" w:rsidRDefault="00203077" w:rsidP="00203077">
      <w:pPr>
        <w:pStyle w:val="Heading1"/>
        <w:tabs>
          <w:tab w:val="left" w:pos="0"/>
        </w:tabs>
        <w:rPr>
          <w:rFonts w:cstheme="minorHAnsi"/>
        </w:rPr>
      </w:pPr>
      <w:bookmarkStart w:id="283" w:name="_Toc174309740"/>
      <w:r>
        <w:rPr>
          <w:rFonts w:cstheme="minorHAnsi"/>
        </w:rPr>
        <w:t>Mock Screens</w:t>
      </w:r>
      <w:bookmarkEnd w:id="283"/>
      <w:r>
        <w:rPr>
          <w:rFonts w:cstheme="minorHAnsi"/>
        </w:rPr>
        <w:t xml:space="preserve"> </w:t>
      </w:r>
    </w:p>
    <w:p w14:paraId="7A47D334" w14:textId="38774056" w:rsidR="00A367C1" w:rsidRDefault="00A367C1" w:rsidP="00A367C1">
      <w:pPr>
        <w:rPr>
          <w:lang w:val="en-US" w:eastAsia="ar-SA"/>
        </w:rPr>
      </w:pPr>
      <w:r>
        <w:rPr>
          <w:lang w:val="en-US" w:eastAsia="ar-SA"/>
        </w:rPr>
        <w:t xml:space="preserve">*** Below Attached are the Mock Screens, Rest Screens and comments will be changed in Development Phase and Prototype session will be provided to Emkan Finance team during the development Stage </w:t>
      </w:r>
      <w:bookmarkEnd w:id="277"/>
    </w:p>
    <w:p w14:paraId="48305DB0" w14:textId="1697A457" w:rsidR="00A2430D" w:rsidRPr="00A367C1" w:rsidRDefault="00A2430D" w:rsidP="00A367C1">
      <w:pPr>
        <w:rPr>
          <w:lang w:val="en-US" w:eastAsia="ar-SA"/>
        </w:rPr>
      </w:pPr>
      <w:r>
        <w:rPr>
          <w:lang w:val="en-US" w:eastAsia="ar-SA"/>
        </w:rPr>
        <w:t xml:space="preserve">Note: Mock Screens will shared in Separate file once screen designing task will be completed </w:t>
      </w:r>
    </w:p>
    <w:sectPr w:rsidR="00A2430D" w:rsidRPr="00A367C1" w:rsidSect="00C857DE">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5" w:author="Kamal Jakhotia, Vinay" w:date="2024-07-23T11:13:00Z" w:initials="KJV">
    <w:p w14:paraId="37D10463" w14:textId="77777777" w:rsidR="000861CD" w:rsidRDefault="000861CD" w:rsidP="002F5F30">
      <w:pPr>
        <w:pStyle w:val="CommentText"/>
      </w:pPr>
      <w:r>
        <w:rPr>
          <w:rStyle w:val="CommentReference"/>
        </w:rPr>
        <w:annotationRef/>
      </w:r>
      <w:r>
        <w:t>Direct PF in drop 1?</w:t>
      </w:r>
    </w:p>
  </w:comment>
  <w:comment w:id="26" w:author="Varun Arora" w:date="2024-07-25T15:00:00Z" w:initials="VA">
    <w:p w14:paraId="141BF0FA" w14:textId="77777777" w:rsidR="000861CD" w:rsidRDefault="000861CD" w:rsidP="00537731">
      <w:pPr>
        <w:pStyle w:val="CommentText"/>
      </w:pPr>
      <w:r>
        <w:rPr>
          <w:rStyle w:val="CommentReference"/>
        </w:rPr>
        <w:annotationRef/>
      </w:r>
      <w:r>
        <w:t>Corrected</w:t>
      </w:r>
    </w:p>
  </w:comment>
  <w:comment w:id="42" w:author="Kamal Jakhotia, Vinay" w:date="2024-07-23T12:03:00Z" w:initials="KJV">
    <w:p w14:paraId="7E471E3E" w14:textId="738C7A1A" w:rsidR="000861CD" w:rsidRDefault="000861CD" w:rsidP="00CE46DF">
      <w:pPr>
        <w:pStyle w:val="CommentText"/>
      </w:pPr>
      <w:r>
        <w:rPr>
          <w:rStyle w:val="CommentReference"/>
        </w:rPr>
        <w:annotationRef/>
      </w:r>
      <w:r>
        <w:t xml:space="preserve">Missing links to BRD / RTM. </w:t>
      </w:r>
    </w:p>
  </w:comment>
  <w:comment w:id="43" w:author="Kamal Jakhotia, Vinay" w:date="2024-07-23T13:30:00Z" w:initials="KJV">
    <w:p w14:paraId="56A74102" w14:textId="77777777" w:rsidR="000861CD" w:rsidRDefault="000861CD" w:rsidP="00AC64E8">
      <w:pPr>
        <w:pStyle w:val="CommentText"/>
      </w:pPr>
      <w:r>
        <w:rPr>
          <w:rStyle w:val="CommentReference"/>
        </w:rPr>
        <w:annotationRef/>
      </w:r>
      <w:r>
        <w:t>Majority of the requirements from BRDs are missing. Links are required to verify the coverage of the document.</w:t>
      </w:r>
    </w:p>
  </w:comment>
  <w:comment w:id="44" w:author="Varun Arora" w:date="2024-08-01T01:22:00Z" w:initials="VA">
    <w:p w14:paraId="578A8E90" w14:textId="77777777" w:rsidR="000861CD" w:rsidRDefault="000861CD" w:rsidP="00AB669F">
      <w:pPr>
        <w:pStyle w:val="CommentText"/>
      </w:pPr>
      <w:r>
        <w:rPr>
          <w:rStyle w:val="CommentReference"/>
        </w:rPr>
        <w:annotationRef/>
      </w:r>
      <w:r>
        <w:t>Added</w:t>
      </w:r>
    </w:p>
  </w:comment>
  <w:comment w:id="46" w:author="user" w:date="2024-08-22T01:19:00Z" w:initials="u">
    <w:p w14:paraId="63A74719" w14:textId="3D239E5F" w:rsidR="000861CD" w:rsidRDefault="000861CD">
      <w:pPr>
        <w:pStyle w:val="CommentText"/>
      </w:pPr>
      <w:r>
        <w:rPr>
          <w:rStyle w:val="CommentReference"/>
        </w:rPr>
        <w:annotationRef/>
      </w:r>
      <w:r>
        <w:t>Workflow incorrect</w:t>
      </w:r>
    </w:p>
  </w:comment>
  <w:comment w:id="47" w:author="user" w:date="2024-08-22T01:20:00Z" w:initials="u">
    <w:p w14:paraId="248500D2" w14:textId="1D7D2C11" w:rsidR="000861CD" w:rsidRDefault="000861CD">
      <w:pPr>
        <w:pStyle w:val="CommentText"/>
      </w:pPr>
      <w:r>
        <w:rPr>
          <w:rStyle w:val="CommentReference"/>
        </w:rPr>
        <w:annotationRef/>
      </w:r>
    </w:p>
  </w:comment>
  <w:comment w:id="52" w:author="Kamal Jakhotia, Vinay" w:date="2024-07-23T11:59:00Z" w:initials="KJV">
    <w:p w14:paraId="1A37115D" w14:textId="2C93C579" w:rsidR="000861CD" w:rsidRDefault="000861CD" w:rsidP="00574263">
      <w:pPr>
        <w:pStyle w:val="CommentText"/>
      </w:pPr>
      <w:r>
        <w:rPr>
          <w:rStyle w:val="CommentReference"/>
        </w:rPr>
        <w:annotationRef/>
      </w:r>
      <w:r>
        <w:t>Application number details not provided. What will be the format?</w:t>
      </w:r>
    </w:p>
  </w:comment>
  <w:comment w:id="53" w:author="Varun Arora" w:date="2024-07-25T16:05:00Z" w:initials="VA">
    <w:p w14:paraId="2110936C" w14:textId="77777777" w:rsidR="000861CD" w:rsidRDefault="000861CD" w:rsidP="00E27478">
      <w:pPr>
        <w:pStyle w:val="CommentText"/>
      </w:pPr>
      <w:r>
        <w:rPr>
          <w:rStyle w:val="CommentReference"/>
        </w:rPr>
        <w:annotationRef/>
      </w:r>
      <w:r>
        <w:t xml:space="preserve">This requirement is not provided in BRD. </w:t>
      </w:r>
    </w:p>
    <w:p w14:paraId="13F44B83" w14:textId="77777777" w:rsidR="000861CD" w:rsidRDefault="000861CD" w:rsidP="00E27478">
      <w:pPr>
        <w:pStyle w:val="CommentText"/>
      </w:pPr>
      <w:r>
        <w:t xml:space="preserve">We have Generic Number generated in LOS i.e., </w:t>
      </w:r>
      <w:r>
        <w:rPr>
          <w:b/>
          <w:bCs/>
        </w:rPr>
        <w:t>RTL-0000000333-Finance</w:t>
      </w:r>
    </w:p>
    <w:p w14:paraId="1CA2E697" w14:textId="77777777" w:rsidR="000861CD" w:rsidRDefault="000861CD" w:rsidP="00E27478">
      <w:pPr>
        <w:pStyle w:val="CommentText"/>
      </w:pPr>
      <w:r>
        <w:t xml:space="preserve"> and this will applicable for all the product in the scope.</w:t>
      </w:r>
    </w:p>
  </w:comment>
  <w:comment w:id="48" w:author="Kamal Jakhotia, Vinay" w:date="2024-07-23T13:10:00Z" w:initials="KJV">
    <w:p w14:paraId="00847742" w14:textId="3E71B826" w:rsidR="000861CD" w:rsidRDefault="000861CD" w:rsidP="00AA2624">
      <w:pPr>
        <w:pStyle w:val="CommentText"/>
      </w:pPr>
      <w:r>
        <w:rPr>
          <w:rStyle w:val="CommentReference"/>
        </w:rPr>
        <w:annotationRef/>
      </w:r>
      <w:r>
        <w:t>Missing requirements from BRD01</w:t>
      </w:r>
    </w:p>
  </w:comment>
  <w:comment w:id="49" w:author="Kamal Jakhotia, Vinay" w:date="2024-07-23T13:12:00Z" w:initials="KJV">
    <w:p w14:paraId="72C5DC2B" w14:textId="77777777" w:rsidR="000861CD" w:rsidRDefault="000861CD" w:rsidP="00440A08">
      <w:pPr>
        <w:pStyle w:val="CommentText"/>
      </w:pPr>
      <w:r>
        <w:rPr>
          <w:rStyle w:val="CommentReference"/>
        </w:rPr>
        <w:annotationRef/>
      </w:r>
      <w:r>
        <w:t>Example - BRD01-11, BRD01-14, BRD01-15, etc.</w:t>
      </w:r>
    </w:p>
  </w:comment>
  <w:comment w:id="50" w:author="Varun Arora" w:date="2024-08-01T01:22:00Z" w:initials="VA">
    <w:p w14:paraId="4DC0AE3E" w14:textId="77777777" w:rsidR="000861CD" w:rsidRDefault="000861CD" w:rsidP="00AB669F">
      <w:pPr>
        <w:pStyle w:val="CommentText"/>
      </w:pPr>
      <w:r>
        <w:rPr>
          <w:rStyle w:val="CommentReference"/>
        </w:rPr>
        <w:annotationRef/>
      </w:r>
      <w:r>
        <w:t>Added</w:t>
      </w:r>
    </w:p>
  </w:comment>
  <w:comment w:id="55" w:author="user" w:date="2024-08-22T01:21:00Z" w:initials="u">
    <w:p w14:paraId="540E5887" w14:textId="7D13EC4C" w:rsidR="000861CD" w:rsidRDefault="000861CD">
      <w:pPr>
        <w:pStyle w:val="CommentText"/>
      </w:pPr>
      <w:r>
        <w:rPr>
          <w:rStyle w:val="CommentReference"/>
        </w:rPr>
        <w:annotationRef/>
      </w:r>
      <w:r>
        <w:t>Incorrect</w:t>
      </w:r>
    </w:p>
    <w:p w14:paraId="005D16AD" w14:textId="5A955905" w:rsidR="000861CD" w:rsidRDefault="000861CD">
      <w:pPr>
        <w:pStyle w:val="CommentText"/>
      </w:pPr>
      <w:r>
        <w:t xml:space="preserve">Emkan rule engine is not used </w:t>
      </w:r>
    </w:p>
    <w:p w14:paraId="2E8505CF" w14:textId="53E18CCC" w:rsidR="000861CD" w:rsidRDefault="000861CD">
      <w:pPr>
        <w:pStyle w:val="CommentText"/>
      </w:pPr>
      <w:r>
        <w:t xml:space="preserve">Why capture ARB contract in this stage </w:t>
      </w:r>
    </w:p>
  </w:comment>
  <w:comment w:id="56" w:author="user" w:date="2024-08-22T01:22:00Z" w:initials="u">
    <w:p w14:paraId="0A743132" w14:textId="754C4B23" w:rsidR="000861CD" w:rsidRDefault="000861CD">
      <w:pPr>
        <w:pStyle w:val="CommentText"/>
      </w:pPr>
      <w:r>
        <w:rPr>
          <w:rStyle w:val="CommentReference"/>
        </w:rPr>
        <w:annotationRef/>
      </w:r>
      <w:r>
        <w:t xml:space="preserve">Manual enmi check not mentioned </w:t>
      </w:r>
    </w:p>
    <w:p w14:paraId="0AEB844A" w14:textId="32ECDAE5" w:rsidR="000861CD" w:rsidRDefault="000861CD" w:rsidP="000861CD">
      <w:pPr>
        <w:pStyle w:val="CommentText"/>
      </w:pPr>
      <w:r>
        <w:t xml:space="preserve">Otp is to late </w:t>
      </w:r>
    </w:p>
    <w:p w14:paraId="0AD027E7" w14:textId="77777777" w:rsidR="000861CD" w:rsidRDefault="000861CD">
      <w:pPr>
        <w:pStyle w:val="CommentText"/>
      </w:pPr>
    </w:p>
  </w:comment>
  <w:comment w:id="57" w:author="user" w:date="2024-08-22T01:23:00Z" w:initials="u">
    <w:p w14:paraId="50F72B44" w14:textId="3543A6FF" w:rsidR="000861CD" w:rsidRDefault="000861CD">
      <w:pPr>
        <w:pStyle w:val="CommentText"/>
      </w:pPr>
      <w:r>
        <w:rPr>
          <w:rStyle w:val="CommentReference"/>
        </w:rPr>
        <w:annotationRef/>
      </w:r>
    </w:p>
  </w:comment>
  <w:comment w:id="58" w:author="user" w:date="2024-08-22T01:24:00Z" w:initials="u">
    <w:p w14:paraId="0E74DDC6" w14:textId="67C61B22" w:rsidR="000861CD" w:rsidRDefault="000861CD">
      <w:pPr>
        <w:pStyle w:val="CommentText"/>
      </w:pPr>
      <w:r>
        <w:rPr>
          <w:rStyle w:val="CommentReference"/>
        </w:rPr>
        <w:annotationRef/>
      </w:r>
      <w:r>
        <w:t>Why ARB</w:t>
      </w:r>
    </w:p>
  </w:comment>
  <w:comment w:id="59" w:author="user" w:date="2024-08-22T01:24:00Z" w:initials="u">
    <w:p w14:paraId="4B1D727A" w14:textId="43BD84D1" w:rsidR="000861CD" w:rsidRDefault="000861CD">
      <w:pPr>
        <w:pStyle w:val="CommentText"/>
      </w:pPr>
      <w:r>
        <w:rPr>
          <w:rStyle w:val="CommentReference"/>
        </w:rPr>
        <w:annotationRef/>
      </w:r>
    </w:p>
  </w:comment>
  <w:comment w:id="60" w:author="user" w:date="2024-08-22T01:24:00Z" w:initials="u">
    <w:p w14:paraId="0080497F" w14:textId="02751695" w:rsidR="000861CD" w:rsidRDefault="000861CD">
      <w:pPr>
        <w:pStyle w:val="CommentText"/>
      </w:pPr>
      <w:r>
        <w:rPr>
          <w:rStyle w:val="CommentReference"/>
        </w:rPr>
        <w:annotationRef/>
      </w:r>
      <w:r>
        <w:t xml:space="preserve">Incase if </w:t>
      </w:r>
    </w:p>
  </w:comment>
  <w:comment w:id="61" w:author="user" w:date="2024-08-22T01:26:00Z" w:initials="u">
    <w:p w14:paraId="1C2FD030" w14:textId="44DCC019" w:rsidR="000861CD" w:rsidRDefault="000861CD">
      <w:pPr>
        <w:pStyle w:val="CommentText"/>
      </w:pPr>
      <w:r>
        <w:rPr>
          <w:rStyle w:val="CommentReference"/>
        </w:rPr>
        <w:annotationRef/>
      </w:r>
      <w:r>
        <w:t>incorrect</w:t>
      </w:r>
    </w:p>
  </w:comment>
  <w:comment w:id="62" w:author="user" w:date="2024-08-22T01:26:00Z" w:initials="u">
    <w:p w14:paraId="5D07190E" w14:textId="745915A2" w:rsidR="000861CD" w:rsidRDefault="000861CD">
      <w:pPr>
        <w:pStyle w:val="CommentText"/>
      </w:pPr>
      <w:r>
        <w:rPr>
          <w:rStyle w:val="CommentReference"/>
        </w:rPr>
        <w:annotationRef/>
      </w:r>
    </w:p>
  </w:comment>
  <w:comment w:id="63" w:author="user" w:date="2024-08-22T01:26:00Z" w:initials="u">
    <w:p w14:paraId="10345897" w14:textId="10F9871E" w:rsidR="000861CD" w:rsidRDefault="000861CD">
      <w:pPr>
        <w:pStyle w:val="CommentText"/>
      </w:pPr>
      <w:r>
        <w:rPr>
          <w:rStyle w:val="CommentReference"/>
        </w:rPr>
        <w:annotationRef/>
      </w:r>
      <w:r>
        <w:t>Need clarification</w:t>
      </w:r>
    </w:p>
    <w:p w14:paraId="4FC145C4" w14:textId="77777777" w:rsidR="000861CD" w:rsidRDefault="000861CD">
      <w:pPr>
        <w:pStyle w:val="CommentText"/>
      </w:pPr>
    </w:p>
  </w:comment>
  <w:comment w:id="64" w:author="user" w:date="2024-08-22T01:26:00Z" w:initials="u">
    <w:p w14:paraId="46F70AD9" w14:textId="0E67EE64" w:rsidR="000861CD" w:rsidRDefault="000861CD">
      <w:pPr>
        <w:pStyle w:val="CommentText"/>
      </w:pPr>
      <w:r>
        <w:rPr>
          <w:rStyle w:val="CommentReference"/>
        </w:rPr>
        <w:annotationRef/>
      </w:r>
    </w:p>
  </w:comment>
  <w:comment w:id="67" w:author="user" w:date="2024-08-22T01:28:00Z" w:initials="u">
    <w:p w14:paraId="44CB6722" w14:textId="60B004F9" w:rsidR="000861CD" w:rsidRDefault="000861CD">
      <w:pPr>
        <w:pStyle w:val="CommentText"/>
      </w:pPr>
      <w:r>
        <w:rPr>
          <w:rStyle w:val="CommentReference"/>
        </w:rPr>
        <w:annotationRef/>
      </w:r>
      <w:r>
        <w:t>Why mobile number and email ID</w:t>
      </w:r>
      <w:r w:rsidR="005525C2">
        <w:t xml:space="preserve"> and date of birth </w:t>
      </w:r>
    </w:p>
  </w:comment>
  <w:comment w:id="68" w:author="user" w:date="2024-08-22T01:28:00Z" w:initials="u">
    <w:p w14:paraId="31D55397" w14:textId="5FF49FE5" w:rsidR="005525C2" w:rsidRDefault="005525C2">
      <w:pPr>
        <w:pStyle w:val="CommentText"/>
      </w:pPr>
      <w:r>
        <w:rPr>
          <w:rStyle w:val="CommentReference"/>
        </w:rPr>
        <w:annotationRef/>
      </w:r>
    </w:p>
  </w:comment>
  <w:comment w:id="73" w:author="Kamal Jakhotia, Vinay" w:date="2024-07-23T11:59:00Z" w:initials="KJV">
    <w:p w14:paraId="4CA350B4" w14:textId="0A4AC5D6" w:rsidR="000861CD" w:rsidRDefault="000861CD" w:rsidP="005717C3">
      <w:pPr>
        <w:pStyle w:val="CommentText"/>
      </w:pPr>
      <w:r>
        <w:rPr>
          <w:rStyle w:val="CommentReference"/>
        </w:rPr>
        <w:annotationRef/>
      </w:r>
      <w:r>
        <w:t>Logic related to the date - to identify invalid date</w:t>
      </w:r>
    </w:p>
  </w:comment>
  <w:comment w:id="74" w:author="Varun Arora" w:date="2024-07-25T16:10:00Z" w:initials="VA">
    <w:p w14:paraId="6D3A3040" w14:textId="77777777" w:rsidR="000861CD" w:rsidRDefault="000861CD" w:rsidP="004311E5">
      <w:pPr>
        <w:pStyle w:val="CommentText"/>
      </w:pPr>
      <w:r>
        <w:rPr>
          <w:rStyle w:val="CommentReference"/>
        </w:rPr>
        <w:annotationRef/>
      </w:r>
      <w:r>
        <w:t>This will be applicable based on source System, however in LOS you can view the standard date format - DD/MM/YYYY</w:t>
      </w:r>
    </w:p>
  </w:comment>
  <w:comment w:id="69" w:author="user" w:date="2024-08-22T01:29:00Z" w:initials="u">
    <w:p w14:paraId="34139CCE" w14:textId="0D9C0B38" w:rsidR="005525C2" w:rsidRDefault="005525C2">
      <w:pPr>
        <w:pStyle w:val="CommentText"/>
      </w:pPr>
      <w:r>
        <w:rPr>
          <w:rStyle w:val="CommentReference"/>
        </w:rPr>
        <w:annotationRef/>
      </w:r>
      <w:r>
        <w:t>Why mobile , date of birth , email id – this inputs from branch and not related to create application</w:t>
      </w:r>
    </w:p>
    <w:p w14:paraId="36671FD0" w14:textId="77777777" w:rsidR="005525C2" w:rsidRDefault="005525C2">
      <w:pPr>
        <w:pStyle w:val="CommentText"/>
      </w:pPr>
    </w:p>
  </w:comment>
  <w:comment w:id="70" w:author="user" w:date="2024-08-22T01:29:00Z" w:initials="u">
    <w:p w14:paraId="5AC8E967" w14:textId="45579955" w:rsidR="005525C2" w:rsidRDefault="005525C2">
      <w:pPr>
        <w:pStyle w:val="CommentText"/>
        <w:rPr>
          <w:rStyle w:val="CommentReference"/>
        </w:rPr>
      </w:pPr>
      <w:r>
        <w:rPr>
          <w:rStyle w:val="CommentReference"/>
        </w:rPr>
        <w:annotationRef/>
      </w:r>
      <w:r>
        <w:rPr>
          <w:rStyle w:val="CommentReference"/>
        </w:rPr>
        <w:t xml:space="preserve"> </w:t>
      </w:r>
    </w:p>
    <w:p w14:paraId="4CA23BAD" w14:textId="77777777" w:rsidR="005525C2" w:rsidRDefault="005525C2">
      <w:pPr>
        <w:pStyle w:val="CommentText"/>
      </w:pPr>
    </w:p>
  </w:comment>
  <w:comment w:id="71" w:author="user" w:date="2024-08-22T01:30:00Z" w:initials="u">
    <w:p w14:paraId="73B83585" w14:textId="7CEA2733" w:rsidR="005525C2" w:rsidRDefault="005525C2">
      <w:pPr>
        <w:pStyle w:val="CommentText"/>
      </w:pPr>
      <w:r>
        <w:rPr>
          <w:rStyle w:val="CommentReference"/>
        </w:rPr>
        <w:annotationRef/>
      </w:r>
    </w:p>
  </w:comment>
  <w:comment w:id="72" w:author="user" w:date="2024-08-22T01:30:00Z" w:initials="u">
    <w:p w14:paraId="0DE16E2C" w14:textId="1C4C37DF" w:rsidR="005525C2" w:rsidRDefault="005525C2">
      <w:pPr>
        <w:pStyle w:val="CommentText"/>
      </w:pPr>
      <w:r>
        <w:rPr>
          <w:rStyle w:val="CommentReference"/>
        </w:rPr>
        <w:annotationRef/>
      </w:r>
    </w:p>
  </w:comment>
  <w:comment w:id="65" w:author="Kamal Jakhotia, Vinay" w:date="2024-07-23T12:55:00Z" w:initials="KJV">
    <w:p w14:paraId="1514B1A9" w14:textId="0A2867F4" w:rsidR="000861CD" w:rsidRDefault="000861CD" w:rsidP="00717263">
      <w:pPr>
        <w:pStyle w:val="CommentText"/>
      </w:pPr>
      <w:r>
        <w:rPr>
          <w:rStyle w:val="CommentReference"/>
        </w:rPr>
        <w:annotationRef/>
      </w:r>
      <w:r>
        <w:t>Format of the application number</w:t>
      </w:r>
    </w:p>
  </w:comment>
  <w:comment w:id="66" w:author="Varun Arora" w:date="2024-07-25T16:09:00Z" w:initials="VA">
    <w:p w14:paraId="08369F78" w14:textId="77777777" w:rsidR="000861CD" w:rsidRDefault="000861CD" w:rsidP="004311E5">
      <w:pPr>
        <w:pStyle w:val="CommentText"/>
      </w:pPr>
      <w:r>
        <w:rPr>
          <w:rStyle w:val="CommentReference"/>
        </w:rPr>
        <w:annotationRef/>
      </w:r>
      <w:r>
        <w:t xml:space="preserve">This requirement is not provided in BRD. </w:t>
      </w:r>
    </w:p>
    <w:p w14:paraId="7C31653E" w14:textId="77777777" w:rsidR="000861CD" w:rsidRDefault="000861CD" w:rsidP="004311E5">
      <w:pPr>
        <w:pStyle w:val="CommentText"/>
      </w:pPr>
      <w:r>
        <w:t>We have Generic Number generated in LOS i.e., WF-12345678-RTL and this will applicable for all the product in the scope.</w:t>
      </w:r>
    </w:p>
  </w:comment>
  <w:comment w:id="75" w:author="Kamal Jakhotia, Vinay" w:date="2024-07-23T12:56:00Z" w:initials="KJV">
    <w:p w14:paraId="791AF1BC" w14:textId="6D68EC32" w:rsidR="000861CD" w:rsidRDefault="000861CD" w:rsidP="00883798">
      <w:pPr>
        <w:pStyle w:val="CommentText"/>
      </w:pPr>
      <w:r>
        <w:rPr>
          <w:rStyle w:val="CommentReference"/>
        </w:rPr>
        <w:annotationRef/>
      </w:r>
      <w:r>
        <w:t>National ID / Iqama validation checks</w:t>
      </w:r>
    </w:p>
  </w:comment>
  <w:comment w:id="76" w:author="Varun Arora" w:date="2024-07-25T16:11:00Z" w:initials="VA">
    <w:p w14:paraId="569E3ADF" w14:textId="77777777" w:rsidR="000861CD" w:rsidRDefault="000861CD" w:rsidP="00443430">
      <w:pPr>
        <w:pStyle w:val="CommentText"/>
      </w:pPr>
      <w:r>
        <w:rPr>
          <w:rStyle w:val="CommentReference"/>
        </w:rPr>
        <w:annotationRef/>
      </w:r>
      <w:r>
        <w:t>Mentioned in FSD Excel file&gt;&gt; Field List sheet</w:t>
      </w:r>
    </w:p>
  </w:comment>
  <w:comment w:id="77" w:author="user" w:date="2024-08-22T01:30:00Z" w:initials="u">
    <w:p w14:paraId="03660880" w14:textId="1A0AEA88" w:rsidR="005525C2" w:rsidRDefault="005525C2">
      <w:pPr>
        <w:pStyle w:val="CommentText"/>
      </w:pPr>
      <w:r>
        <w:rPr>
          <w:rStyle w:val="CommentReference"/>
        </w:rPr>
        <w:annotationRef/>
      </w:r>
      <w:r>
        <w:t>Why date of birth</w:t>
      </w:r>
    </w:p>
  </w:comment>
  <w:comment w:id="78" w:author="user" w:date="2024-08-22T01:30:00Z" w:initials="u">
    <w:p w14:paraId="0126C417" w14:textId="473D50FD" w:rsidR="005525C2" w:rsidRDefault="005525C2">
      <w:pPr>
        <w:pStyle w:val="CommentText"/>
      </w:pPr>
      <w:r>
        <w:rPr>
          <w:rStyle w:val="CommentReference"/>
        </w:rPr>
        <w:annotationRef/>
      </w:r>
    </w:p>
  </w:comment>
  <w:comment w:id="79" w:author="Kamal Jakhotia, Vinay" w:date="2024-07-23T13:05:00Z" w:initials="KJV">
    <w:p w14:paraId="3F3D99D9" w14:textId="1CCBA944" w:rsidR="000861CD" w:rsidRDefault="000861CD" w:rsidP="003A0DCC">
      <w:pPr>
        <w:pStyle w:val="CommentText"/>
      </w:pPr>
      <w:r>
        <w:rPr>
          <w:rStyle w:val="CommentReference"/>
        </w:rPr>
        <w:annotationRef/>
      </w:r>
      <w:r>
        <w:t>a.</w:t>
      </w:r>
      <w:r>
        <w:tab/>
        <w:t>The customer should not be allowed to apply for a Top Up ARB loan if the customer already holds a Top Up ARB loan that was issued less than or equal to 60 days ago</w:t>
      </w:r>
    </w:p>
    <w:p w14:paraId="3943F911" w14:textId="77777777" w:rsidR="000861CD" w:rsidRDefault="000861CD" w:rsidP="003A0DCC">
      <w:pPr>
        <w:pStyle w:val="CommentText"/>
      </w:pPr>
      <w:r>
        <w:t>b.</w:t>
      </w:r>
      <w:r>
        <w:tab/>
        <w:t>The customer should not be allowed to apply for a Top Up - Other bank loan if the customer already holds a Top Up Other bank loan that was issued less than or equal to 90 days ago</w:t>
      </w:r>
    </w:p>
    <w:p w14:paraId="3A38C098" w14:textId="77777777" w:rsidR="000861CD" w:rsidRDefault="000861CD" w:rsidP="003A0DCC">
      <w:pPr>
        <w:pStyle w:val="CommentText"/>
      </w:pPr>
      <w:r>
        <w:t>c.</w:t>
      </w:r>
      <w:r>
        <w:tab/>
        <w:t>The customer should not be allowed to apply for a Micro loan if the customer already holds a Microfinance loan that was issued less than or equal to 90 days ago</w:t>
      </w:r>
    </w:p>
  </w:comment>
  <w:comment w:id="80" w:author="Varun Arora [2]" w:date="2024-07-31T17:55:00Z" w:initials="VA">
    <w:p w14:paraId="1E8B51C2" w14:textId="77777777" w:rsidR="000861CD" w:rsidRDefault="000861CD" w:rsidP="00234E68">
      <w:pPr>
        <w:pStyle w:val="CommentText"/>
      </w:pPr>
      <w:r>
        <w:rPr>
          <w:rStyle w:val="CommentReference"/>
        </w:rPr>
        <w:annotationRef/>
      </w:r>
      <w:r>
        <w:t>Resolved</w:t>
      </w:r>
    </w:p>
  </w:comment>
  <w:comment w:id="81" w:author="Tadi, Akhila Vidya Lakshmi" w:date="2024-07-23T12:36:00Z" w:initials="TAVL">
    <w:p w14:paraId="344EA432" w14:textId="2370B769" w:rsidR="000861CD" w:rsidRDefault="000861CD" w:rsidP="00F07C30">
      <w:pPr>
        <w:pStyle w:val="CommentText"/>
      </w:pPr>
      <w:r>
        <w:rPr>
          <w:rStyle w:val="CommentReference"/>
        </w:rPr>
        <w:annotationRef/>
      </w:r>
      <w:r>
        <w:rPr>
          <w:color w:val="283275"/>
          <w:lang w:val="en-GB"/>
        </w:rPr>
        <w:t xml:space="preserve">Previous applications </w:t>
      </w:r>
      <w:r>
        <w:rPr>
          <w:b/>
          <w:bCs/>
          <w:color w:val="283275"/>
          <w:lang w:val="en-GB"/>
        </w:rPr>
        <w:t>cannot</w:t>
      </w:r>
      <w:r>
        <w:rPr>
          <w:color w:val="283275"/>
          <w:lang w:val="en-GB"/>
        </w:rPr>
        <w:t xml:space="preserve"> be cancelled if they are pending in remittance (including company remittance and customer remittance), customer disbursement, clearance form stage, voucher generation, card issuance, asset registration or asset delivery stages. In case the application is in one of the mentioned stages, the customer will be asked to continue the existing application.</w:t>
      </w:r>
    </w:p>
  </w:comment>
  <w:comment w:id="82" w:author="Varun Arora [2]" w:date="2024-07-31T17:54:00Z" w:initials="VA">
    <w:p w14:paraId="381A8A35" w14:textId="77777777" w:rsidR="000861CD" w:rsidRDefault="000861CD" w:rsidP="00234E68">
      <w:pPr>
        <w:pStyle w:val="CommentText"/>
      </w:pPr>
      <w:r>
        <w:rPr>
          <w:rStyle w:val="CommentReference"/>
        </w:rPr>
        <w:annotationRef/>
      </w:r>
      <w:r>
        <w:t>Resolved</w:t>
      </w:r>
    </w:p>
  </w:comment>
  <w:comment w:id="83" w:author="user" w:date="2024-08-22T01:31:00Z" w:initials="u">
    <w:p w14:paraId="668A04BF" w14:textId="2D6EF5FA" w:rsidR="005525C2" w:rsidRDefault="005525C2">
      <w:pPr>
        <w:pStyle w:val="CommentText"/>
      </w:pPr>
      <w:r>
        <w:rPr>
          <w:rStyle w:val="CommentReference"/>
        </w:rPr>
        <w:annotationRef/>
      </w:r>
      <w:r>
        <w:t>incorrect</w:t>
      </w:r>
    </w:p>
  </w:comment>
  <w:comment w:id="84" w:author="user" w:date="2024-08-22T01:31:00Z" w:initials="u">
    <w:p w14:paraId="1B396D4B" w14:textId="0522A466" w:rsidR="005525C2" w:rsidRDefault="005525C2">
      <w:pPr>
        <w:pStyle w:val="CommentText"/>
      </w:pPr>
      <w:r>
        <w:rPr>
          <w:rStyle w:val="CommentReference"/>
        </w:rPr>
        <w:annotationRef/>
      </w:r>
    </w:p>
  </w:comment>
  <w:comment w:id="85" w:author="Kamal Jakhotia, Vinay" w:date="2024-07-23T13:06:00Z" w:initials="KJV">
    <w:p w14:paraId="53F291A1" w14:textId="7EC52AD2" w:rsidR="000861CD" w:rsidRDefault="000861CD" w:rsidP="00D8392B">
      <w:pPr>
        <w:pStyle w:val="CommentText"/>
      </w:pPr>
      <w:r>
        <w:rPr>
          <w:rStyle w:val="CommentReference"/>
        </w:rPr>
        <w:annotationRef/>
      </w:r>
      <w:r>
        <w:t>Explanation of the rules?</w:t>
      </w:r>
    </w:p>
  </w:comment>
  <w:comment w:id="86" w:author="Kamal Jakhotia, Vinay" w:date="2024-07-23T13:08:00Z" w:initials="KJV">
    <w:p w14:paraId="7F8700B4" w14:textId="77777777" w:rsidR="000861CD" w:rsidRDefault="000861CD" w:rsidP="00142C8A">
      <w:pPr>
        <w:pStyle w:val="CommentText"/>
      </w:pPr>
      <w:r>
        <w:rPr>
          <w:rStyle w:val="CommentReference"/>
        </w:rPr>
        <w:annotationRef/>
      </w:r>
      <w:r>
        <w:t>BRD01-10</w:t>
      </w:r>
    </w:p>
  </w:comment>
  <w:comment w:id="87" w:author="Varun Arora [2]" w:date="2024-07-31T17:56:00Z" w:initials="VA">
    <w:p w14:paraId="48D4C802" w14:textId="77777777" w:rsidR="000861CD" w:rsidRDefault="000861CD" w:rsidP="009127DB">
      <w:pPr>
        <w:pStyle w:val="CommentText"/>
      </w:pPr>
      <w:r>
        <w:rPr>
          <w:rStyle w:val="CommentReference"/>
        </w:rPr>
        <w:annotationRef/>
      </w:r>
      <w:r>
        <w:t>Not LOS part to be done by Aggregator</w:t>
      </w:r>
    </w:p>
  </w:comment>
  <w:comment w:id="89" w:author="Kamal Jakhotia, Vinay" w:date="2024-07-23T11:50:00Z" w:initials="KJV">
    <w:p w14:paraId="2E26ECD6" w14:textId="4249DFBC" w:rsidR="000861CD" w:rsidRDefault="000861CD" w:rsidP="00D820EC">
      <w:pPr>
        <w:pStyle w:val="CommentText"/>
      </w:pPr>
      <w:r>
        <w:rPr>
          <w:rStyle w:val="CommentReference"/>
        </w:rPr>
        <w:annotationRef/>
      </w:r>
      <w:r>
        <w:t>Product eligibility checks are missing in the table</w:t>
      </w:r>
    </w:p>
  </w:comment>
  <w:comment w:id="90" w:author="Varun Arora [2]" w:date="2024-07-31T17:57:00Z" w:initials="VA">
    <w:p w14:paraId="6D6E2E38" w14:textId="77777777" w:rsidR="000861CD" w:rsidRDefault="000861CD" w:rsidP="00B807CC">
      <w:pPr>
        <w:pStyle w:val="CommentText"/>
      </w:pPr>
      <w:r>
        <w:rPr>
          <w:rStyle w:val="CommentReference"/>
        </w:rPr>
        <w:annotationRef/>
      </w:r>
      <w:r>
        <w:t>To be done aggregator/ Emkan rule engine, not by LOS</w:t>
      </w:r>
    </w:p>
  </w:comment>
  <w:comment w:id="91" w:author="Kamal Jakhotia, Vinay" w:date="2024-07-23T13:21:00Z" w:initials="KJV">
    <w:p w14:paraId="11B3B2C6" w14:textId="40D71DB8" w:rsidR="000861CD" w:rsidRDefault="000861CD" w:rsidP="00B55C88">
      <w:pPr>
        <w:pStyle w:val="CommentText"/>
      </w:pPr>
      <w:r>
        <w:rPr>
          <w:rStyle w:val="CommentReference"/>
        </w:rPr>
        <w:annotationRef/>
      </w:r>
      <w:r>
        <w:rPr>
          <w:color w:val="283275"/>
          <w:lang w:val="en-GB"/>
        </w:rPr>
        <w:t>The system should be able to indicate if the customer has a potential hit in ENME which requires action from Compliance</w:t>
      </w:r>
    </w:p>
  </w:comment>
  <w:comment w:id="92" w:author="Kamal Jakhotia, Vinay" w:date="2024-07-23T13:21:00Z" w:initials="KJV">
    <w:p w14:paraId="51B47558" w14:textId="77777777" w:rsidR="000861CD" w:rsidRDefault="000861CD" w:rsidP="00B55C88">
      <w:pPr>
        <w:pStyle w:val="CommentText"/>
      </w:pPr>
      <w:r>
        <w:rPr>
          <w:rStyle w:val="CommentReference"/>
        </w:rPr>
        <w:annotationRef/>
      </w:r>
      <w:r>
        <w:t>BRD02-10</w:t>
      </w:r>
    </w:p>
  </w:comment>
  <w:comment w:id="93" w:author="Varun Arora [2]" w:date="2024-07-31T20:32:00Z" w:initials="VA">
    <w:p w14:paraId="2C8C6770" w14:textId="77777777" w:rsidR="000861CD" w:rsidRDefault="000861CD" w:rsidP="00596418">
      <w:pPr>
        <w:pStyle w:val="CommentText"/>
      </w:pPr>
      <w:r>
        <w:rPr>
          <w:rStyle w:val="CommentReference"/>
        </w:rPr>
        <w:annotationRef/>
      </w:r>
      <w:r>
        <w:t>Already added</w:t>
      </w:r>
    </w:p>
  </w:comment>
  <w:comment w:id="94" w:author="Kamal Jakhotia, Vinay" w:date="2024-07-23T13:27:00Z" w:initials="KJV">
    <w:p w14:paraId="64F0AE9F" w14:textId="51E5F388" w:rsidR="000861CD" w:rsidRDefault="000861CD" w:rsidP="00020079">
      <w:pPr>
        <w:pStyle w:val="CommentText"/>
      </w:pPr>
      <w:r>
        <w:rPr>
          <w:rStyle w:val="CommentReference"/>
        </w:rPr>
        <w:annotationRef/>
      </w:r>
      <w:r>
        <w:t>Missing requirements from BRD02</w:t>
      </w:r>
    </w:p>
  </w:comment>
  <w:comment w:id="95" w:author="Kamal Jakhotia, Vinay" w:date="2024-07-23T13:29:00Z" w:initials="KJV">
    <w:p w14:paraId="16410CA3" w14:textId="77777777" w:rsidR="000861CD" w:rsidRDefault="000861CD" w:rsidP="005E68FC">
      <w:pPr>
        <w:pStyle w:val="CommentText"/>
      </w:pPr>
      <w:r>
        <w:rPr>
          <w:rStyle w:val="CommentReference"/>
        </w:rPr>
        <w:annotationRef/>
      </w:r>
      <w:r>
        <w:t>Example - BRD02-34, BRD02-35, BRD02-36, BRD02-37, BRD02-39, BRD02-42, BRD02-46, BRD-28, BRD02-49, etc.</w:t>
      </w:r>
    </w:p>
  </w:comment>
  <w:comment w:id="104" w:author="user" w:date="2024-08-22T01:35:00Z" w:initials="u">
    <w:p w14:paraId="5E5210EC" w14:textId="1FDC6659" w:rsidR="005525C2" w:rsidRDefault="005525C2">
      <w:pPr>
        <w:pStyle w:val="CommentText"/>
      </w:pPr>
      <w:r>
        <w:rPr>
          <w:rStyle w:val="CommentReference"/>
        </w:rPr>
        <w:annotationRef/>
      </w:r>
      <w:r>
        <w:t xml:space="preserve">Capture of income and employment </w:t>
      </w:r>
    </w:p>
  </w:comment>
  <w:comment w:id="105" w:author="user" w:date="2024-08-22T01:35:00Z" w:initials="u">
    <w:p w14:paraId="6CB68252" w14:textId="30B28711" w:rsidR="005525C2" w:rsidRDefault="005525C2">
      <w:pPr>
        <w:pStyle w:val="CommentText"/>
      </w:pPr>
      <w:r>
        <w:rPr>
          <w:rStyle w:val="CommentReference"/>
        </w:rPr>
        <w:annotationRef/>
      </w:r>
    </w:p>
  </w:comment>
  <w:comment w:id="102" w:author="user" w:date="2024-08-22T01:34:00Z" w:initials="u">
    <w:p w14:paraId="3538AAA3" w14:textId="11FDAD6A" w:rsidR="005525C2" w:rsidRDefault="005525C2">
      <w:pPr>
        <w:pStyle w:val="CommentText"/>
      </w:pPr>
      <w:r>
        <w:rPr>
          <w:rStyle w:val="CommentReference"/>
        </w:rPr>
        <w:annotationRef/>
      </w:r>
      <w:r>
        <w:t xml:space="preserve">EMkan rule engine will not used </w:t>
      </w:r>
    </w:p>
  </w:comment>
  <w:comment w:id="103" w:author="user" w:date="2024-08-22T01:34:00Z" w:initials="u">
    <w:p w14:paraId="3533257C" w14:textId="0631C777" w:rsidR="005525C2" w:rsidRDefault="005525C2">
      <w:pPr>
        <w:pStyle w:val="CommentText"/>
      </w:pPr>
      <w:r>
        <w:rPr>
          <w:rStyle w:val="CommentReference"/>
        </w:rPr>
        <w:annotationRef/>
      </w:r>
    </w:p>
  </w:comment>
  <w:comment w:id="98" w:author="Kamal Jakhotia, Vinay" w:date="2024-07-23T13:23:00Z" w:initials="KJV">
    <w:p w14:paraId="120CD8DB" w14:textId="64A14056" w:rsidR="000861CD" w:rsidRDefault="000861CD" w:rsidP="0023495D">
      <w:pPr>
        <w:pStyle w:val="CommentText"/>
      </w:pPr>
      <w:r>
        <w:rPr>
          <w:rStyle w:val="CommentReference"/>
        </w:rPr>
        <w:annotationRef/>
      </w:r>
      <w:r>
        <w:t>Description of IBAN verification missing. What if the  verification is unsuccessful?</w:t>
      </w:r>
    </w:p>
  </w:comment>
  <w:comment w:id="99" w:author="Kamal Jakhotia, Vinay" w:date="2024-07-23T13:24:00Z" w:initials="KJV">
    <w:p w14:paraId="52FC99B7" w14:textId="77777777" w:rsidR="000861CD" w:rsidRDefault="000861CD" w:rsidP="002B0285">
      <w:pPr>
        <w:pStyle w:val="CommentText"/>
      </w:pPr>
      <w:r>
        <w:rPr>
          <w:rStyle w:val="CommentReference"/>
        </w:rPr>
        <w:annotationRef/>
      </w:r>
      <w:r>
        <w:t>Selection of different repayment and disbursement account missing</w:t>
      </w:r>
    </w:p>
  </w:comment>
  <w:comment w:id="100" w:author="Varun Arora" w:date="2024-07-31T18:44:00Z" w:initials="VA">
    <w:p w14:paraId="61033023" w14:textId="77777777" w:rsidR="000861CD" w:rsidRDefault="000861CD" w:rsidP="00336497">
      <w:pPr>
        <w:pStyle w:val="CommentText"/>
      </w:pPr>
      <w:r>
        <w:rPr>
          <w:rStyle w:val="CommentReference"/>
        </w:rPr>
        <w:annotationRef/>
      </w:r>
      <w:r>
        <w:t>Already mentioned in workflow...</w:t>
      </w:r>
    </w:p>
  </w:comment>
  <w:comment w:id="101" w:author="user" w:date="2024-08-22T01:33:00Z" w:initials="u">
    <w:p w14:paraId="0770DF93" w14:textId="0BA6F932" w:rsidR="005525C2" w:rsidRDefault="005525C2">
      <w:pPr>
        <w:pStyle w:val="CommentText"/>
      </w:pPr>
      <w:r>
        <w:rPr>
          <w:rStyle w:val="CommentReference"/>
        </w:rPr>
        <w:annotationRef/>
      </w:r>
      <w:r>
        <w:t xml:space="preserve">Iban verification not mentioned , repayment mode not mentioned </w:t>
      </w:r>
    </w:p>
    <w:p w14:paraId="1FB29FF0" w14:textId="77777777" w:rsidR="005525C2" w:rsidRDefault="005525C2">
      <w:pPr>
        <w:pStyle w:val="CommentText"/>
      </w:pPr>
    </w:p>
  </w:comment>
  <w:comment w:id="107" w:author="Kamal Jakhotia, Vinay" w:date="2024-07-23T11:52:00Z" w:initials="KJV">
    <w:p w14:paraId="0E9E277C" w14:textId="2615876F" w:rsidR="000861CD" w:rsidRDefault="000861CD" w:rsidP="007125A9">
      <w:pPr>
        <w:pStyle w:val="CommentText"/>
      </w:pPr>
      <w:r>
        <w:rPr>
          <w:rStyle w:val="CommentReference"/>
        </w:rPr>
        <w:annotationRef/>
      </w:r>
      <w:r>
        <w:t>Default logic for expenses missing</w:t>
      </w:r>
    </w:p>
  </w:comment>
  <w:comment w:id="108" w:author="Varun Arora" w:date="2024-07-31T18:44:00Z" w:initials="VA">
    <w:p w14:paraId="4F12A898" w14:textId="77777777" w:rsidR="000861CD" w:rsidRDefault="000861CD" w:rsidP="00336497">
      <w:pPr>
        <w:pStyle w:val="CommentText"/>
      </w:pPr>
      <w:r>
        <w:rPr>
          <w:rStyle w:val="CommentReference"/>
        </w:rPr>
        <w:annotationRef/>
      </w:r>
      <w:r>
        <w:t>Resolved</w:t>
      </w:r>
    </w:p>
  </w:comment>
  <w:comment w:id="109" w:author="Kamal Jakhotia, Vinay" w:date="2024-07-23T13:25:00Z" w:initials="KJV">
    <w:p w14:paraId="28E3F1A0" w14:textId="49D4CCC7" w:rsidR="000861CD" w:rsidRDefault="000861CD" w:rsidP="005A2952">
      <w:pPr>
        <w:pStyle w:val="CommentText"/>
      </w:pPr>
      <w:r>
        <w:rPr>
          <w:rStyle w:val="CommentReference"/>
        </w:rPr>
        <w:annotationRef/>
      </w:r>
      <w:r>
        <w:t>IBAN Certificate?</w:t>
      </w:r>
    </w:p>
  </w:comment>
  <w:comment w:id="110" w:author="Varun Arora" w:date="2024-07-31T18:47:00Z" w:initials="VA">
    <w:p w14:paraId="3B187FD5" w14:textId="77777777" w:rsidR="000861CD" w:rsidRDefault="000861CD" w:rsidP="00336497">
      <w:pPr>
        <w:pStyle w:val="CommentText"/>
      </w:pPr>
      <w:r>
        <w:rPr>
          <w:rStyle w:val="CommentReference"/>
        </w:rPr>
        <w:annotationRef/>
      </w:r>
      <w:r>
        <w:t>List of Documents added</w:t>
      </w:r>
    </w:p>
  </w:comment>
  <w:comment w:id="122" w:author="Kamal Jakhotia, Vinay" w:date="2024-07-23T13:33:00Z" w:initials="KJV">
    <w:p w14:paraId="24FBD678" w14:textId="28228017" w:rsidR="000861CD" w:rsidRDefault="000861CD" w:rsidP="002E7CF3">
      <w:pPr>
        <w:pStyle w:val="CommentText"/>
      </w:pPr>
      <w:r>
        <w:rPr>
          <w:rStyle w:val="CommentReference"/>
        </w:rPr>
        <w:annotationRef/>
      </w:r>
      <w:r>
        <w:t>Missing requirements from BRD02</w:t>
      </w:r>
    </w:p>
  </w:comment>
  <w:comment w:id="123" w:author="Varun Arora" w:date="2024-08-01T01:12:00Z" w:initials="VA">
    <w:p w14:paraId="43013DE2" w14:textId="77777777" w:rsidR="000861CD" w:rsidRDefault="000861CD" w:rsidP="00731B41">
      <w:pPr>
        <w:pStyle w:val="CommentText"/>
      </w:pPr>
      <w:r>
        <w:rPr>
          <w:rStyle w:val="CommentReference"/>
        </w:rPr>
        <w:annotationRef/>
      </w:r>
      <w:r>
        <w:t xml:space="preserve">Some of the requirement are covered in FSD attached in section 3. </w:t>
      </w:r>
    </w:p>
  </w:comment>
  <w:comment w:id="127" w:author="Kamal Jakhotia, Vinay" w:date="2024-07-23T13:33:00Z" w:initials="KJV">
    <w:p w14:paraId="44ABDA6C" w14:textId="44E81CCB" w:rsidR="000861CD" w:rsidRDefault="000861CD" w:rsidP="002E7CF3">
      <w:pPr>
        <w:pStyle w:val="CommentText"/>
      </w:pPr>
      <w:r>
        <w:rPr>
          <w:rStyle w:val="CommentReference"/>
        </w:rPr>
        <w:annotationRef/>
      </w:r>
      <w:r>
        <w:t>Missing requirements from BRD03</w:t>
      </w:r>
    </w:p>
  </w:comment>
  <w:comment w:id="128" w:author="Kamal Jakhotia, Vinay" w:date="2024-07-23T13:35:00Z" w:initials="KJV">
    <w:p w14:paraId="2B107FEC" w14:textId="77777777" w:rsidR="000861CD" w:rsidRDefault="000861CD" w:rsidP="00C72DE3">
      <w:pPr>
        <w:pStyle w:val="CommentText"/>
      </w:pPr>
      <w:r>
        <w:rPr>
          <w:rStyle w:val="CommentReference"/>
        </w:rPr>
        <w:annotationRef/>
      </w:r>
      <w:r>
        <w:t>BRD03-05/06/07/10/11/13//14/15/16, etc.</w:t>
      </w:r>
    </w:p>
  </w:comment>
  <w:comment w:id="129" w:author="Varun Arora" w:date="2024-08-01T01:22:00Z" w:initials="VA">
    <w:p w14:paraId="23E5595B" w14:textId="77777777" w:rsidR="000861CD" w:rsidRDefault="000861CD" w:rsidP="00B37328">
      <w:pPr>
        <w:pStyle w:val="CommentText"/>
      </w:pPr>
      <w:r>
        <w:rPr>
          <w:rStyle w:val="CommentReference"/>
        </w:rPr>
        <w:annotationRef/>
      </w:r>
      <w:r>
        <w:t>Added</w:t>
      </w:r>
    </w:p>
  </w:comment>
  <w:comment w:id="145" w:author="user" w:date="2024-08-22T01:36:00Z" w:initials="u">
    <w:p w14:paraId="7883A079" w14:textId="6680B160" w:rsidR="005525C2" w:rsidRDefault="005525C2">
      <w:pPr>
        <w:pStyle w:val="CommentText"/>
      </w:pPr>
      <w:r>
        <w:rPr>
          <w:rStyle w:val="CommentReference"/>
        </w:rPr>
        <w:annotationRef/>
      </w:r>
      <w:r>
        <w:t xml:space="preserve">Incorrect </w:t>
      </w:r>
    </w:p>
  </w:comment>
  <w:comment w:id="146" w:author="user" w:date="2024-08-22T01:37:00Z" w:initials="u">
    <w:p w14:paraId="528FA4BB" w14:textId="6BAF69BB" w:rsidR="005525C2" w:rsidRDefault="005525C2">
      <w:pPr>
        <w:pStyle w:val="CommentText"/>
      </w:pPr>
      <w:r>
        <w:rPr>
          <w:rStyle w:val="CommentReference"/>
        </w:rPr>
        <w:annotationRef/>
      </w:r>
    </w:p>
  </w:comment>
  <w:comment w:id="148" w:author="Tadi, Akhila Vidya Lakshmi" w:date="2024-07-23T12:52:00Z" w:initials="TAVL">
    <w:p w14:paraId="413AC102" w14:textId="60BD604C" w:rsidR="000861CD" w:rsidRDefault="000861CD" w:rsidP="006C69D1">
      <w:pPr>
        <w:pStyle w:val="CommentText"/>
      </w:pPr>
      <w:r>
        <w:rPr>
          <w:rStyle w:val="CommentReference"/>
        </w:rPr>
        <w:annotationRef/>
      </w:r>
      <w:r>
        <w:t>All the stages from offering are on mobile application only</w:t>
      </w:r>
    </w:p>
  </w:comment>
  <w:comment w:id="149" w:author="Varun Arora" w:date="2024-08-01T01:48:00Z" w:initials="VA">
    <w:p w14:paraId="7A44624C" w14:textId="77777777" w:rsidR="000861CD" w:rsidRDefault="000861CD" w:rsidP="00A55FEA">
      <w:pPr>
        <w:pStyle w:val="CommentText"/>
      </w:pPr>
      <w:r>
        <w:rPr>
          <w:rStyle w:val="CommentReference"/>
        </w:rPr>
        <w:annotationRef/>
      </w:r>
      <w:r>
        <w:t>Resolved</w:t>
      </w:r>
    </w:p>
  </w:comment>
  <w:comment w:id="151" w:author="Tadi, Akhila Vidya Lakshmi" w:date="2024-07-23T12:55:00Z" w:initials="TAVL">
    <w:p w14:paraId="01E65B23" w14:textId="38DAAB12" w:rsidR="000861CD" w:rsidRDefault="000861CD" w:rsidP="004E7001">
      <w:pPr>
        <w:pStyle w:val="CommentText"/>
      </w:pPr>
      <w:r>
        <w:rPr>
          <w:rStyle w:val="CommentReference"/>
        </w:rPr>
        <w:annotationRef/>
      </w:r>
      <w:r>
        <w:t>Mention checks to be made on the customer selection for amount/tenure</w:t>
      </w:r>
    </w:p>
  </w:comment>
  <w:comment w:id="153" w:author="Tadi, Akhila Vidya Lakshmi" w:date="2024-07-23T13:06:00Z" w:initials="TAVL">
    <w:p w14:paraId="101E88B8" w14:textId="77777777" w:rsidR="000861CD" w:rsidRDefault="000861CD" w:rsidP="00C33C90">
      <w:pPr>
        <w:pStyle w:val="CommentText"/>
      </w:pPr>
      <w:r>
        <w:rPr>
          <w:rStyle w:val="CommentReference"/>
        </w:rPr>
        <w:annotationRef/>
      </w:r>
      <w:r>
        <w:t xml:space="preserve">Missing components from BRDs - </w:t>
      </w:r>
    </w:p>
    <w:p w14:paraId="7E6FC04C" w14:textId="77777777" w:rsidR="000861CD" w:rsidRDefault="000861CD" w:rsidP="00C33C90">
      <w:pPr>
        <w:pStyle w:val="CommentText"/>
      </w:pPr>
      <w:r>
        <w:t>Examples:</w:t>
      </w:r>
    </w:p>
    <w:p w14:paraId="2031326D" w14:textId="77777777" w:rsidR="000861CD" w:rsidRDefault="000861CD" w:rsidP="0093307E">
      <w:pPr>
        <w:pStyle w:val="CommentText"/>
        <w:numPr>
          <w:ilvl w:val="0"/>
          <w:numId w:val="25"/>
        </w:numPr>
      </w:pPr>
      <w:r>
        <w:t>Checks on related party</w:t>
      </w:r>
    </w:p>
    <w:p w14:paraId="1A683B2B" w14:textId="77777777" w:rsidR="000861CD" w:rsidRDefault="000861CD" w:rsidP="0093307E">
      <w:pPr>
        <w:pStyle w:val="CommentText"/>
        <w:numPr>
          <w:ilvl w:val="0"/>
          <w:numId w:val="25"/>
        </w:numPr>
      </w:pPr>
      <w:r>
        <w:t xml:space="preserve">Scenario of Qarar recommending other product </w:t>
      </w:r>
    </w:p>
    <w:p w14:paraId="194CD65E" w14:textId="77777777" w:rsidR="000861CD" w:rsidRDefault="000861CD" w:rsidP="0093307E">
      <w:pPr>
        <w:pStyle w:val="CommentText"/>
        <w:numPr>
          <w:ilvl w:val="0"/>
          <w:numId w:val="25"/>
        </w:numPr>
      </w:pPr>
      <w:r>
        <w:rPr>
          <w:color w:val="283275"/>
          <w:lang w:val="en-GB"/>
        </w:rPr>
        <w:t>Customer to edit his/her net salary, obligations and upload supporting documents</w:t>
      </w:r>
    </w:p>
  </w:comment>
  <w:comment w:id="154" w:author="Varun Arora" w:date="2024-08-01T01:49:00Z" w:initials="VA">
    <w:p w14:paraId="7495AD5E" w14:textId="77777777" w:rsidR="000861CD" w:rsidRDefault="000861CD" w:rsidP="00A55FEA">
      <w:pPr>
        <w:pStyle w:val="CommentText"/>
      </w:pPr>
      <w:r>
        <w:rPr>
          <w:rStyle w:val="CommentReference"/>
        </w:rPr>
        <w:annotationRef/>
      </w:r>
      <w:r>
        <w:t>added</w:t>
      </w:r>
    </w:p>
  </w:comment>
  <w:comment w:id="158" w:author="Tadi, Akhila Vidya Lakshmi" w:date="2024-07-23T12:59:00Z" w:initials="TAVL">
    <w:p w14:paraId="5AAC8567" w14:textId="7F3B59FB" w:rsidR="000861CD" w:rsidRDefault="000861CD" w:rsidP="00D7768D">
      <w:pPr>
        <w:pStyle w:val="CommentText"/>
      </w:pPr>
      <w:r>
        <w:rPr>
          <w:rStyle w:val="CommentReference"/>
        </w:rPr>
        <w:annotationRef/>
      </w:r>
      <w:r>
        <w:t>IBAN is captured in application data entry stage</w:t>
      </w:r>
    </w:p>
  </w:comment>
  <w:comment w:id="159" w:author="Varun Arora" w:date="2024-08-01T01:49:00Z" w:initials="VA">
    <w:p w14:paraId="4E6D3518" w14:textId="77777777" w:rsidR="000861CD" w:rsidRDefault="000861CD" w:rsidP="00A55FEA">
      <w:pPr>
        <w:pStyle w:val="CommentText"/>
      </w:pPr>
      <w:r>
        <w:rPr>
          <w:rStyle w:val="CommentReference"/>
        </w:rPr>
        <w:annotationRef/>
      </w:r>
      <w:r>
        <w:t>resolved</w:t>
      </w:r>
    </w:p>
  </w:comment>
  <w:comment w:id="161" w:author="Tadi, Akhila Vidya Lakshmi" w:date="2024-07-23T13:12:00Z" w:initials="TAVL">
    <w:p w14:paraId="3D23C182" w14:textId="7E0323EB" w:rsidR="000861CD" w:rsidRDefault="000861CD" w:rsidP="002F3EB1">
      <w:pPr>
        <w:pStyle w:val="CommentText"/>
      </w:pPr>
      <w:r>
        <w:rPr>
          <w:rStyle w:val="CommentReference"/>
        </w:rPr>
        <w:annotationRef/>
      </w:r>
      <w:r>
        <w:t>IBAN is captured in application data entry stage</w:t>
      </w:r>
    </w:p>
  </w:comment>
  <w:comment w:id="162" w:author="Varun Arora" w:date="2024-08-01T01:49:00Z" w:initials="VA">
    <w:p w14:paraId="0E6D517E" w14:textId="77777777" w:rsidR="000861CD" w:rsidRDefault="000861CD" w:rsidP="00A55FEA">
      <w:pPr>
        <w:pStyle w:val="CommentText"/>
      </w:pPr>
      <w:r>
        <w:rPr>
          <w:rStyle w:val="CommentReference"/>
        </w:rPr>
        <w:annotationRef/>
      </w:r>
      <w:r>
        <w:t>resolved</w:t>
      </w:r>
    </w:p>
  </w:comment>
  <w:comment w:id="168" w:author="Varun Arora" w:date="2024-06-04T03:21:00Z" w:initials="VA">
    <w:p w14:paraId="2B131C37" w14:textId="252F91A2" w:rsidR="000861CD" w:rsidRDefault="000861CD" w:rsidP="00E33AD3">
      <w:pPr>
        <w:pStyle w:val="CommentText"/>
      </w:pPr>
      <w:r>
        <w:rPr>
          <w:rStyle w:val="CommentReference"/>
        </w:rPr>
        <w:annotationRef/>
      </w:r>
      <w:r>
        <w:t xml:space="preserve">LOS will provide only Commodity details to LMS, Accounting entries will be generated in there GL, based on the details provided by LOS </w:t>
      </w:r>
    </w:p>
  </w:comment>
  <w:comment w:id="170" w:author="Tadi, Akhila Vidya Lakshmi" w:date="2024-07-23T13:21:00Z" w:initials="TAVL">
    <w:p w14:paraId="10980D7D" w14:textId="77777777" w:rsidR="000861CD" w:rsidRDefault="000861CD" w:rsidP="00AF53AE">
      <w:pPr>
        <w:pStyle w:val="CommentText"/>
      </w:pPr>
      <w:r>
        <w:rPr>
          <w:rStyle w:val="CommentReference"/>
        </w:rPr>
        <w:annotationRef/>
      </w:r>
      <w:r>
        <w:t>Missing requirements from BRD04 - section 4.2, example- BRD04-16</w:t>
      </w:r>
    </w:p>
  </w:comment>
  <w:comment w:id="171" w:author="Varun Arora" w:date="2024-08-01T01:50:00Z" w:initials="VA">
    <w:p w14:paraId="03C1596A" w14:textId="77777777" w:rsidR="000861CD" w:rsidRDefault="000861CD" w:rsidP="00A55FEA">
      <w:pPr>
        <w:pStyle w:val="CommentText"/>
      </w:pPr>
      <w:r>
        <w:rPr>
          <w:rStyle w:val="CommentReference"/>
        </w:rPr>
        <w:annotationRef/>
      </w:r>
      <w:r>
        <w:t>Field List..</w:t>
      </w:r>
    </w:p>
  </w:comment>
  <w:comment w:id="173" w:author="Tadi, Akhila Vidya Lakshmi" w:date="2024-07-23T13:18:00Z" w:initials="TAVL">
    <w:p w14:paraId="06B9F1CB" w14:textId="1BFA62E5" w:rsidR="000861CD" w:rsidRDefault="000861CD" w:rsidP="00452233">
      <w:pPr>
        <w:pStyle w:val="CommentText"/>
      </w:pPr>
      <w:r>
        <w:rPr>
          <w:rStyle w:val="CommentReference"/>
        </w:rPr>
        <w:annotationRef/>
      </w:r>
      <w:r>
        <w:t>Refer BRD04-27 - repayment schedule to be created by LOS</w:t>
      </w:r>
    </w:p>
  </w:comment>
  <w:comment w:id="174" w:author="Varun Arora" w:date="2024-08-01T01:50:00Z" w:initials="VA">
    <w:p w14:paraId="6D47CFA5" w14:textId="77777777" w:rsidR="000861CD" w:rsidRDefault="000861CD" w:rsidP="00A55FEA">
      <w:pPr>
        <w:pStyle w:val="CommentText"/>
      </w:pPr>
      <w:r>
        <w:rPr>
          <w:rStyle w:val="CommentReference"/>
        </w:rPr>
        <w:annotationRef/>
      </w:r>
      <w:r>
        <w:t xml:space="preserve">No </w:t>
      </w:r>
    </w:p>
  </w:comment>
  <w:comment w:id="175" w:author="Tadi, Akhila Vidya Lakshmi" w:date="2024-07-23T13:25:00Z" w:initials="TAVL">
    <w:p w14:paraId="3360FC8B" w14:textId="3B19B544" w:rsidR="000861CD" w:rsidRDefault="000861CD" w:rsidP="00CB2D9E">
      <w:pPr>
        <w:pStyle w:val="CommentText"/>
      </w:pPr>
      <w:r>
        <w:rPr>
          <w:rStyle w:val="CommentReference"/>
        </w:rPr>
        <w:annotationRef/>
      </w:r>
      <w:r>
        <w:t>Missing requirements from BRD04, section 4.3, example: BRD04-23, 24, 58, 59</w:t>
      </w:r>
    </w:p>
  </w:comment>
  <w:comment w:id="176" w:author="Varun Arora" w:date="2024-08-01T01:52:00Z" w:initials="VA">
    <w:p w14:paraId="11EBC9AB" w14:textId="77777777" w:rsidR="000861CD" w:rsidRDefault="000861CD" w:rsidP="00A55FEA">
      <w:pPr>
        <w:pStyle w:val="CommentText"/>
      </w:pPr>
      <w:r>
        <w:rPr>
          <w:rStyle w:val="CommentReference"/>
        </w:rPr>
        <w:annotationRef/>
      </w:r>
      <w:r>
        <w:t>58, 59 ?</w:t>
      </w:r>
    </w:p>
  </w:comment>
  <w:comment w:id="177" w:author="Tadi, Akhila Vidya Lakshmi" w:date="2024-07-23T13:27:00Z" w:initials="TAVL">
    <w:p w14:paraId="39F623B2" w14:textId="2454A3B0" w:rsidR="000861CD" w:rsidRDefault="000861CD" w:rsidP="00597C2F">
      <w:pPr>
        <w:pStyle w:val="CommentText"/>
      </w:pPr>
      <w:r>
        <w:rPr>
          <w:rStyle w:val="CommentReference"/>
        </w:rPr>
        <w:annotationRef/>
      </w:r>
      <w:r>
        <w:t>Missing requirements from BRD04, section 4.4, example: BRD04-32, 37, 38</w:t>
      </w:r>
    </w:p>
  </w:comment>
  <w:comment w:id="178" w:author="Varun Arora" w:date="2024-08-01T01:54:00Z" w:initials="VA">
    <w:p w14:paraId="75E61516" w14:textId="77777777" w:rsidR="000861CD" w:rsidRDefault="000861CD" w:rsidP="00A55FEA">
      <w:pPr>
        <w:pStyle w:val="CommentText"/>
      </w:pPr>
      <w:r>
        <w:rPr>
          <w:rStyle w:val="CommentReference"/>
        </w:rPr>
        <w:annotationRef/>
      </w:r>
      <w:r>
        <w:t>37 - If LMS required this detail we will provide however, capability and ability both are available</w:t>
      </w:r>
    </w:p>
  </w:comment>
  <w:comment w:id="180" w:author="Tadi, Akhila Vidya Lakshmi" w:date="2024-07-23T13:29:00Z" w:initials="TAVL">
    <w:p w14:paraId="1E6BE925" w14:textId="47DFB832" w:rsidR="000861CD" w:rsidRDefault="000861CD" w:rsidP="009F2193">
      <w:pPr>
        <w:pStyle w:val="CommentText"/>
      </w:pPr>
      <w:r>
        <w:rPr>
          <w:rStyle w:val="CommentReference"/>
        </w:rPr>
        <w:annotationRef/>
      </w:r>
      <w:r>
        <w:t>Missing requirements from BRD04, section 4.5, example: BRD04-44</w:t>
      </w:r>
    </w:p>
  </w:comment>
  <w:comment w:id="181" w:author="Varun Arora" w:date="2024-08-01T01:55:00Z" w:initials="VA">
    <w:p w14:paraId="452C007F" w14:textId="77777777" w:rsidR="000861CD" w:rsidRDefault="000861CD" w:rsidP="00A55FEA">
      <w:pPr>
        <w:pStyle w:val="CommentText"/>
      </w:pPr>
      <w:r>
        <w:rPr>
          <w:rStyle w:val="CommentReference"/>
        </w:rPr>
        <w:annotationRef/>
      </w:r>
      <w:r>
        <w:t>How can LOS have commodity sell screen?</w:t>
      </w:r>
    </w:p>
  </w:comment>
  <w:comment w:id="185" w:author="Tadi, Akhila Vidya Lakshmi" w:date="2024-07-23T13:34:00Z" w:initials="TAVL">
    <w:p w14:paraId="7C2833F8" w14:textId="4DDB6B71" w:rsidR="000861CD" w:rsidRDefault="000861CD" w:rsidP="00971272">
      <w:pPr>
        <w:pStyle w:val="CommentText"/>
      </w:pPr>
      <w:r>
        <w:rPr>
          <w:rStyle w:val="CommentReference"/>
        </w:rPr>
        <w:annotationRef/>
      </w:r>
      <w:r>
        <w:t>Missing all requirements from BRD04 - section 4.6. Example: BRD04-65, 49, 52, 54, 57</w:t>
      </w:r>
    </w:p>
  </w:comment>
  <w:comment w:id="186" w:author="Varun Arora" w:date="2024-08-01T01:58:00Z" w:initials="VA">
    <w:p w14:paraId="15CB9A6A" w14:textId="77777777" w:rsidR="000861CD" w:rsidRDefault="000861CD" w:rsidP="00186602">
      <w:pPr>
        <w:pStyle w:val="CommentText"/>
      </w:pPr>
      <w:r>
        <w:rPr>
          <w:rStyle w:val="CommentReference"/>
        </w:rPr>
        <w:annotationRef/>
      </w:r>
      <w:r>
        <w:t>65 Not allowed</w:t>
      </w:r>
    </w:p>
    <w:p w14:paraId="3A0BC3B8" w14:textId="77777777" w:rsidR="000861CD" w:rsidRDefault="000861CD" w:rsidP="00186602">
      <w:pPr>
        <w:pStyle w:val="CommentText"/>
      </w:pPr>
      <w:r>
        <w:t>49 Loan disbursement itself the operation queue</w:t>
      </w:r>
    </w:p>
  </w:comment>
  <w:comment w:id="187" w:author="Tadi, Akhila Vidya Lakshmi" w:date="2024-07-23T14:13:00Z" w:initials="TAVL">
    <w:p w14:paraId="1FD7CBBF" w14:textId="07F86C70" w:rsidR="000861CD" w:rsidRDefault="000861CD" w:rsidP="003754C7">
      <w:pPr>
        <w:pStyle w:val="CommentText"/>
      </w:pPr>
      <w:r>
        <w:rPr>
          <w:rStyle w:val="CommentReference"/>
        </w:rPr>
        <w:annotationRef/>
      </w:r>
      <w:r>
        <w:t>Document custody stage is missing</w:t>
      </w:r>
    </w:p>
  </w:comment>
  <w:comment w:id="188" w:author="Varun Arora" w:date="2024-08-01T02:00:00Z" w:initials="VA">
    <w:p w14:paraId="133E747E" w14:textId="77777777" w:rsidR="000861CD" w:rsidRDefault="000861CD" w:rsidP="004B14CC">
      <w:pPr>
        <w:pStyle w:val="CommentText"/>
      </w:pPr>
      <w:r>
        <w:rPr>
          <w:rStyle w:val="CommentReference"/>
        </w:rPr>
        <w:annotationRef/>
      </w:r>
      <w:r>
        <w:t>Stage is not for Users it will be by default feature of LOS</w:t>
      </w:r>
    </w:p>
  </w:comment>
  <w:comment w:id="191" w:author="Tadi, Akhila Vidya Lakshmi" w:date="2024-07-23T13:42:00Z" w:initials="TAVL">
    <w:p w14:paraId="6318D057" w14:textId="382B5DD8" w:rsidR="000861CD" w:rsidRDefault="000861CD" w:rsidP="007C59DB">
      <w:pPr>
        <w:pStyle w:val="CommentText"/>
      </w:pPr>
      <w:r>
        <w:rPr>
          <w:rStyle w:val="CommentReference"/>
        </w:rPr>
        <w:annotationRef/>
      </w:r>
      <w:r>
        <w:t>All the comments mentioned for Top Up and micro finance must be reflected for refinance as well</w:t>
      </w:r>
    </w:p>
  </w:comment>
  <w:comment w:id="206" w:author="Tadi, Akhila Vidya Lakshmi" w:date="2024-07-23T13:37:00Z" w:initials="TAVL">
    <w:p w14:paraId="0B198DD5" w14:textId="6BF658FF" w:rsidR="000861CD" w:rsidRDefault="000861CD" w:rsidP="00674F00">
      <w:pPr>
        <w:pStyle w:val="CommentText"/>
      </w:pPr>
      <w:r>
        <w:rPr>
          <w:rStyle w:val="CommentReference"/>
        </w:rPr>
        <w:annotationRef/>
      </w:r>
      <w:r>
        <w:t>Refer to the excel for Refinance offer calculation logic</w:t>
      </w:r>
    </w:p>
  </w:comment>
  <w:comment w:id="207" w:author="Tadi, Akhila Vidya Lakshmi" w:date="2024-07-23T14:10:00Z" w:initials="TAVL">
    <w:p w14:paraId="7264703F" w14:textId="77777777" w:rsidR="000861CD" w:rsidRDefault="000861CD" w:rsidP="00DA6BA5">
      <w:pPr>
        <w:pStyle w:val="CommentText"/>
      </w:pPr>
      <w:r>
        <w:rPr>
          <w:rStyle w:val="CommentReference"/>
        </w:rPr>
        <w:annotationRef/>
      </w:r>
      <w:r>
        <w:t>Flow for refinance need to be corrected - initial offer -&gt; initial commodity purchase -&gt; initial sell commodity with early settlement amount</w:t>
      </w:r>
    </w:p>
    <w:p w14:paraId="123302F9" w14:textId="77777777" w:rsidR="000861CD" w:rsidRDefault="000861CD" w:rsidP="00DA6BA5">
      <w:pPr>
        <w:pStyle w:val="CommentText"/>
      </w:pPr>
    </w:p>
    <w:p w14:paraId="54534430" w14:textId="77777777" w:rsidR="000861CD" w:rsidRDefault="000861CD" w:rsidP="00DA6BA5">
      <w:pPr>
        <w:pStyle w:val="CommentText"/>
      </w:pPr>
      <w:r>
        <w:t>Then proceed to final offer -&gt; commodity purchase -&gt; contract signing and so on</w:t>
      </w:r>
    </w:p>
  </w:comment>
  <w:comment w:id="208" w:author="Tadi, Akhila Vidya Lakshmi" w:date="2024-07-23T14:11:00Z" w:initials="TAVL">
    <w:p w14:paraId="1D7A2BC0" w14:textId="77777777" w:rsidR="000861CD" w:rsidRDefault="000861CD" w:rsidP="002A005D">
      <w:pPr>
        <w:pStyle w:val="CommentText"/>
      </w:pPr>
      <w:r>
        <w:rPr>
          <w:rStyle w:val="CommentReference"/>
        </w:rPr>
        <w:annotationRef/>
      </w:r>
      <w:r>
        <w:t>Missing requirements from BRD04 should be added at all stages.</w:t>
      </w:r>
    </w:p>
  </w:comment>
  <w:comment w:id="212" w:author="Kamal Jakhotia, Vinay" w:date="2024-07-23T11:58:00Z" w:initials="KJV">
    <w:p w14:paraId="402A00CE" w14:textId="29430975" w:rsidR="000861CD" w:rsidRDefault="000861CD" w:rsidP="00D2712E">
      <w:pPr>
        <w:pStyle w:val="CommentText"/>
      </w:pPr>
      <w:r>
        <w:rPr>
          <w:rStyle w:val="CommentReference"/>
        </w:rPr>
        <w:annotationRef/>
      </w:r>
      <w:r>
        <w:t>Example missing</w:t>
      </w:r>
    </w:p>
  </w:comment>
  <w:comment w:id="223" w:author="Tadi, Akhila Vidya Lakshmi" w:date="2024-07-23T13:39:00Z" w:initials="TAVL">
    <w:p w14:paraId="41454911" w14:textId="77777777" w:rsidR="000861CD" w:rsidRDefault="000861CD" w:rsidP="001A0398">
      <w:pPr>
        <w:pStyle w:val="CommentText"/>
      </w:pPr>
      <w:r>
        <w:rPr>
          <w:rStyle w:val="CommentReference"/>
        </w:rPr>
        <w:annotationRef/>
      </w:r>
      <w:r>
        <w:t>All requirements from BRD05 - LOS enquiries are missing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7D10463" w15:done="0"/>
  <w15:commentEx w15:paraId="141BF0FA" w15:paraIdParent="37D10463" w15:done="0"/>
  <w15:commentEx w15:paraId="7E471E3E" w15:done="0"/>
  <w15:commentEx w15:paraId="56A74102" w15:paraIdParent="7E471E3E" w15:done="0"/>
  <w15:commentEx w15:paraId="578A8E90" w15:paraIdParent="7E471E3E" w15:done="0"/>
  <w15:commentEx w15:paraId="63A74719" w15:done="0"/>
  <w15:commentEx w15:paraId="248500D2" w15:paraIdParent="63A74719" w15:done="0"/>
  <w15:commentEx w15:paraId="1A37115D" w15:done="0"/>
  <w15:commentEx w15:paraId="1CA2E697" w15:paraIdParent="1A37115D" w15:done="0"/>
  <w15:commentEx w15:paraId="00847742" w15:done="0"/>
  <w15:commentEx w15:paraId="72C5DC2B" w15:paraIdParent="00847742" w15:done="0"/>
  <w15:commentEx w15:paraId="4DC0AE3E" w15:paraIdParent="00847742" w15:done="0"/>
  <w15:commentEx w15:paraId="2E8505CF" w15:done="0"/>
  <w15:commentEx w15:paraId="0AD027E7" w15:paraIdParent="2E8505CF" w15:done="0"/>
  <w15:commentEx w15:paraId="50F72B44" w15:paraIdParent="2E8505CF" w15:done="0"/>
  <w15:commentEx w15:paraId="0E74DDC6" w15:done="0"/>
  <w15:commentEx w15:paraId="4B1D727A" w15:paraIdParent="0E74DDC6" w15:done="0"/>
  <w15:commentEx w15:paraId="0080497F" w15:done="0"/>
  <w15:commentEx w15:paraId="1C2FD030" w15:done="0"/>
  <w15:commentEx w15:paraId="5D07190E" w15:paraIdParent="1C2FD030" w15:done="0"/>
  <w15:commentEx w15:paraId="4FC145C4" w15:done="0"/>
  <w15:commentEx w15:paraId="46F70AD9" w15:paraIdParent="4FC145C4" w15:done="0"/>
  <w15:commentEx w15:paraId="44CB6722" w15:done="0"/>
  <w15:commentEx w15:paraId="31D55397" w15:paraIdParent="44CB6722" w15:done="0"/>
  <w15:commentEx w15:paraId="4CA350B4" w15:done="0"/>
  <w15:commentEx w15:paraId="6D3A3040" w15:paraIdParent="4CA350B4" w15:done="0"/>
  <w15:commentEx w15:paraId="36671FD0" w15:done="0"/>
  <w15:commentEx w15:paraId="4CA23BAD" w15:paraIdParent="36671FD0" w15:done="0"/>
  <w15:commentEx w15:paraId="73B83585" w15:paraIdParent="36671FD0" w15:done="0"/>
  <w15:commentEx w15:paraId="0DE16E2C" w15:paraIdParent="36671FD0" w15:done="0"/>
  <w15:commentEx w15:paraId="1514B1A9" w15:done="0"/>
  <w15:commentEx w15:paraId="7C31653E" w15:paraIdParent="1514B1A9" w15:done="0"/>
  <w15:commentEx w15:paraId="791AF1BC" w15:done="0"/>
  <w15:commentEx w15:paraId="569E3ADF" w15:paraIdParent="791AF1BC" w15:done="0"/>
  <w15:commentEx w15:paraId="03660880" w15:done="0"/>
  <w15:commentEx w15:paraId="0126C417" w15:paraIdParent="03660880" w15:done="0"/>
  <w15:commentEx w15:paraId="3A38C098" w15:done="0"/>
  <w15:commentEx w15:paraId="1E8B51C2" w15:paraIdParent="3A38C098" w15:done="0"/>
  <w15:commentEx w15:paraId="344EA432" w15:done="0"/>
  <w15:commentEx w15:paraId="381A8A35" w15:paraIdParent="344EA432" w15:done="0"/>
  <w15:commentEx w15:paraId="668A04BF" w15:done="0"/>
  <w15:commentEx w15:paraId="1B396D4B" w15:paraIdParent="668A04BF" w15:done="0"/>
  <w15:commentEx w15:paraId="53F291A1" w15:done="0"/>
  <w15:commentEx w15:paraId="7F8700B4" w15:paraIdParent="53F291A1" w15:done="0"/>
  <w15:commentEx w15:paraId="48D4C802" w15:paraIdParent="53F291A1" w15:done="0"/>
  <w15:commentEx w15:paraId="2E26ECD6" w15:done="0"/>
  <w15:commentEx w15:paraId="6D6E2E38" w15:paraIdParent="2E26ECD6" w15:done="0"/>
  <w15:commentEx w15:paraId="11B3B2C6" w15:done="0"/>
  <w15:commentEx w15:paraId="51B47558" w15:paraIdParent="11B3B2C6" w15:done="0"/>
  <w15:commentEx w15:paraId="2C8C6770" w15:paraIdParent="11B3B2C6" w15:done="0"/>
  <w15:commentEx w15:paraId="64F0AE9F" w15:done="0"/>
  <w15:commentEx w15:paraId="16410CA3" w15:paraIdParent="64F0AE9F" w15:done="0"/>
  <w15:commentEx w15:paraId="5E5210EC" w15:done="0"/>
  <w15:commentEx w15:paraId="6CB68252" w15:paraIdParent="5E5210EC" w15:done="0"/>
  <w15:commentEx w15:paraId="3538AAA3" w15:done="0"/>
  <w15:commentEx w15:paraId="3533257C" w15:paraIdParent="3538AAA3" w15:done="0"/>
  <w15:commentEx w15:paraId="120CD8DB" w15:done="0"/>
  <w15:commentEx w15:paraId="52FC99B7" w15:paraIdParent="120CD8DB" w15:done="0"/>
  <w15:commentEx w15:paraId="61033023" w15:paraIdParent="120CD8DB" w15:done="0"/>
  <w15:commentEx w15:paraId="1FB29FF0" w15:paraIdParent="120CD8DB" w15:done="0"/>
  <w15:commentEx w15:paraId="0E9E277C" w15:done="0"/>
  <w15:commentEx w15:paraId="4F12A898" w15:paraIdParent="0E9E277C" w15:done="0"/>
  <w15:commentEx w15:paraId="28E3F1A0" w15:done="0"/>
  <w15:commentEx w15:paraId="3B187FD5" w15:paraIdParent="28E3F1A0" w15:done="0"/>
  <w15:commentEx w15:paraId="24FBD678" w15:done="0"/>
  <w15:commentEx w15:paraId="43013DE2" w15:paraIdParent="24FBD678" w15:done="0"/>
  <w15:commentEx w15:paraId="44ABDA6C" w15:done="0"/>
  <w15:commentEx w15:paraId="2B107FEC" w15:paraIdParent="44ABDA6C" w15:done="0"/>
  <w15:commentEx w15:paraId="23E5595B" w15:paraIdParent="44ABDA6C" w15:done="0"/>
  <w15:commentEx w15:paraId="7883A079" w15:done="0"/>
  <w15:commentEx w15:paraId="528FA4BB" w15:paraIdParent="7883A079" w15:done="0"/>
  <w15:commentEx w15:paraId="413AC102" w15:done="0"/>
  <w15:commentEx w15:paraId="7A44624C" w15:paraIdParent="413AC102" w15:done="0"/>
  <w15:commentEx w15:paraId="01E65B23" w15:done="0"/>
  <w15:commentEx w15:paraId="194CD65E" w15:done="0"/>
  <w15:commentEx w15:paraId="7495AD5E" w15:paraIdParent="194CD65E" w15:done="0"/>
  <w15:commentEx w15:paraId="5AAC8567" w15:done="0"/>
  <w15:commentEx w15:paraId="4E6D3518" w15:paraIdParent="5AAC8567" w15:done="0"/>
  <w15:commentEx w15:paraId="3D23C182" w15:done="0"/>
  <w15:commentEx w15:paraId="0E6D517E" w15:paraIdParent="3D23C182" w15:done="0"/>
  <w15:commentEx w15:paraId="2B131C37" w15:done="0"/>
  <w15:commentEx w15:paraId="10980D7D" w15:done="0"/>
  <w15:commentEx w15:paraId="03C1596A" w15:paraIdParent="10980D7D" w15:done="0"/>
  <w15:commentEx w15:paraId="06B9F1CB" w15:done="0"/>
  <w15:commentEx w15:paraId="6D47CFA5" w15:paraIdParent="06B9F1CB" w15:done="0"/>
  <w15:commentEx w15:paraId="3360FC8B" w15:done="0"/>
  <w15:commentEx w15:paraId="11EBC9AB" w15:paraIdParent="3360FC8B" w15:done="0"/>
  <w15:commentEx w15:paraId="39F623B2" w15:done="0"/>
  <w15:commentEx w15:paraId="75E61516" w15:paraIdParent="39F623B2" w15:done="0"/>
  <w15:commentEx w15:paraId="1E6BE925" w15:done="0"/>
  <w15:commentEx w15:paraId="452C007F" w15:paraIdParent="1E6BE925" w15:done="0"/>
  <w15:commentEx w15:paraId="7C2833F8" w15:done="0"/>
  <w15:commentEx w15:paraId="3A0BC3B8" w15:paraIdParent="7C2833F8" w15:done="0"/>
  <w15:commentEx w15:paraId="1FD7CBBF" w15:done="0"/>
  <w15:commentEx w15:paraId="133E747E" w15:paraIdParent="1FD7CBBF" w15:done="0"/>
  <w15:commentEx w15:paraId="6318D057" w15:done="0"/>
  <w15:commentEx w15:paraId="0B198DD5" w15:done="0"/>
  <w15:commentEx w15:paraId="54534430" w15:done="0"/>
  <w15:commentEx w15:paraId="1D7A2BC0" w15:paraIdParent="54534430" w15:done="0"/>
  <w15:commentEx w15:paraId="402A00CE" w15:done="0"/>
  <w15:commentEx w15:paraId="4145491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9D30D9C" w16cex:dateUtc="2024-07-23T08:13:00Z"/>
  <w16cex:commentExtensible w16cex:durableId="07C77BC1" w16cex:dateUtc="2024-07-25T09:30:00Z"/>
  <w16cex:commentExtensible w16cex:durableId="76CA71E4" w16cex:dateUtc="2024-07-23T09:03:00Z"/>
  <w16cex:commentExtensible w16cex:durableId="004233E2" w16cex:dateUtc="2024-07-23T10:30:00Z"/>
  <w16cex:commentExtensible w16cex:durableId="14194B54" w16cex:dateUtc="2024-07-31T19:52:00Z"/>
  <w16cex:commentExtensible w16cex:durableId="01C76B82" w16cex:dateUtc="2024-07-23T08:59:00Z"/>
  <w16cex:commentExtensible w16cex:durableId="04195BD0" w16cex:dateUtc="2024-07-25T10:35:00Z"/>
  <w16cex:commentExtensible w16cex:durableId="66473612" w16cex:dateUtc="2024-07-23T10:10:00Z"/>
  <w16cex:commentExtensible w16cex:durableId="6EFDD4BD" w16cex:dateUtc="2024-07-23T10:12:00Z"/>
  <w16cex:commentExtensible w16cex:durableId="605CA358" w16cex:dateUtc="2024-07-31T19:52:00Z"/>
  <w16cex:commentExtensible w16cex:durableId="667A0035" w16cex:dateUtc="2024-07-23T08:59:00Z"/>
  <w16cex:commentExtensible w16cex:durableId="39F11383" w16cex:dateUtc="2024-07-25T10:40:00Z"/>
  <w16cex:commentExtensible w16cex:durableId="089EA4D8" w16cex:dateUtc="2024-07-23T09:55:00Z"/>
  <w16cex:commentExtensible w16cex:durableId="4EFF585F" w16cex:dateUtc="2024-07-25T10:39:00Z"/>
  <w16cex:commentExtensible w16cex:durableId="2DFA305F" w16cex:dateUtc="2024-07-23T09:56:00Z"/>
  <w16cex:commentExtensible w16cex:durableId="204DEE17" w16cex:dateUtc="2024-07-25T10:41:00Z"/>
  <w16cex:commentExtensible w16cex:durableId="3B8F2048" w16cex:dateUtc="2024-07-23T10:05:00Z"/>
  <w16cex:commentExtensible w16cex:durableId="5B90F6EE" w16cex:dateUtc="2024-07-31T12:25:00Z"/>
  <w16cex:commentExtensible w16cex:durableId="389F5928" w16cex:dateUtc="2024-07-23T09:36:00Z"/>
  <w16cex:commentExtensible w16cex:durableId="3400D655" w16cex:dateUtc="2024-07-31T12:24:00Z"/>
  <w16cex:commentExtensible w16cex:durableId="238F2E24" w16cex:dateUtc="2024-07-23T10:06:00Z"/>
  <w16cex:commentExtensible w16cex:durableId="558A0F9D" w16cex:dateUtc="2024-07-23T10:08:00Z"/>
  <w16cex:commentExtensible w16cex:durableId="1FD8E7BA" w16cex:dateUtc="2024-07-31T12:26:00Z"/>
  <w16cex:commentExtensible w16cex:durableId="61F64AAA" w16cex:dateUtc="2024-07-23T08:50:00Z"/>
  <w16cex:commentExtensible w16cex:durableId="7649CBC3" w16cex:dateUtc="2024-07-31T12:27:00Z"/>
  <w16cex:commentExtensible w16cex:durableId="42C30776" w16cex:dateUtc="2024-07-23T10:21:00Z"/>
  <w16cex:commentExtensible w16cex:durableId="28064CCC" w16cex:dateUtc="2024-07-23T10:21:00Z"/>
  <w16cex:commentExtensible w16cex:durableId="385BBA8D" w16cex:dateUtc="2024-07-31T15:02:00Z"/>
  <w16cex:commentExtensible w16cex:durableId="1195CF26" w16cex:dateUtc="2024-07-23T10:27:00Z"/>
  <w16cex:commentExtensible w16cex:durableId="3E7B2452" w16cex:dateUtc="2024-07-23T10:29:00Z"/>
  <w16cex:commentExtensible w16cex:durableId="1753D568" w16cex:dateUtc="2024-07-23T10:23:00Z"/>
  <w16cex:commentExtensible w16cex:durableId="150EC212" w16cex:dateUtc="2024-07-23T10:24:00Z"/>
  <w16cex:commentExtensible w16cex:durableId="4A666A5D" w16cex:dateUtc="2024-07-31T13:14:00Z"/>
  <w16cex:commentExtensible w16cex:durableId="00A022AD" w16cex:dateUtc="2024-07-23T08:52:00Z"/>
  <w16cex:commentExtensible w16cex:durableId="272A47FD" w16cex:dateUtc="2024-07-31T13:14:00Z"/>
  <w16cex:commentExtensible w16cex:durableId="0A80921B" w16cex:dateUtc="2024-07-23T10:25:00Z"/>
  <w16cex:commentExtensible w16cex:durableId="49AA1686" w16cex:dateUtc="2024-07-31T13:17:00Z"/>
  <w16cex:commentExtensible w16cex:durableId="70DE86EE" w16cex:dateUtc="2024-07-23T10:33:00Z"/>
  <w16cex:commentExtensible w16cex:durableId="58764978" w16cex:dateUtc="2024-07-31T19:42:00Z"/>
  <w16cex:commentExtensible w16cex:durableId="2940DDBA" w16cex:dateUtc="2024-07-23T10:33:00Z"/>
  <w16cex:commentExtensible w16cex:durableId="49F5AE90" w16cex:dateUtc="2024-07-23T10:35:00Z"/>
  <w16cex:commentExtensible w16cex:durableId="65F50FF6" w16cex:dateUtc="2024-07-31T19:52:00Z"/>
  <w16cex:commentExtensible w16cex:durableId="35B799B8" w16cex:dateUtc="2024-07-23T09:52:00Z"/>
  <w16cex:commentExtensible w16cex:durableId="110A7CE0" w16cex:dateUtc="2024-07-31T20:18:00Z"/>
  <w16cex:commentExtensible w16cex:durableId="27FDE217" w16cex:dateUtc="2024-07-23T09:55:00Z"/>
  <w16cex:commentExtensible w16cex:durableId="10A37634" w16cex:dateUtc="2024-07-23T10:06:00Z"/>
  <w16cex:commentExtensible w16cex:durableId="1E052FB9" w16cex:dateUtc="2024-07-31T20:19:00Z"/>
  <w16cex:commentExtensible w16cex:durableId="6F08B0C5" w16cex:dateUtc="2024-07-23T09:59:00Z"/>
  <w16cex:commentExtensible w16cex:durableId="0F9C69A0" w16cex:dateUtc="2024-07-31T20:19:00Z"/>
  <w16cex:commentExtensible w16cex:durableId="18DDD552" w16cex:dateUtc="2024-07-23T10:12:00Z"/>
  <w16cex:commentExtensible w16cex:durableId="114884E2" w16cex:dateUtc="2024-07-31T20:19:00Z"/>
  <w16cex:commentExtensible w16cex:durableId="7369B9BB" w16cex:dateUtc="2024-06-03T21:51:00Z"/>
  <w16cex:commentExtensible w16cex:durableId="5F496730" w16cex:dateUtc="2024-07-23T10:21:00Z"/>
  <w16cex:commentExtensible w16cex:durableId="72A238B8" w16cex:dateUtc="2024-07-31T20:20:00Z"/>
  <w16cex:commentExtensible w16cex:durableId="3693FC4A" w16cex:dateUtc="2024-07-23T10:18:00Z"/>
  <w16cex:commentExtensible w16cex:durableId="66398430" w16cex:dateUtc="2024-07-31T20:20:00Z"/>
  <w16cex:commentExtensible w16cex:durableId="00621082" w16cex:dateUtc="2024-07-23T10:25:00Z"/>
  <w16cex:commentExtensible w16cex:durableId="566DB76D" w16cex:dateUtc="2024-07-31T20:22:00Z"/>
  <w16cex:commentExtensible w16cex:durableId="1161BF7B" w16cex:dateUtc="2024-07-23T10:27:00Z"/>
  <w16cex:commentExtensible w16cex:durableId="0388911B" w16cex:dateUtc="2024-07-31T20:24:00Z"/>
  <w16cex:commentExtensible w16cex:durableId="431AEEF4" w16cex:dateUtc="2024-07-23T10:29:00Z"/>
  <w16cex:commentExtensible w16cex:durableId="7682325E" w16cex:dateUtc="2024-07-31T20:25:00Z"/>
  <w16cex:commentExtensible w16cex:durableId="5983F15E" w16cex:dateUtc="2024-07-23T10:34:00Z"/>
  <w16cex:commentExtensible w16cex:durableId="29BFC06A" w16cex:dateUtc="2024-07-31T20:28:00Z"/>
  <w16cex:commentExtensible w16cex:durableId="6A94842E" w16cex:dateUtc="2024-07-23T11:13:00Z"/>
  <w16cex:commentExtensible w16cex:durableId="14444495" w16cex:dateUtc="2024-07-31T20:30:00Z"/>
  <w16cex:commentExtensible w16cex:durableId="04CD7166" w16cex:dateUtc="2024-07-23T10:42:00Z"/>
  <w16cex:commentExtensible w16cex:durableId="17456178" w16cex:dateUtc="2024-07-23T10:37:00Z"/>
  <w16cex:commentExtensible w16cex:durableId="4EC9D6C3" w16cex:dateUtc="2024-07-23T11:10:00Z"/>
  <w16cex:commentExtensible w16cex:durableId="1645A5AE" w16cex:dateUtc="2024-07-23T11:11:00Z"/>
  <w16cex:commentExtensible w16cex:durableId="5705E1C1" w16cex:dateUtc="2024-07-23T08:58:00Z"/>
  <w16cex:commentExtensible w16cex:durableId="2FD2B113" w16cex:dateUtc="2024-07-23T10: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7D10463" w16cid:durableId="79D30D9C"/>
  <w16cid:commentId w16cid:paraId="141BF0FA" w16cid:durableId="07C77BC1"/>
  <w16cid:commentId w16cid:paraId="7E471E3E" w16cid:durableId="76CA71E4"/>
  <w16cid:commentId w16cid:paraId="56A74102" w16cid:durableId="004233E2"/>
  <w16cid:commentId w16cid:paraId="578A8E90" w16cid:durableId="14194B54"/>
  <w16cid:commentId w16cid:paraId="1A37115D" w16cid:durableId="01C76B82"/>
  <w16cid:commentId w16cid:paraId="1CA2E697" w16cid:durableId="04195BD0"/>
  <w16cid:commentId w16cid:paraId="00847742" w16cid:durableId="66473612"/>
  <w16cid:commentId w16cid:paraId="72C5DC2B" w16cid:durableId="6EFDD4BD"/>
  <w16cid:commentId w16cid:paraId="4DC0AE3E" w16cid:durableId="605CA358"/>
  <w16cid:commentId w16cid:paraId="4CA350B4" w16cid:durableId="667A0035"/>
  <w16cid:commentId w16cid:paraId="6D3A3040" w16cid:durableId="39F11383"/>
  <w16cid:commentId w16cid:paraId="1514B1A9" w16cid:durableId="089EA4D8"/>
  <w16cid:commentId w16cid:paraId="7C31653E" w16cid:durableId="4EFF585F"/>
  <w16cid:commentId w16cid:paraId="791AF1BC" w16cid:durableId="2DFA305F"/>
  <w16cid:commentId w16cid:paraId="569E3ADF" w16cid:durableId="204DEE17"/>
  <w16cid:commentId w16cid:paraId="3A38C098" w16cid:durableId="3B8F2048"/>
  <w16cid:commentId w16cid:paraId="1E8B51C2" w16cid:durableId="5B90F6EE"/>
  <w16cid:commentId w16cid:paraId="344EA432" w16cid:durableId="389F5928"/>
  <w16cid:commentId w16cid:paraId="381A8A35" w16cid:durableId="3400D655"/>
  <w16cid:commentId w16cid:paraId="53F291A1" w16cid:durableId="238F2E24"/>
  <w16cid:commentId w16cid:paraId="7F8700B4" w16cid:durableId="558A0F9D"/>
  <w16cid:commentId w16cid:paraId="48D4C802" w16cid:durableId="1FD8E7BA"/>
  <w16cid:commentId w16cid:paraId="2E26ECD6" w16cid:durableId="61F64AAA"/>
  <w16cid:commentId w16cid:paraId="6D6E2E38" w16cid:durableId="7649CBC3"/>
  <w16cid:commentId w16cid:paraId="11B3B2C6" w16cid:durableId="42C30776"/>
  <w16cid:commentId w16cid:paraId="51B47558" w16cid:durableId="28064CCC"/>
  <w16cid:commentId w16cid:paraId="2C8C6770" w16cid:durableId="385BBA8D"/>
  <w16cid:commentId w16cid:paraId="64F0AE9F" w16cid:durableId="1195CF26"/>
  <w16cid:commentId w16cid:paraId="16410CA3" w16cid:durableId="3E7B2452"/>
  <w16cid:commentId w16cid:paraId="120CD8DB" w16cid:durableId="1753D568"/>
  <w16cid:commentId w16cid:paraId="52FC99B7" w16cid:durableId="150EC212"/>
  <w16cid:commentId w16cid:paraId="61033023" w16cid:durableId="4A666A5D"/>
  <w16cid:commentId w16cid:paraId="0E9E277C" w16cid:durableId="00A022AD"/>
  <w16cid:commentId w16cid:paraId="4F12A898" w16cid:durableId="272A47FD"/>
  <w16cid:commentId w16cid:paraId="28E3F1A0" w16cid:durableId="0A80921B"/>
  <w16cid:commentId w16cid:paraId="3B187FD5" w16cid:durableId="49AA1686"/>
  <w16cid:commentId w16cid:paraId="24FBD678" w16cid:durableId="70DE86EE"/>
  <w16cid:commentId w16cid:paraId="43013DE2" w16cid:durableId="58764978"/>
  <w16cid:commentId w16cid:paraId="44ABDA6C" w16cid:durableId="2940DDBA"/>
  <w16cid:commentId w16cid:paraId="2B107FEC" w16cid:durableId="49F5AE90"/>
  <w16cid:commentId w16cid:paraId="23E5595B" w16cid:durableId="65F50FF6"/>
  <w16cid:commentId w16cid:paraId="413AC102" w16cid:durableId="35B799B8"/>
  <w16cid:commentId w16cid:paraId="7A44624C" w16cid:durableId="110A7CE0"/>
  <w16cid:commentId w16cid:paraId="01E65B23" w16cid:durableId="27FDE217"/>
  <w16cid:commentId w16cid:paraId="194CD65E" w16cid:durableId="10A37634"/>
  <w16cid:commentId w16cid:paraId="7495AD5E" w16cid:durableId="1E052FB9"/>
  <w16cid:commentId w16cid:paraId="5AAC8567" w16cid:durableId="6F08B0C5"/>
  <w16cid:commentId w16cid:paraId="4E6D3518" w16cid:durableId="0F9C69A0"/>
  <w16cid:commentId w16cid:paraId="3D23C182" w16cid:durableId="18DDD552"/>
  <w16cid:commentId w16cid:paraId="0E6D517E" w16cid:durableId="114884E2"/>
  <w16cid:commentId w16cid:paraId="2B131C37" w16cid:durableId="7369B9BB"/>
  <w16cid:commentId w16cid:paraId="10980D7D" w16cid:durableId="5F496730"/>
  <w16cid:commentId w16cid:paraId="03C1596A" w16cid:durableId="72A238B8"/>
  <w16cid:commentId w16cid:paraId="06B9F1CB" w16cid:durableId="3693FC4A"/>
  <w16cid:commentId w16cid:paraId="6D47CFA5" w16cid:durableId="66398430"/>
  <w16cid:commentId w16cid:paraId="3360FC8B" w16cid:durableId="00621082"/>
  <w16cid:commentId w16cid:paraId="11EBC9AB" w16cid:durableId="566DB76D"/>
  <w16cid:commentId w16cid:paraId="39F623B2" w16cid:durableId="1161BF7B"/>
  <w16cid:commentId w16cid:paraId="75E61516" w16cid:durableId="0388911B"/>
  <w16cid:commentId w16cid:paraId="1E6BE925" w16cid:durableId="431AEEF4"/>
  <w16cid:commentId w16cid:paraId="452C007F" w16cid:durableId="7682325E"/>
  <w16cid:commentId w16cid:paraId="7C2833F8" w16cid:durableId="5983F15E"/>
  <w16cid:commentId w16cid:paraId="3A0BC3B8" w16cid:durableId="29BFC06A"/>
  <w16cid:commentId w16cid:paraId="1FD7CBBF" w16cid:durableId="6A94842E"/>
  <w16cid:commentId w16cid:paraId="133E747E" w16cid:durableId="14444495"/>
  <w16cid:commentId w16cid:paraId="6318D057" w16cid:durableId="04CD7166"/>
  <w16cid:commentId w16cid:paraId="0B198DD5" w16cid:durableId="17456178"/>
  <w16cid:commentId w16cid:paraId="54534430" w16cid:durableId="4EC9D6C3"/>
  <w16cid:commentId w16cid:paraId="1D7A2BC0" w16cid:durableId="1645A5AE"/>
  <w16cid:commentId w16cid:paraId="402A00CE" w16cid:durableId="5705E1C1"/>
  <w16cid:commentId w16cid:paraId="41454911" w16cid:durableId="2FD2B113"/>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BD2191" w14:textId="77777777" w:rsidR="00343920" w:rsidRDefault="00343920" w:rsidP="00B74FCA">
      <w:pPr>
        <w:spacing w:after="0" w:line="240" w:lineRule="auto"/>
      </w:pPr>
      <w:r>
        <w:separator/>
      </w:r>
    </w:p>
  </w:endnote>
  <w:endnote w:type="continuationSeparator" w:id="0">
    <w:p w14:paraId="52F6EA6E" w14:textId="77777777" w:rsidR="00343920" w:rsidRDefault="00343920" w:rsidP="00B74FCA">
      <w:pPr>
        <w:spacing w:after="0" w:line="240" w:lineRule="auto"/>
      </w:pPr>
      <w:r>
        <w:continuationSeparator/>
      </w:r>
    </w:p>
  </w:endnote>
  <w:endnote w:type="continuationNotice" w:id="1">
    <w:p w14:paraId="57587F61" w14:textId="77777777" w:rsidR="00343920" w:rsidRDefault="0034392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keena">
    <w:charset w:val="00"/>
    <w:family w:val="auto"/>
    <w:pitch w:val="variable"/>
    <w:sig w:usb0="80000003" w:usb1="00000001" w:usb2="00000000" w:usb3="00000000" w:csb0="00000001"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imes">
    <w:altName w:val="Sylfaen"/>
    <w:panose1 w:val="02020603050405020304"/>
    <w:charset w:val="00"/>
    <w:family w:val="roman"/>
    <w:pitch w:val="variable"/>
    <w:sig w:usb0="E0002EFF" w:usb1="C000785B" w:usb2="00000009" w:usb3="00000000" w:csb0="000001FF" w:csb1="00000000"/>
  </w:font>
  <w:font w:name="Helv">
    <w:altName w:val="Arial"/>
    <w:panose1 w:val="020B0604020202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831471" w14:textId="1EF7AAE8" w:rsidR="000861CD" w:rsidRDefault="000861CD">
    <w:pPr>
      <w:pStyle w:val="Footer"/>
    </w:pPr>
    <w:r>
      <w:rPr>
        <w:noProof/>
        <w:lang w:val="en-US"/>
      </w:rPr>
      <mc:AlternateContent>
        <mc:Choice Requires="wps">
          <w:drawing>
            <wp:anchor distT="0" distB="0" distL="0" distR="0" simplePos="0" relativeHeight="251658241" behindDoc="0" locked="0" layoutInCell="1" allowOverlap="1" wp14:anchorId="1E643916" wp14:editId="0EF4005B">
              <wp:simplePos x="635" y="635"/>
              <wp:positionH relativeFrom="page">
                <wp:align>center</wp:align>
              </wp:positionH>
              <wp:positionV relativeFrom="page">
                <wp:align>bottom</wp:align>
              </wp:positionV>
              <wp:extent cx="1204595" cy="357505"/>
              <wp:effectExtent l="0" t="0" r="14605" b="0"/>
              <wp:wrapNone/>
              <wp:docPr id="1427817633" name="Text Box 2" descr="Ejada Internal Use Only">
                <a:extLst xmlns:a="http://schemas.openxmlformats.org/drawingml/2006/main">
                  <a:ext uri="{5AE41FA2-C0FF-4470-9BD4-5FADCA87CBE2}">
                    <aclsh:classification xmlns:aclsh="http://schemas.microsoft.com/office/drawing/2020/classificationShape"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classificationOutcomeType="ftr"/>
                  </a:ext>
                </a:extLst>
              </wp:docPr>
              <wp:cNvGraphicFramePr/>
              <a:graphic xmlns:a="http://schemas.openxmlformats.org/drawingml/2006/main">
                <a:graphicData uri="http://schemas.microsoft.com/office/word/2010/wordprocessingShape">
                  <wps:wsp>
                    <wps:cNvSpPr txBox="1"/>
                    <wps:spPr>
                      <a:xfrm>
                        <a:off x="0" y="0"/>
                        <a:ext cx="1204595" cy="357505"/>
                      </a:xfrm>
                      <a:prstGeom prst="rect">
                        <a:avLst/>
                      </a:prstGeom>
                      <a:noFill/>
                      <a:ln>
                        <a:noFill/>
                      </a:ln>
                    </wps:spPr>
                    <wps:txbx>
                      <w:txbxContent>
                        <w:p w14:paraId="50791A90" w14:textId="50FCF1C2" w:rsidR="000861CD" w:rsidRPr="00412E5D" w:rsidRDefault="000861CD" w:rsidP="00412E5D">
                          <w:pPr>
                            <w:spacing w:after="0"/>
                            <w:rPr>
                              <w:rFonts w:ascii="Calibri" w:eastAsia="Calibri" w:hAnsi="Calibri" w:cs="Calibri"/>
                              <w:noProof/>
                              <w:color w:val="FFFF00"/>
                              <w:sz w:val="20"/>
                              <w:szCs w:val="20"/>
                            </w:rPr>
                          </w:pPr>
                          <w:r w:rsidRPr="00412E5D">
                            <w:rPr>
                              <w:rFonts w:ascii="Calibri" w:eastAsia="Calibri" w:hAnsi="Calibri" w:cs="Calibri"/>
                              <w:noProof/>
                              <w:color w:val="FFFF00"/>
                              <w:sz w:val="20"/>
                              <w:szCs w:val="20"/>
                            </w:rPr>
                            <w:t>Ejada Internal Use Only</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1E643916" id="_x0000_t202" coordsize="21600,21600" o:spt="202" path="m,l,21600r21600,l21600,xe">
              <v:stroke joinstyle="miter"/>
              <v:path gradientshapeok="t" o:connecttype="rect"/>
            </v:shapetype>
            <v:shape id="Text Box 2" o:spid="_x0000_s1026" type="#_x0000_t202" alt="Ejada Internal Use Only" style="position:absolute;margin-left:0;margin-top:0;width:94.85pt;height:28.15pt;z-index:251658241;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" filled="f" stroked="f">
              <v:textbox style="mso-fit-shape-to-text:t" inset="0,0,0,15pt">
                <w:txbxContent>
                  <w:p w14:paraId="50791A90" w14:textId="50FCF1C2" w:rsidR="000861CD" w:rsidRPr="00412E5D" w:rsidRDefault="000861CD" w:rsidP="00412E5D">
                    <w:pPr>
                      <w:spacing w:after="0"/>
                      <w:rPr>
                        <w:rFonts w:ascii="Calibri" w:eastAsia="Calibri" w:hAnsi="Calibri" w:cs="Calibri"/>
                        <w:noProof/>
                        <w:color w:val="FFFF00"/>
                        <w:sz w:val="20"/>
                        <w:szCs w:val="20"/>
                      </w:rPr>
                    </w:pPr>
                    <w:r w:rsidRPr="00412E5D">
                      <w:rPr>
                        <w:rFonts w:ascii="Calibri" w:eastAsia="Calibri" w:hAnsi="Calibri" w:cs="Calibri"/>
                        <w:noProof/>
                        <w:color w:val="FFFF00"/>
                        <w:sz w:val="20"/>
                        <w:szCs w:val="20"/>
                      </w:rPr>
                      <w:t>Ejada Internal Use Only</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CE004" w14:textId="2E226767" w:rsidR="000861CD" w:rsidRDefault="000861CD">
    <w:pPr>
      <w:pStyle w:val="Footer"/>
      <w:jc w:val="right"/>
    </w:pPr>
    <w:r>
      <w:rPr>
        <w:noProof/>
        <w:lang w:val="en-US"/>
      </w:rPr>
      <mc:AlternateContent>
        <mc:Choice Requires="wps">
          <w:drawing>
            <wp:anchor distT="0" distB="0" distL="0" distR="0" simplePos="0" relativeHeight="251658242" behindDoc="0" locked="0" layoutInCell="1" allowOverlap="1" wp14:anchorId="3760A371" wp14:editId="2F06B930">
              <wp:simplePos x="914400" y="9898380"/>
              <wp:positionH relativeFrom="page">
                <wp:align>center</wp:align>
              </wp:positionH>
              <wp:positionV relativeFrom="page">
                <wp:align>bottom</wp:align>
              </wp:positionV>
              <wp:extent cx="1204595" cy="357505"/>
              <wp:effectExtent l="0" t="0" r="14605" b="0"/>
              <wp:wrapNone/>
              <wp:docPr id="759330753" name="Text Box 3" descr="Ejada Internal Use Only">
                <a:extLst xmlns:a="http://schemas.openxmlformats.org/drawingml/2006/main">
                  <a:ext uri="{5AE41FA2-C0FF-4470-9BD4-5FADCA87CBE2}">
                    <aclsh:classification xmlns:aclsh="http://schemas.microsoft.com/office/drawing/2020/classificationShape"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classificationOutcomeType="ftr"/>
                  </a:ext>
                </a:extLst>
              </wp:docPr>
              <wp:cNvGraphicFramePr/>
              <a:graphic xmlns:a="http://schemas.openxmlformats.org/drawingml/2006/main">
                <a:graphicData uri="http://schemas.microsoft.com/office/word/2010/wordprocessingShape">
                  <wps:wsp>
                    <wps:cNvSpPr txBox="1"/>
                    <wps:spPr>
                      <a:xfrm>
                        <a:off x="0" y="0"/>
                        <a:ext cx="1204595" cy="357505"/>
                      </a:xfrm>
                      <a:prstGeom prst="rect">
                        <a:avLst/>
                      </a:prstGeom>
                      <a:noFill/>
                      <a:ln>
                        <a:noFill/>
                      </a:ln>
                    </wps:spPr>
                    <wps:txbx>
                      <w:txbxContent>
                        <w:p w14:paraId="1C3CADD7" w14:textId="5EE5CB9F" w:rsidR="000861CD" w:rsidRPr="00412E5D" w:rsidRDefault="000861CD" w:rsidP="00412E5D">
                          <w:pPr>
                            <w:spacing w:after="0"/>
                            <w:rPr>
                              <w:rFonts w:ascii="Calibri" w:eastAsia="Calibri" w:hAnsi="Calibri" w:cs="Calibri"/>
                              <w:noProof/>
                              <w:color w:val="FFFF00"/>
                              <w:sz w:val="20"/>
                              <w:szCs w:val="20"/>
                            </w:rPr>
                          </w:pPr>
                          <w:r w:rsidRPr="00412E5D">
                            <w:rPr>
                              <w:rFonts w:ascii="Calibri" w:eastAsia="Calibri" w:hAnsi="Calibri" w:cs="Calibri"/>
                              <w:noProof/>
                              <w:color w:val="FFFF00"/>
                              <w:sz w:val="20"/>
                              <w:szCs w:val="20"/>
                            </w:rPr>
                            <w:t>Ejada Internal Use Only</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3760A371" id="_x0000_t202" coordsize="21600,21600" o:spt="202" path="m,l,21600r21600,l21600,xe">
              <v:stroke joinstyle="miter"/>
              <v:path gradientshapeok="t" o:connecttype="rect"/>
            </v:shapetype>
            <v:shape id="Text Box 3" o:spid="_x0000_s1027" type="#_x0000_t202" alt="Ejada Internal Use Only" style="position:absolute;left:0;text-align:left;margin-left:0;margin-top:0;width:94.85pt;height:28.15pt;z-index:25165824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" filled="f" stroked="f">
              <v:textbox style="mso-fit-shape-to-text:t" inset="0,0,0,15pt">
                <w:txbxContent>
                  <w:p w14:paraId="1C3CADD7" w14:textId="5EE5CB9F" w:rsidR="000861CD" w:rsidRPr="00412E5D" w:rsidRDefault="000861CD" w:rsidP="00412E5D">
                    <w:pPr>
                      <w:spacing w:after="0"/>
                      <w:rPr>
                        <w:rFonts w:ascii="Calibri" w:eastAsia="Calibri" w:hAnsi="Calibri" w:cs="Calibri"/>
                        <w:noProof/>
                        <w:color w:val="FFFF00"/>
                        <w:sz w:val="20"/>
                        <w:szCs w:val="20"/>
                      </w:rPr>
                    </w:pPr>
                    <w:r w:rsidRPr="00412E5D">
                      <w:rPr>
                        <w:rFonts w:ascii="Calibri" w:eastAsia="Calibri" w:hAnsi="Calibri" w:cs="Calibri"/>
                        <w:noProof/>
                        <w:color w:val="FFFF00"/>
                        <w:sz w:val="20"/>
                        <w:szCs w:val="20"/>
                      </w:rPr>
                      <w:t>Ejada Internal Use Only</w:t>
                    </w:r>
                  </w:p>
                </w:txbxContent>
              </v:textbox>
              <w10:wrap anchorx="page" anchory="page"/>
            </v:shape>
          </w:pict>
        </mc:Fallback>
      </mc:AlternateContent>
    </w:r>
    <w:sdt>
      <w:sdtPr>
        <w:id w:val="177143004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C1114C">
          <w:rPr>
            <w:noProof/>
          </w:rPr>
          <w:t>2</w:t>
        </w:r>
        <w:r>
          <w:rPr>
            <w:noProof/>
          </w:rPr>
          <w:fldChar w:fldCharType="end"/>
        </w:r>
      </w:sdtContent>
    </w:sdt>
  </w:p>
  <w:p w14:paraId="632E4CB3" w14:textId="77777777" w:rsidR="000861CD" w:rsidRDefault="000861C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07FFD2" w14:textId="0B3312A0" w:rsidR="000861CD" w:rsidRDefault="000861CD">
    <w:pPr>
      <w:pStyle w:val="Footer"/>
    </w:pPr>
    <w:r>
      <w:rPr>
        <w:noProof/>
        <w:lang w:val="en-US"/>
      </w:rPr>
      <mc:AlternateContent>
        <mc:Choice Requires="wps">
          <w:drawing>
            <wp:anchor distT="0" distB="0" distL="0" distR="0" simplePos="0" relativeHeight="251658240" behindDoc="0" locked="0" layoutInCell="1" allowOverlap="1" wp14:anchorId="415E3DF8" wp14:editId="57C452BD">
              <wp:simplePos x="635" y="635"/>
              <wp:positionH relativeFrom="page">
                <wp:align>center</wp:align>
              </wp:positionH>
              <wp:positionV relativeFrom="page">
                <wp:align>bottom</wp:align>
              </wp:positionV>
              <wp:extent cx="1204595" cy="357505"/>
              <wp:effectExtent l="0" t="0" r="14605" b="0"/>
              <wp:wrapNone/>
              <wp:docPr id="1684027555" name="Text Box 1" descr="Ejada Internal Use Only">
                <a:extLst xmlns:a="http://schemas.openxmlformats.org/drawingml/2006/main">
                  <a:ext uri="{5AE41FA2-C0FF-4470-9BD4-5FADCA87CBE2}">
                    <aclsh:classification xmlns:aclsh="http://schemas.microsoft.com/office/drawing/2020/classificationShape"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classificationOutcomeType="ftr"/>
                  </a:ext>
                </a:extLst>
              </wp:docPr>
              <wp:cNvGraphicFramePr/>
              <a:graphic xmlns:a="http://schemas.openxmlformats.org/drawingml/2006/main">
                <a:graphicData uri="http://schemas.microsoft.com/office/word/2010/wordprocessingShape">
                  <wps:wsp>
                    <wps:cNvSpPr txBox="1"/>
                    <wps:spPr>
                      <a:xfrm>
                        <a:off x="0" y="0"/>
                        <a:ext cx="1204595" cy="357505"/>
                      </a:xfrm>
                      <a:prstGeom prst="rect">
                        <a:avLst/>
                      </a:prstGeom>
                      <a:noFill/>
                      <a:ln>
                        <a:noFill/>
                      </a:ln>
                    </wps:spPr>
                    <wps:txbx>
                      <w:txbxContent>
                        <w:p w14:paraId="5CB942D7" w14:textId="4A462BCA" w:rsidR="000861CD" w:rsidRPr="00412E5D" w:rsidRDefault="000861CD" w:rsidP="00412E5D">
                          <w:pPr>
                            <w:spacing w:after="0"/>
                            <w:rPr>
                              <w:rFonts w:ascii="Calibri" w:eastAsia="Calibri" w:hAnsi="Calibri" w:cs="Calibri"/>
                              <w:noProof/>
                              <w:color w:val="FFFF00"/>
                              <w:sz w:val="20"/>
                              <w:szCs w:val="20"/>
                            </w:rPr>
                          </w:pPr>
                          <w:r w:rsidRPr="00412E5D">
                            <w:rPr>
                              <w:rFonts w:ascii="Calibri" w:eastAsia="Calibri" w:hAnsi="Calibri" w:cs="Calibri"/>
                              <w:noProof/>
                              <w:color w:val="FFFF00"/>
                              <w:sz w:val="20"/>
                              <w:szCs w:val="20"/>
                            </w:rPr>
                            <w:t>Ejada Internal Use Only</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415E3DF8" id="_x0000_t202" coordsize="21600,21600" o:spt="202" path="m,l,21600r21600,l21600,xe">
              <v:stroke joinstyle="miter"/>
              <v:path gradientshapeok="t" o:connecttype="rect"/>
            </v:shapetype>
            <v:shape id="Text Box 1" o:spid="_x0000_s1028" type="#_x0000_t202" alt="Ejada Internal Use Only" style="position:absolute;margin-left:0;margin-top:0;width:94.85pt;height:28.15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" filled="f" stroked="f">
              <v:textbox style="mso-fit-shape-to-text:t" inset="0,0,0,15pt">
                <w:txbxContent>
                  <w:p w14:paraId="5CB942D7" w14:textId="4A462BCA" w:rsidR="000861CD" w:rsidRPr="00412E5D" w:rsidRDefault="000861CD" w:rsidP="00412E5D">
                    <w:pPr>
                      <w:spacing w:after="0"/>
                      <w:rPr>
                        <w:rFonts w:ascii="Calibri" w:eastAsia="Calibri" w:hAnsi="Calibri" w:cs="Calibri"/>
                        <w:noProof/>
                        <w:color w:val="FFFF00"/>
                        <w:sz w:val="20"/>
                        <w:szCs w:val="20"/>
                      </w:rPr>
                    </w:pPr>
                    <w:r w:rsidRPr="00412E5D">
                      <w:rPr>
                        <w:rFonts w:ascii="Calibri" w:eastAsia="Calibri" w:hAnsi="Calibri" w:cs="Calibri"/>
                        <w:noProof/>
                        <w:color w:val="FFFF00"/>
                        <w:sz w:val="20"/>
                        <w:szCs w:val="20"/>
                      </w:rPr>
                      <w:t>Ejada Internal Use Only</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F7273F" w14:textId="77777777" w:rsidR="00343920" w:rsidRDefault="00343920" w:rsidP="00B74FCA">
      <w:pPr>
        <w:spacing w:after="0" w:line="240" w:lineRule="auto"/>
      </w:pPr>
      <w:r>
        <w:separator/>
      </w:r>
    </w:p>
  </w:footnote>
  <w:footnote w:type="continuationSeparator" w:id="0">
    <w:p w14:paraId="1EAEB6E6" w14:textId="77777777" w:rsidR="00343920" w:rsidRDefault="00343920" w:rsidP="00B74FCA">
      <w:pPr>
        <w:spacing w:after="0" w:line="240" w:lineRule="auto"/>
      </w:pPr>
      <w:r>
        <w:continuationSeparator/>
      </w:r>
    </w:p>
  </w:footnote>
  <w:footnote w:type="continuationNotice" w:id="1">
    <w:p w14:paraId="5E0890EF" w14:textId="77777777" w:rsidR="00343920" w:rsidRDefault="0034392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D73CAF40"/>
    <w:lvl w:ilvl="0">
      <w:start w:val="1"/>
      <w:numFmt w:val="decimal"/>
      <w:pStyle w:val="Heading1"/>
      <w:suff w:val="space"/>
      <w:lvlText w:val="%1."/>
      <w:lvlJc w:val="left"/>
      <w:pPr>
        <w:ind w:left="0" w:firstLine="0"/>
      </w:pPr>
      <w:rPr>
        <w:rFonts w:hint="default"/>
      </w:rPr>
    </w:lvl>
    <w:lvl w:ilvl="1">
      <w:start w:val="1"/>
      <w:numFmt w:val="decimal"/>
      <w:pStyle w:val="Heading2"/>
      <w:lvlText w:val="%1.%2"/>
      <w:lvlJc w:val="left"/>
      <w:pPr>
        <w:tabs>
          <w:tab w:val="num" w:pos="142"/>
        </w:tabs>
        <w:ind w:left="142" w:firstLine="0"/>
      </w:pPr>
      <w:rPr>
        <w:rFonts w:hint="default"/>
      </w:rPr>
    </w:lvl>
    <w:lvl w:ilvl="2">
      <w:start w:val="1"/>
      <w:numFmt w:val="decimal"/>
      <w:pStyle w:val="Heading3"/>
      <w:suff w:val="space"/>
      <w:lvlText w:val="%1.%2.%3"/>
      <w:lvlJc w:val="left"/>
      <w:pPr>
        <w:ind w:left="813" w:firstLine="180"/>
      </w:pPr>
      <w:rPr>
        <w:rFonts w:hint="default"/>
      </w:rPr>
    </w:lvl>
    <w:lvl w:ilvl="3">
      <w:start w:val="1"/>
      <w:numFmt w:val="decimal"/>
      <w:pStyle w:val="Heading4"/>
      <w:suff w:val="space"/>
      <w:lvlText w:val="%1.%2.%3.%4"/>
      <w:lvlJc w:val="left"/>
      <w:pPr>
        <w:ind w:left="720" w:firstLine="0"/>
      </w:pPr>
      <w:rPr>
        <w:rFonts w:hint="default"/>
      </w:rPr>
    </w:lvl>
    <w:lvl w:ilvl="4">
      <w:start w:val="1"/>
      <w:numFmt w:val="decimal"/>
      <w:pStyle w:val="Heading5"/>
      <w:lvlText w:val="%1.%2.%3.%4.%5"/>
      <w:lvlJc w:val="left"/>
      <w:pPr>
        <w:tabs>
          <w:tab w:val="num" w:pos="0"/>
        </w:tabs>
        <w:ind w:left="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1" w15:restartNumberingAfterBreak="0">
    <w:nsid w:val="03B148D7"/>
    <w:multiLevelType w:val="hybridMultilevel"/>
    <w:tmpl w:val="CC08F1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6643B9"/>
    <w:multiLevelType w:val="hybridMultilevel"/>
    <w:tmpl w:val="15407F26"/>
    <w:lvl w:ilvl="0" w:tplc="24380396">
      <w:start w:val="1"/>
      <w:numFmt w:val="bullet"/>
      <w:suff w:val="nothing"/>
      <w:lvlText w:val=""/>
      <w:lvlJc w:val="left"/>
      <w:pPr>
        <w:ind w:left="0" w:firstLine="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8A725A4"/>
    <w:multiLevelType w:val="hybridMultilevel"/>
    <w:tmpl w:val="9FCCDD5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F11D09"/>
    <w:multiLevelType w:val="hybridMultilevel"/>
    <w:tmpl w:val="BB3A2C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0B7D60EB"/>
    <w:multiLevelType w:val="hybridMultilevel"/>
    <w:tmpl w:val="0D9439F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4A0C21"/>
    <w:multiLevelType w:val="hybridMultilevel"/>
    <w:tmpl w:val="309AF790"/>
    <w:lvl w:ilvl="0" w:tplc="40090001">
      <w:start w:val="1"/>
      <w:numFmt w:val="bullet"/>
      <w:lvlText w:val=""/>
      <w:lvlJc w:val="left"/>
      <w:pPr>
        <w:ind w:left="144" w:hanging="72"/>
      </w:pPr>
      <w:rPr>
        <w:rFonts w:ascii="Symbol" w:hAnsi="Symbol" w:hint="default"/>
        <w:b/>
        <w:color w:val="auto"/>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 w15:restartNumberingAfterBreak="0">
    <w:nsid w:val="11D70690"/>
    <w:multiLevelType w:val="hybridMultilevel"/>
    <w:tmpl w:val="00200A7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C6289F"/>
    <w:multiLevelType w:val="hybridMultilevel"/>
    <w:tmpl w:val="379CAB62"/>
    <w:lvl w:ilvl="0" w:tplc="76A65F9C">
      <w:start w:val="1"/>
      <w:numFmt w:val="decimal"/>
      <w:lvlText w:val="%1."/>
      <w:lvlJc w:val="left"/>
      <w:pPr>
        <w:ind w:left="720" w:hanging="360"/>
      </w:pPr>
      <w:rPr>
        <w:rFonts w:cstheme="minorHAnsi"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6DB1448"/>
    <w:multiLevelType w:val="hybridMultilevel"/>
    <w:tmpl w:val="6DF23F2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19366BDA"/>
    <w:multiLevelType w:val="hybridMultilevel"/>
    <w:tmpl w:val="CC08F15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A8878BE"/>
    <w:multiLevelType w:val="hybridMultilevel"/>
    <w:tmpl w:val="3F924D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2D03E7"/>
    <w:multiLevelType w:val="hybridMultilevel"/>
    <w:tmpl w:val="16A4D83C"/>
    <w:lvl w:ilvl="0" w:tplc="04090001">
      <w:start w:val="1"/>
      <w:numFmt w:val="bullet"/>
      <w:lvlText w:val=""/>
      <w:lvlJc w:val="left"/>
      <w:pPr>
        <w:ind w:left="720" w:hanging="360"/>
      </w:pPr>
      <w:rPr>
        <w:rFonts w:ascii="Symbol" w:hAnsi="Symbol" w:hint="default"/>
      </w:rPr>
    </w:lvl>
    <w:lvl w:ilvl="1" w:tplc="F9A6D690">
      <w:start w:val="1"/>
      <w:numFmt w:val="decimal"/>
      <w:lvlText w:val="%2."/>
      <w:lvlJc w:val="left"/>
      <w:pPr>
        <w:ind w:left="1440" w:hanging="360"/>
      </w:pPr>
      <w:rPr>
        <w:rFonts w:hint="default"/>
      </w:rPr>
    </w:lvl>
    <w:lvl w:ilvl="2" w:tplc="0409000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3" w15:restartNumberingAfterBreak="0">
    <w:nsid w:val="27B0425F"/>
    <w:multiLevelType w:val="hybridMultilevel"/>
    <w:tmpl w:val="4314C8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7B7576C"/>
    <w:multiLevelType w:val="hybridMultilevel"/>
    <w:tmpl w:val="46081CE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FD67304"/>
    <w:multiLevelType w:val="hybridMultilevel"/>
    <w:tmpl w:val="ADAE5A2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AD36726"/>
    <w:multiLevelType w:val="hybridMultilevel"/>
    <w:tmpl w:val="CE2CE8BA"/>
    <w:lvl w:ilvl="0" w:tplc="A558C2E6">
      <w:start w:val="1"/>
      <w:numFmt w:val="decimal"/>
      <w:lvlText w:val="%1."/>
      <w:lvlJc w:val="left"/>
      <w:pPr>
        <w:ind w:left="1020" w:hanging="360"/>
      </w:pPr>
    </w:lvl>
    <w:lvl w:ilvl="1" w:tplc="9D289FFE">
      <w:start w:val="1"/>
      <w:numFmt w:val="decimal"/>
      <w:lvlText w:val="%2."/>
      <w:lvlJc w:val="left"/>
      <w:pPr>
        <w:ind w:left="1020" w:hanging="360"/>
      </w:pPr>
    </w:lvl>
    <w:lvl w:ilvl="2" w:tplc="80B6410E">
      <w:start w:val="1"/>
      <w:numFmt w:val="decimal"/>
      <w:lvlText w:val="%3."/>
      <w:lvlJc w:val="left"/>
      <w:pPr>
        <w:ind w:left="1020" w:hanging="360"/>
      </w:pPr>
    </w:lvl>
    <w:lvl w:ilvl="3" w:tplc="07E0654A">
      <w:start w:val="1"/>
      <w:numFmt w:val="decimal"/>
      <w:lvlText w:val="%4."/>
      <w:lvlJc w:val="left"/>
      <w:pPr>
        <w:ind w:left="1020" w:hanging="360"/>
      </w:pPr>
    </w:lvl>
    <w:lvl w:ilvl="4" w:tplc="420C2D2C">
      <w:start w:val="1"/>
      <w:numFmt w:val="decimal"/>
      <w:lvlText w:val="%5."/>
      <w:lvlJc w:val="left"/>
      <w:pPr>
        <w:ind w:left="1020" w:hanging="360"/>
      </w:pPr>
    </w:lvl>
    <w:lvl w:ilvl="5" w:tplc="75663B40">
      <w:start w:val="1"/>
      <w:numFmt w:val="decimal"/>
      <w:lvlText w:val="%6."/>
      <w:lvlJc w:val="left"/>
      <w:pPr>
        <w:ind w:left="1020" w:hanging="360"/>
      </w:pPr>
    </w:lvl>
    <w:lvl w:ilvl="6" w:tplc="8B7A2F9E">
      <w:start w:val="1"/>
      <w:numFmt w:val="decimal"/>
      <w:lvlText w:val="%7."/>
      <w:lvlJc w:val="left"/>
      <w:pPr>
        <w:ind w:left="1020" w:hanging="360"/>
      </w:pPr>
    </w:lvl>
    <w:lvl w:ilvl="7" w:tplc="1B2EFE5A">
      <w:start w:val="1"/>
      <w:numFmt w:val="decimal"/>
      <w:lvlText w:val="%8."/>
      <w:lvlJc w:val="left"/>
      <w:pPr>
        <w:ind w:left="1020" w:hanging="360"/>
      </w:pPr>
    </w:lvl>
    <w:lvl w:ilvl="8" w:tplc="56FC65DA">
      <w:start w:val="1"/>
      <w:numFmt w:val="decimal"/>
      <w:lvlText w:val="%9."/>
      <w:lvlJc w:val="left"/>
      <w:pPr>
        <w:ind w:left="1020" w:hanging="360"/>
      </w:pPr>
    </w:lvl>
  </w:abstractNum>
  <w:abstractNum w:abstractNumId="17" w15:restartNumberingAfterBreak="0">
    <w:nsid w:val="41D257B2"/>
    <w:multiLevelType w:val="hybridMultilevel"/>
    <w:tmpl w:val="01A0BE1A"/>
    <w:lvl w:ilvl="0" w:tplc="65669A62">
      <w:start w:val="1"/>
      <w:numFmt w:val="lowerLetter"/>
      <w:lvlText w:val="%1)"/>
      <w:lvlJc w:val="left"/>
      <w:pPr>
        <w:ind w:left="720" w:hanging="360"/>
      </w:pPr>
      <w:rPr>
        <w:rFonts w:ascii="Skeena" w:eastAsia="Times New Roman" w:hAnsi="Skeena"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E205F7"/>
    <w:multiLevelType w:val="hybridMultilevel"/>
    <w:tmpl w:val="75A81F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8860CC"/>
    <w:multiLevelType w:val="hybridMultilevel"/>
    <w:tmpl w:val="7B0E30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3E70A43"/>
    <w:multiLevelType w:val="hybridMultilevel"/>
    <w:tmpl w:val="19809722"/>
    <w:lvl w:ilvl="0" w:tplc="0409000F">
      <w:start w:val="1"/>
      <w:numFmt w:val="bullet"/>
      <w:lvlText w:val=""/>
      <w:lvlJc w:val="left"/>
      <w:pPr>
        <w:ind w:left="72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1" w15:restartNumberingAfterBreak="0">
    <w:nsid w:val="573A0C57"/>
    <w:multiLevelType w:val="hybridMultilevel"/>
    <w:tmpl w:val="68D2D02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96C5DF1"/>
    <w:multiLevelType w:val="hybridMultilevel"/>
    <w:tmpl w:val="1570EBCA"/>
    <w:lvl w:ilvl="0" w:tplc="40090009">
      <w:start w:val="1"/>
      <w:numFmt w:val="bullet"/>
      <w:lvlText w:val=""/>
      <w:lvlJc w:val="left"/>
      <w:pPr>
        <w:ind w:left="2430" w:hanging="360"/>
      </w:pPr>
      <w:rPr>
        <w:rFonts w:ascii="Wingdings" w:hAnsi="Wingdings"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23" w15:restartNumberingAfterBreak="0">
    <w:nsid w:val="5CF6116D"/>
    <w:multiLevelType w:val="multilevel"/>
    <w:tmpl w:val="EE6C63F6"/>
    <w:lvl w:ilvl="0">
      <w:start w:val="1"/>
      <w:numFmt w:val="decimal"/>
      <w:pStyle w:val="Clauses"/>
      <w:lvlText w:val="%1."/>
      <w:lvlJc w:val="left"/>
      <w:pPr>
        <w:ind w:left="360" w:hanging="360"/>
      </w:pPr>
      <w:rPr>
        <w:b w:val="0"/>
      </w:rPr>
    </w:lvl>
    <w:lvl w:ilvl="1">
      <w:start w:val="1"/>
      <w:numFmt w:val="decimal"/>
      <w:lvlText w:val="%1.%2."/>
      <w:lvlJc w:val="left"/>
      <w:pPr>
        <w:ind w:left="1422" w:hanging="432"/>
      </w:pPr>
      <w:rPr>
        <w:b w:val="0"/>
      </w:r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4F96224"/>
    <w:multiLevelType w:val="hybridMultilevel"/>
    <w:tmpl w:val="7332D3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A3B3A2D"/>
    <w:multiLevelType w:val="multilevel"/>
    <w:tmpl w:val="FBF818D6"/>
    <w:lvl w:ilvl="0">
      <w:start w:val="1"/>
      <w:numFmt w:val="bullet"/>
      <w:pStyle w:val="ListBullet3"/>
      <w:lvlText w:val="●"/>
      <w:lvlJc w:val="left"/>
      <w:pPr>
        <w:ind w:left="765" w:hanging="360"/>
      </w:pPr>
      <w:rPr>
        <w:rFonts w:ascii="Noto Sans Symbols" w:eastAsia="Noto Sans Symbols" w:hAnsi="Noto Sans Symbols" w:cs="Noto Sans Symbols"/>
      </w:rPr>
    </w:lvl>
    <w:lvl w:ilvl="1">
      <w:start w:val="1"/>
      <w:numFmt w:val="bullet"/>
      <w:lvlText w:val="o"/>
      <w:lvlJc w:val="left"/>
      <w:pPr>
        <w:ind w:left="1485" w:hanging="360"/>
      </w:pPr>
      <w:rPr>
        <w:rFonts w:ascii="Courier New" w:eastAsia="Courier New" w:hAnsi="Courier New" w:cs="Courier New"/>
      </w:rPr>
    </w:lvl>
    <w:lvl w:ilvl="2">
      <w:start w:val="1"/>
      <w:numFmt w:val="bullet"/>
      <w:lvlText w:val="▪"/>
      <w:lvlJc w:val="left"/>
      <w:pPr>
        <w:ind w:left="2205" w:hanging="360"/>
      </w:pPr>
      <w:rPr>
        <w:rFonts w:ascii="Noto Sans Symbols" w:eastAsia="Noto Sans Symbols" w:hAnsi="Noto Sans Symbols" w:cs="Noto Sans Symbols"/>
      </w:rPr>
    </w:lvl>
    <w:lvl w:ilvl="3">
      <w:start w:val="1"/>
      <w:numFmt w:val="bullet"/>
      <w:lvlText w:val="●"/>
      <w:lvlJc w:val="left"/>
      <w:pPr>
        <w:ind w:left="2925" w:hanging="360"/>
      </w:pPr>
      <w:rPr>
        <w:rFonts w:ascii="Noto Sans Symbols" w:eastAsia="Noto Sans Symbols" w:hAnsi="Noto Sans Symbols" w:cs="Noto Sans Symbols"/>
      </w:rPr>
    </w:lvl>
    <w:lvl w:ilvl="4">
      <w:start w:val="1"/>
      <w:numFmt w:val="bullet"/>
      <w:lvlText w:val="o"/>
      <w:lvlJc w:val="left"/>
      <w:pPr>
        <w:ind w:left="3645" w:hanging="360"/>
      </w:pPr>
      <w:rPr>
        <w:rFonts w:ascii="Courier New" w:eastAsia="Courier New" w:hAnsi="Courier New" w:cs="Courier New"/>
      </w:rPr>
    </w:lvl>
    <w:lvl w:ilvl="5">
      <w:start w:val="1"/>
      <w:numFmt w:val="bullet"/>
      <w:lvlText w:val="▪"/>
      <w:lvlJc w:val="left"/>
      <w:pPr>
        <w:ind w:left="4365" w:hanging="360"/>
      </w:pPr>
      <w:rPr>
        <w:rFonts w:ascii="Noto Sans Symbols" w:eastAsia="Noto Sans Symbols" w:hAnsi="Noto Sans Symbols" w:cs="Noto Sans Symbols"/>
      </w:rPr>
    </w:lvl>
    <w:lvl w:ilvl="6">
      <w:start w:val="1"/>
      <w:numFmt w:val="bullet"/>
      <w:lvlText w:val="●"/>
      <w:lvlJc w:val="left"/>
      <w:pPr>
        <w:ind w:left="5085" w:hanging="360"/>
      </w:pPr>
      <w:rPr>
        <w:rFonts w:ascii="Noto Sans Symbols" w:eastAsia="Noto Sans Symbols" w:hAnsi="Noto Sans Symbols" w:cs="Noto Sans Symbols"/>
      </w:rPr>
    </w:lvl>
    <w:lvl w:ilvl="7">
      <w:start w:val="1"/>
      <w:numFmt w:val="bullet"/>
      <w:lvlText w:val="o"/>
      <w:lvlJc w:val="left"/>
      <w:pPr>
        <w:ind w:left="5805" w:hanging="360"/>
      </w:pPr>
      <w:rPr>
        <w:rFonts w:ascii="Courier New" w:eastAsia="Courier New" w:hAnsi="Courier New" w:cs="Courier New"/>
      </w:rPr>
    </w:lvl>
    <w:lvl w:ilvl="8">
      <w:start w:val="1"/>
      <w:numFmt w:val="bullet"/>
      <w:lvlText w:val="▪"/>
      <w:lvlJc w:val="left"/>
      <w:pPr>
        <w:ind w:left="6525" w:hanging="360"/>
      </w:pPr>
      <w:rPr>
        <w:rFonts w:ascii="Noto Sans Symbols" w:eastAsia="Noto Sans Symbols" w:hAnsi="Noto Sans Symbols" w:cs="Noto Sans Symbols"/>
      </w:rPr>
    </w:lvl>
  </w:abstractNum>
  <w:abstractNum w:abstractNumId="26" w15:restartNumberingAfterBreak="0">
    <w:nsid w:val="6B986B67"/>
    <w:multiLevelType w:val="hybridMultilevel"/>
    <w:tmpl w:val="50C02F78"/>
    <w:lvl w:ilvl="0" w:tplc="EC4E0190">
      <w:start w:val="1"/>
      <w:numFmt w:val="bullet"/>
      <w:suff w:val="space"/>
      <w:lvlText w:val=""/>
      <w:lvlJc w:val="left"/>
      <w:pPr>
        <w:ind w:left="576" w:hanging="216"/>
      </w:pPr>
      <w:rPr>
        <w:rFonts w:ascii="Symbol" w:hAnsi="Symbol" w:hint="default"/>
      </w:rPr>
    </w:lvl>
    <w:lvl w:ilvl="1" w:tplc="40090001">
      <w:start w:val="1"/>
      <w:numFmt w:val="bullet"/>
      <w:lvlText w:val=""/>
      <w:lvlJc w:val="left"/>
      <w:pPr>
        <w:ind w:left="1800" w:hanging="360"/>
      </w:pPr>
      <w:rPr>
        <w:rFonts w:ascii="Symbol" w:hAnsi="Symbol"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7367028A"/>
    <w:multiLevelType w:val="hybridMultilevel"/>
    <w:tmpl w:val="179E4702"/>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3C17C15"/>
    <w:multiLevelType w:val="hybridMultilevel"/>
    <w:tmpl w:val="282CA8C8"/>
    <w:lvl w:ilvl="0" w:tplc="40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3C9447C"/>
    <w:multiLevelType w:val="hybridMultilevel"/>
    <w:tmpl w:val="09DA58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7EE870BA"/>
    <w:multiLevelType w:val="hybridMultilevel"/>
    <w:tmpl w:val="AA6C74E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0"/>
  </w:num>
  <w:num w:numId="2">
    <w:abstractNumId w:val="21"/>
  </w:num>
  <w:num w:numId="3">
    <w:abstractNumId w:val="12"/>
  </w:num>
  <w:num w:numId="4">
    <w:abstractNumId w:val="2"/>
  </w:num>
  <w:num w:numId="5">
    <w:abstractNumId w:val="6"/>
  </w:num>
  <w:num w:numId="6">
    <w:abstractNumId w:val="9"/>
  </w:num>
  <w:num w:numId="7">
    <w:abstractNumId w:val="26"/>
  </w:num>
  <w:num w:numId="8">
    <w:abstractNumId w:val="13"/>
  </w:num>
  <w:num w:numId="9">
    <w:abstractNumId w:val="22"/>
  </w:num>
  <w:num w:numId="10">
    <w:abstractNumId w:val="2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30"/>
  </w:num>
  <w:num w:numId="13">
    <w:abstractNumId w:val="23"/>
  </w:num>
  <w:num w:numId="14">
    <w:abstractNumId w:val="15"/>
  </w:num>
  <w:num w:numId="15">
    <w:abstractNumId w:val="28"/>
  </w:num>
  <w:num w:numId="16">
    <w:abstractNumId w:val="27"/>
  </w:num>
  <w:num w:numId="17">
    <w:abstractNumId w:val="5"/>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num>
  <w:num w:numId="20">
    <w:abstractNumId w:val="24"/>
  </w:num>
  <w:num w:numId="21">
    <w:abstractNumId w:val="17"/>
  </w:num>
  <w:num w:numId="22">
    <w:abstractNumId w:val="10"/>
  </w:num>
  <w:num w:numId="23">
    <w:abstractNumId w:val="25"/>
  </w:num>
  <w:num w:numId="24">
    <w:abstractNumId w:val="14"/>
  </w:num>
  <w:num w:numId="25">
    <w:abstractNumId w:val="16"/>
  </w:num>
  <w:num w:numId="2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8"/>
  </w:num>
  <w:num w:numId="28">
    <w:abstractNumId w:val="3"/>
  </w:num>
  <w:num w:numId="2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9"/>
  </w:num>
  <w:numIdMacAtCleanup w:val="25"/>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amal Jakhotia, Vinay">
    <w15:presenceInfo w15:providerId="AD" w15:userId="S::vinay.kamal.jakhotia@accenture.com::1b9b1253-208e-446a-b7e9-d4333ba38c67"/>
  </w15:person>
  <w15:person w15:author="Varun Arora">
    <w15:presenceInfo w15:providerId="AD" w15:userId="S::varun.arora@newgensoft.com::3ba3e501-3bbb-42fd-8f77-1485ef93887f"/>
  </w15:person>
  <w15:person w15:author="user">
    <w15:presenceInfo w15:providerId="Windows Live" w15:userId="4cbbb2bbfd05150b"/>
  </w15:person>
  <w15:person w15:author="Varun Arora [2]">
    <w15:presenceInfo w15:providerId="AD" w15:userId="S::varun.arora@newgen.co.in::3ba3e501-3bbb-42fd-8f77-1485ef93887f"/>
  </w15:person>
  <w15:person w15:author="Tadi, Akhila Vidya Lakshmi">
    <w15:presenceInfo w15:providerId="AD" w15:userId="S::akhila.vidya.l.tadi@accenture.com::b14a33dd-a1f2-4771-8474-2f493017b6d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2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46F6"/>
    <w:rsid w:val="000017C3"/>
    <w:rsid w:val="000030FC"/>
    <w:rsid w:val="00014170"/>
    <w:rsid w:val="0001462D"/>
    <w:rsid w:val="00015728"/>
    <w:rsid w:val="0001631D"/>
    <w:rsid w:val="000171FD"/>
    <w:rsid w:val="00020079"/>
    <w:rsid w:val="00020DCA"/>
    <w:rsid w:val="000216B3"/>
    <w:rsid w:val="00021F58"/>
    <w:rsid w:val="00022FE8"/>
    <w:rsid w:val="00024A31"/>
    <w:rsid w:val="00025F22"/>
    <w:rsid w:val="0002611E"/>
    <w:rsid w:val="00032819"/>
    <w:rsid w:val="0003352D"/>
    <w:rsid w:val="00035C34"/>
    <w:rsid w:val="00036DC2"/>
    <w:rsid w:val="000400C6"/>
    <w:rsid w:val="00040602"/>
    <w:rsid w:val="00041BBA"/>
    <w:rsid w:val="00041D40"/>
    <w:rsid w:val="000437F0"/>
    <w:rsid w:val="00050A5F"/>
    <w:rsid w:val="00051193"/>
    <w:rsid w:val="000511A5"/>
    <w:rsid w:val="00051904"/>
    <w:rsid w:val="00053341"/>
    <w:rsid w:val="00053D40"/>
    <w:rsid w:val="000549CF"/>
    <w:rsid w:val="00055AF7"/>
    <w:rsid w:val="0006051A"/>
    <w:rsid w:val="00061830"/>
    <w:rsid w:val="00062B61"/>
    <w:rsid w:val="0006649A"/>
    <w:rsid w:val="00072DDB"/>
    <w:rsid w:val="0007508D"/>
    <w:rsid w:val="00076045"/>
    <w:rsid w:val="00080688"/>
    <w:rsid w:val="000861CD"/>
    <w:rsid w:val="00086F0B"/>
    <w:rsid w:val="00087F8B"/>
    <w:rsid w:val="00091854"/>
    <w:rsid w:val="00093F4D"/>
    <w:rsid w:val="00094A6B"/>
    <w:rsid w:val="00095FA8"/>
    <w:rsid w:val="000A123C"/>
    <w:rsid w:val="000A6676"/>
    <w:rsid w:val="000B0233"/>
    <w:rsid w:val="000B1BA1"/>
    <w:rsid w:val="000B5DD0"/>
    <w:rsid w:val="000B6984"/>
    <w:rsid w:val="000B7DA5"/>
    <w:rsid w:val="000B7DE0"/>
    <w:rsid w:val="000C10DF"/>
    <w:rsid w:val="000C493A"/>
    <w:rsid w:val="000C5124"/>
    <w:rsid w:val="000C5868"/>
    <w:rsid w:val="000C59BB"/>
    <w:rsid w:val="000C7F3F"/>
    <w:rsid w:val="000D21DE"/>
    <w:rsid w:val="000D3BB1"/>
    <w:rsid w:val="000D5E03"/>
    <w:rsid w:val="000D7A96"/>
    <w:rsid w:val="000E2C47"/>
    <w:rsid w:val="000E6841"/>
    <w:rsid w:val="000F22B5"/>
    <w:rsid w:val="000F2F4B"/>
    <w:rsid w:val="000F4127"/>
    <w:rsid w:val="000F53B0"/>
    <w:rsid w:val="000F5F0D"/>
    <w:rsid w:val="000F7679"/>
    <w:rsid w:val="001004B0"/>
    <w:rsid w:val="00103EE0"/>
    <w:rsid w:val="00106A45"/>
    <w:rsid w:val="00107AB2"/>
    <w:rsid w:val="001166DC"/>
    <w:rsid w:val="00117761"/>
    <w:rsid w:val="0012097C"/>
    <w:rsid w:val="001340B3"/>
    <w:rsid w:val="0013543E"/>
    <w:rsid w:val="00137C3C"/>
    <w:rsid w:val="001414AD"/>
    <w:rsid w:val="0014195A"/>
    <w:rsid w:val="00142C8A"/>
    <w:rsid w:val="00144794"/>
    <w:rsid w:val="001503D1"/>
    <w:rsid w:val="001507C3"/>
    <w:rsid w:val="00151E6A"/>
    <w:rsid w:val="00152637"/>
    <w:rsid w:val="001546D4"/>
    <w:rsid w:val="0015546A"/>
    <w:rsid w:val="00155905"/>
    <w:rsid w:val="00155EA7"/>
    <w:rsid w:val="00161E24"/>
    <w:rsid w:val="001633D8"/>
    <w:rsid w:val="0016505F"/>
    <w:rsid w:val="0016693C"/>
    <w:rsid w:val="00171046"/>
    <w:rsid w:val="001733DF"/>
    <w:rsid w:val="00175438"/>
    <w:rsid w:val="001817DB"/>
    <w:rsid w:val="00183494"/>
    <w:rsid w:val="001863C6"/>
    <w:rsid w:val="00186602"/>
    <w:rsid w:val="00190151"/>
    <w:rsid w:val="00190FCF"/>
    <w:rsid w:val="00194670"/>
    <w:rsid w:val="001A0398"/>
    <w:rsid w:val="001A0EFE"/>
    <w:rsid w:val="001A1CE9"/>
    <w:rsid w:val="001A22C7"/>
    <w:rsid w:val="001A2DB8"/>
    <w:rsid w:val="001A31F1"/>
    <w:rsid w:val="001A517D"/>
    <w:rsid w:val="001A7ACF"/>
    <w:rsid w:val="001B0652"/>
    <w:rsid w:val="001B57BA"/>
    <w:rsid w:val="001C214C"/>
    <w:rsid w:val="001C62FF"/>
    <w:rsid w:val="001D0E73"/>
    <w:rsid w:val="001D26CD"/>
    <w:rsid w:val="001D2B05"/>
    <w:rsid w:val="001D2B92"/>
    <w:rsid w:val="001D44BF"/>
    <w:rsid w:val="001D4DF4"/>
    <w:rsid w:val="001E3730"/>
    <w:rsid w:val="001E49CF"/>
    <w:rsid w:val="001E7B80"/>
    <w:rsid w:val="001E7F91"/>
    <w:rsid w:val="001F15C4"/>
    <w:rsid w:val="001F296B"/>
    <w:rsid w:val="001F2F2F"/>
    <w:rsid w:val="001F5428"/>
    <w:rsid w:val="0020160B"/>
    <w:rsid w:val="002022EA"/>
    <w:rsid w:val="00202B88"/>
    <w:rsid w:val="00203077"/>
    <w:rsid w:val="00207660"/>
    <w:rsid w:val="00216072"/>
    <w:rsid w:val="00220C4C"/>
    <w:rsid w:val="00225F90"/>
    <w:rsid w:val="00232362"/>
    <w:rsid w:val="00233882"/>
    <w:rsid w:val="002338E1"/>
    <w:rsid w:val="0023495D"/>
    <w:rsid w:val="00234E68"/>
    <w:rsid w:val="002377A1"/>
    <w:rsid w:val="002406A0"/>
    <w:rsid w:val="00241255"/>
    <w:rsid w:val="00241EBA"/>
    <w:rsid w:val="00243602"/>
    <w:rsid w:val="00244D29"/>
    <w:rsid w:val="002469E7"/>
    <w:rsid w:val="00246D31"/>
    <w:rsid w:val="0024782A"/>
    <w:rsid w:val="00250117"/>
    <w:rsid w:val="00251A58"/>
    <w:rsid w:val="00254BF5"/>
    <w:rsid w:val="00255DC5"/>
    <w:rsid w:val="0026076A"/>
    <w:rsid w:val="00260C83"/>
    <w:rsid w:val="0026292D"/>
    <w:rsid w:val="002652A5"/>
    <w:rsid w:val="00266C50"/>
    <w:rsid w:val="0027016B"/>
    <w:rsid w:val="002721B6"/>
    <w:rsid w:val="002724A2"/>
    <w:rsid w:val="0027691C"/>
    <w:rsid w:val="00281489"/>
    <w:rsid w:val="00281E2B"/>
    <w:rsid w:val="00283319"/>
    <w:rsid w:val="00285388"/>
    <w:rsid w:val="002869EE"/>
    <w:rsid w:val="00287700"/>
    <w:rsid w:val="00291968"/>
    <w:rsid w:val="002927EB"/>
    <w:rsid w:val="002A005D"/>
    <w:rsid w:val="002A20F3"/>
    <w:rsid w:val="002A28AF"/>
    <w:rsid w:val="002A2E60"/>
    <w:rsid w:val="002A3843"/>
    <w:rsid w:val="002A5C25"/>
    <w:rsid w:val="002A7937"/>
    <w:rsid w:val="002B0285"/>
    <w:rsid w:val="002B0431"/>
    <w:rsid w:val="002B2AD4"/>
    <w:rsid w:val="002B2CEB"/>
    <w:rsid w:val="002B6D89"/>
    <w:rsid w:val="002D2471"/>
    <w:rsid w:val="002D3D21"/>
    <w:rsid w:val="002D4511"/>
    <w:rsid w:val="002D4D5A"/>
    <w:rsid w:val="002D7BA5"/>
    <w:rsid w:val="002E1093"/>
    <w:rsid w:val="002E2FA3"/>
    <w:rsid w:val="002E5ACA"/>
    <w:rsid w:val="002E7963"/>
    <w:rsid w:val="002E7CF3"/>
    <w:rsid w:val="002F0821"/>
    <w:rsid w:val="002F1E2F"/>
    <w:rsid w:val="002F22FD"/>
    <w:rsid w:val="002F25CF"/>
    <w:rsid w:val="002F2749"/>
    <w:rsid w:val="002F3EB1"/>
    <w:rsid w:val="002F482F"/>
    <w:rsid w:val="002F4B37"/>
    <w:rsid w:val="002F5F30"/>
    <w:rsid w:val="002F68B4"/>
    <w:rsid w:val="00303870"/>
    <w:rsid w:val="003054B1"/>
    <w:rsid w:val="00310C85"/>
    <w:rsid w:val="003117CE"/>
    <w:rsid w:val="00315061"/>
    <w:rsid w:val="00316178"/>
    <w:rsid w:val="00323E2C"/>
    <w:rsid w:val="0032635C"/>
    <w:rsid w:val="0032784C"/>
    <w:rsid w:val="00331F31"/>
    <w:rsid w:val="003325BB"/>
    <w:rsid w:val="003328AE"/>
    <w:rsid w:val="00336497"/>
    <w:rsid w:val="003427A0"/>
    <w:rsid w:val="00343920"/>
    <w:rsid w:val="00345C39"/>
    <w:rsid w:val="00351743"/>
    <w:rsid w:val="003517CC"/>
    <w:rsid w:val="00352E71"/>
    <w:rsid w:val="0035645E"/>
    <w:rsid w:val="0035681F"/>
    <w:rsid w:val="00357D22"/>
    <w:rsid w:val="00360AC6"/>
    <w:rsid w:val="00365485"/>
    <w:rsid w:val="0037434D"/>
    <w:rsid w:val="003746F6"/>
    <w:rsid w:val="003754C7"/>
    <w:rsid w:val="00381ABD"/>
    <w:rsid w:val="00392478"/>
    <w:rsid w:val="0039496C"/>
    <w:rsid w:val="00395D53"/>
    <w:rsid w:val="003965ED"/>
    <w:rsid w:val="003A0DCC"/>
    <w:rsid w:val="003A1EDA"/>
    <w:rsid w:val="003A1F2B"/>
    <w:rsid w:val="003A2AD6"/>
    <w:rsid w:val="003A38E8"/>
    <w:rsid w:val="003A672B"/>
    <w:rsid w:val="003B0D1E"/>
    <w:rsid w:val="003B23E2"/>
    <w:rsid w:val="003B2DA8"/>
    <w:rsid w:val="003B73E6"/>
    <w:rsid w:val="003C1172"/>
    <w:rsid w:val="003C7CB8"/>
    <w:rsid w:val="003D4599"/>
    <w:rsid w:val="003E57F3"/>
    <w:rsid w:val="003F1149"/>
    <w:rsid w:val="003F1E94"/>
    <w:rsid w:val="003F27B2"/>
    <w:rsid w:val="003F36E6"/>
    <w:rsid w:val="003F4E0E"/>
    <w:rsid w:val="003F6B38"/>
    <w:rsid w:val="003F7703"/>
    <w:rsid w:val="00401D72"/>
    <w:rsid w:val="0040210D"/>
    <w:rsid w:val="00402871"/>
    <w:rsid w:val="00404A6C"/>
    <w:rsid w:val="0041036A"/>
    <w:rsid w:val="004112B8"/>
    <w:rsid w:val="00412E5D"/>
    <w:rsid w:val="004152E6"/>
    <w:rsid w:val="004162B7"/>
    <w:rsid w:val="00420F0B"/>
    <w:rsid w:val="00424998"/>
    <w:rsid w:val="004262CE"/>
    <w:rsid w:val="00427174"/>
    <w:rsid w:val="00430512"/>
    <w:rsid w:val="00430E5E"/>
    <w:rsid w:val="004311E5"/>
    <w:rsid w:val="00431D1C"/>
    <w:rsid w:val="00435829"/>
    <w:rsid w:val="004402A6"/>
    <w:rsid w:val="00440A08"/>
    <w:rsid w:val="0044114B"/>
    <w:rsid w:val="00441839"/>
    <w:rsid w:val="00442E7D"/>
    <w:rsid w:val="00443430"/>
    <w:rsid w:val="00443FA4"/>
    <w:rsid w:val="004474ED"/>
    <w:rsid w:val="00447CEB"/>
    <w:rsid w:val="00452233"/>
    <w:rsid w:val="00452AAA"/>
    <w:rsid w:val="0045328A"/>
    <w:rsid w:val="00454BA8"/>
    <w:rsid w:val="00455FAF"/>
    <w:rsid w:val="004633AC"/>
    <w:rsid w:val="0046509C"/>
    <w:rsid w:val="00467506"/>
    <w:rsid w:val="004678D7"/>
    <w:rsid w:val="0046791A"/>
    <w:rsid w:val="004753FD"/>
    <w:rsid w:val="00482522"/>
    <w:rsid w:val="0048329D"/>
    <w:rsid w:val="00483EFE"/>
    <w:rsid w:val="00484310"/>
    <w:rsid w:val="0048436C"/>
    <w:rsid w:val="004850F9"/>
    <w:rsid w:val="00485182"/>
    <w:rsid w:val="00485426"/>
    <w:rsid w:val="00487C6C"/>
    <w:rsid w:val="004908A1"/>
    <w:rsid w:val="0049649A"/>
    <w:rsid w:val="00496D6B"/>
    <w:rsid w:val="00496E88"/>
    <w:rsid w:val="004A4083"/>
    <w:rsid w:val="004A71AC"/>
    <w:rsid w:val="004B14CC"/>
    <w:rsid w:val="004B25BF"/>
    <w:rsid w:val="004B4994"/>
    <w:rsid w:val="004B58E6"/>
    <w:rsid w:val="004B6CBC"/>
    <w:rsid w:val="004C2A4C"/>
    <w:rsid w:val="004C3B64"/>
    <w:rsid w:val="004C4963"/>
    <w:rsid w:val="004C5033"/>
    <w:rsid w:val="004D027E"/>
    <w:rsid w:val="004D3BB6"/>
    <w:rsid w:val="004E69F8"/>
    <w:rsid w:val="004E7001"/>
    <w:rsid w:val="004E7A58"/>
    <w:rsid w:val="004F383F"/>
    <w:rsid w:val="004F3F6F"/>
    <w:rsid w:val="004F4ECA"/>
    <w:rsid w:val="00504EAC"/>
    <w:rsid w:val="00506DE5"/>
    <w:rsid w:val="00512FCD"/>
    <w:rsid w:val="005139E1"/>
    <w:rsid w:val="005143B5"/>
    <w:rsid w:val="005152B2"/>
    <w:rsid w:val="00516555"/>
    <w:rsid w:val="00516AF7"/>
    <w:rsid w:val="00516B96"/>
    <w:rsid w:val="005173E7"/>
    <w:rsid w:val="00517A69"/>
    <w:rsid w:val="00524777"/>
    <w:rsid w:val="00526EC7"/>
    <w:rsid w:val="00527524"/>
    <w:rsid w:val="00531E32"/>
    <w:rsid w:val="0053583D"/>
    <w:rsid w:val="00536916"/>
    <w:rsid w:val="00537567"/>
    <w:rsid w:val="00537731"/>
    <w:rsid w:val="00542F89"/>
    <w:rsid w:val="00544891"/>
    <w:rsid w:val="00544991"/>
    <w:rsid w:val="0054657D"/>
    <w:rsid w:val="00546A7E"/>
    <w:rsid w:val="00551D3E"/>
    <w:rsid w:val="00551DEF"/>
    <w:rsid w:val="005525C2"/>
    <w:rsid w:val="00552FE5"/>
    <w:rsid w:val="00555565"/>
    <w:rsid w:val="0055697F"/>
    <w:rsid w:val="0056200B"/>
    <w:rsid w:val="00562A4C"/>
    <w:rsid w:val="00563937"/>
    <w:rsid w:val="00564024"/>
    <w:rsid w:val="00564B42"/>
    <w:rsid w:val="005673E6"/>
    <w:rsid w:val="0057136A"/>
    <w:rsid w:val="005717C3"/>
    <w:rsid w:val="005730CC"/>
    <w:rsid w:val="005730FE"/>
    <w:rsid w:val="00573316"/>
    <w:rsid w:val="005741D5"/>
    <w:rsid w:val="00574263"/>
    <w:rsid w:val="00574349"/>
    <w:rsid w:val="005746D8"/>
    <w:rsid w:val="00574EFC"/>
    <w:rsid w:val="0058182C"/>
    <w:rsid w:val="005850CB"/>
    <w:rsid w:val="00585A76"/>
    <w:rsid w:val="00585B84"/>
    <w:rsid w:val="005862E4"/>
    <w:rsid w:val="00587ADC"/>
    <w:rsid w:val="00590F6E"/>
    <w:rsid w:val="00590FB8"/>
    <w:rsid w:val="005915BC"/>
    <w:rsid w:val="00592F16"/>
    <w:rsid w:val="005935D7"/>
    <w:rsid w:val="00595852"/>
    <w:rsid w:val="00596418"/>
    <w:rsid w:val="00597C2F"/>
    <w:rsid w:val="00597EC1"/>
    <w:rsid w:val="005A0BCD"/>
    <w:rsid w:val="005A1F74"/>
    <w:rsid w:val="005A2952"/>
    <w:rsid w:val="005A4998"/>
    <w:rsid w:val="005A555E"/>
    <w:rsid w:val="005A762A"/>
    <w:rsid w:val="005B0276"/>
    <w:rsid w:val="005B3065"/>
    <w:rsid w:val="005B479C"/>
    <w:rsid w:val="005B69C1"/>
    <w:rsid w:val="005B7603"/>
    <w:rsid w:val="005C3E50"/>
    <w:rsid w:val="005D2262"/>
    <w:rsid w:val="005D300B"/>
    <w:rsid w:val="005D3292"/>
    <w:rsid w:val="005D3800"/>
    <w:rsid w:val="005D4664"/>
    <w:rsid w:val="005D5EFD"/>
    <w:rsid w:val="005D6792"/>
    <w:rsid w:val="005E1414"/>
    <w:rsid w:val="005E2C11"/>
    <w:rsid w:val="005E41A3"/>
    <w:rsid w:val="005E5000"/>
    <w:rsid w:val="005E52B7"/>
    <w:rsid w:val="005E68FC"/>
    <w:rsid w:val="005E7ACF"/>
    <w:rsid w:val="005F024F"/>
    <w:rsid w:val="005F0284"/>
    <w:rsid w:val="005F104B"/>
    <w:rsid w:val="005F18AF"/>
    <w:rsid w:val="005F2C29"/>
    <w:rsid w:val="005F4229"/>
    <w:rsid w:val="005F634F"/>
    <w:rsid w:val="00602FB9"/>
    <w:rsid w:val="006045CD"/>
    <w:rsid w:val="0061046B"/>
    <w:rsid w:val="006140B4"/>
    <w:rsid w:val="006152AC"/>
    <w:rsid w:val="00625714"/>
    <w:rsid w:val="00625B58"/>
    <w:rsid w:val="00625E89"/>
    <w:rsid w:val="006267C2"/>
    <w:rsid w:val="00630770"/>
    <w:rsid w:val="00632581"/>
    <w:rsid w:val="00635EB3"/>
    <w:rsid w:val="00636541"/>
    <w:rsid w:val="00637FA8"/>
    <w:rsid w:val="006401E4"/>
    <w:rsid w:val="00640913"/>
    <w:rsid w:val="00643CC8"/>
    <w:rsid w:val="00644959"/>
    <w:rsid w:val="006478FE"/>
    <w:rsid w:val="00647B2A"/>
    <w:rsid w:val="00651B9F"/>
    <w:rsid w:val="00652E41"/>
    <w:rsid w:val="006538A3"/>
    <w:rsid w:val="0065464D"/>
    <w:rsid w:val="0065491F"/>
    <w:rsid w:val="0065527D"/>
    <w:rsid w:val="00656038"/>
    <w:rsid w:val="006578DC"/>
    <w:rsid w:val="00660941"/>
    <w:rsid w:val="00661EF1"/>
    <w:rsid w:val="00663D7F"/>
    <w:rsid w:val="0066446C"/>
    <w:rsid w:val="00667665"/>
    <w:rsid w:val="0066766B"/>
    <w:rsid w:val="006676F9"/>
    <w:rsid w:val="00667C48"/>
    <w:rsid w:val="00673FDB"/>
    <w:rsid w:val="006741EA"/>
    <w:rsid w:val="00674F00"/>
    <w:rsid w:val="0067510F"/>
    <w:rsid w:val="00677D72"/>
    <w:rsid w:val="00680FB6"/>
    <w:rsid w:val="00681D81"/>
    <w:rsid w:val="006868D9"/>
    <w:rsid w:val="00686FE7"/>
    <w:rsid w:val="00690DBC"/>
    <w:rsid w:val="00694718"/>
    <w:rsid w:val="0069584A"/>
    <w:rsid w:val="00695AD5"/>
    <w:rsid w:val="006969F3"/>
    <w:rsid w:val="00696D69"/>
    <w:rsid w:val="00697397"/>
    <w:rsid w:val="006A1390"/>
    <w:rsid w:val="006A35A4"/>
    <w:rsid w:val="006A40E9"/>
    <w:rsid w:val="006A5996"/>
    <w:rsid w:val="006A79F2"/>
    <w:rsid w:val="006A7E08"/>
    <w:rsid w:val="006C1566"/>
    <w:rsid w:val="006C2575"/>
    <w:rsid w:val="006C4E34"/>
    <w:rsid w:val="006C56C6"/>
    <w:rsid w:val="006C69D1"/>
    <w:rsid w:val="006D0672"/>
    <w:rsid w:val="006D2414"/>
    <w:rsid w:val="006D3C67"/>
    <w:rsid w:val="006E0005"/>
    <w:rsid w:val="006E1D17"/>
    <w:rsid w:val="006E29E8"/>
    <w:rsid w:val="006E3730"/>
    <w:rsid w:val="006E430E"/>
    <w:rsid w:val="006E7A35"/>
    <w:rsid w:val="006F2CD3"/>
    <w:rsid w:val="006F58B0"/>
    <w:rsid w:val="00703AD6"/>
    <w:rsid w:val="00705615"/>
    <w:rsid w:val="007061D5"/>
    <w:rsid w:val="0070761C"/>
    <w:rsid w:val="00707A03"/>
    <w:rsid w:val="007125A9"/>
    <w:rsid w:val="0071283C"/>
    <w:rsid w:val="007128B6"/>
    <w:rsid w:val="00717263"/>
    <w:rsid w:val="007212E4"/>
    <w:rsid w:val="0072221F"/>
    <w:rsid w:val="0072402D"/>
    <w:rsid w:val="00725645"/>
    <w:rsid w:val="007257A6"/>
    <w:rsid w:val="007260EC"/>
    <w:rsid w:val="007274A4"/>
    <w:rsid w:val="00731B41"/>
    <w:rsid w:val="007360B8"/>
    <w:rsid w:val="00736352"/>
    <w:rsid w:val="0074090F"/>
    <w:rsid w:val="007417EC"/>
    <w:rsid w:val="00744CC8"/>
    <w:rsid w:val="00745EB8"/>
    <w:rsid w:val="00750130"/>
    <w:rsid w:val="0075372D"/>
    <w:rsid w:val="00754EBB"/>
    <w:rsid w:val="0075531B"/>
    <w:rsid w:val="0075540A"/>
    <w:rsid w:val="00760DAB"/>
    <w:rsid w:val="007644EE"/>
    <w:rsid w:val="0076523A"/>
    <w:rsid w:val="00765E2A"/>
    <w:rsid w:val="00767331"/>
    <w:rsid w:val="007715EA"/>
    <w:rsid w:val="007769E6"/>
    <w:rsid w:val="007822C3"/>
    <w:rsid w:val="0078783F"/>
    <w:rsid w:val="0079113E"/>
    <w:rsid w:val="007916FF"/>
    <w:rsid w:val="00792189"/>
    <w:rsid w:val="00794492"/>
    <w:rsid w:val="00797161"/>
    <w:rsid w:val="00797432"/>
    <w:rsid w:val="007A02A2"/>
    <w:rsid w:val="007A0EB5"/>
    <w:rsid w:val="007A1C4E"/>
    <w:rsid w:val="007A64BA"/>
    <w:rsid w:val="007B00A2"/>
    <w:rsid w:val="007B4256"/>
    <w:rsid w:val="007B5B3D"/>
    <w:rsid w:val="007B7931"/>
    <w:rsid w:val="007C59DB"/>
    <w:rsid w:val="007D2504"/>
    <w:rsid w:val="007D25CC"/>
    <w:rsid w:val="007D2838"/>
    <w:rsid w:val="007D2EFD"/>
    <w:rsid w:val="007D38A6"/>
    <w:rsid w:val="007D44FF"/>
    <w:rsid w:val="007D599A"/>
    <w:rsid w:val="007D6DDC"/>
    <w:rsid w:val="007D7EBE"/>
    <w:rsid w:val="007E3E32"/>
    <w:rsid w:val="007E455B"/>
    <w:rsid w:val="007F5145"/>
    <w:rsid w:val="007F5694"/>
    <w:rsid w:val="007F7478"/>
    <w:rsid w:val="007F7716"/>
    <w:rsid w:val="0080294A"/>
    <w:rsid w:val="0080351F"/>
    <w:rsid w:val="00803B1E"/>
    <w:rsid w:val="00803C56"/>
    <w:rsid w:val="008118FB"/>
    <w:rsid w:val="008135F6"/>
    <w:rsid w:val="0081727B"/>
    <w:rsid w:val="00822EA0"/>
    <w:rsid w:val="008317AB"/>
    <w:rsid w:val="00833BEC"/>
    <w:rsid w:val="00841959"/>
    <w:rsid w:val="00842AC4"/>
    <w:rsid w:val="0084666F"/>
    <w:rsid w:val="00847F37"/>
    <w:rsid w:val="008501ED"/>
    <w:rsid w:val="0085188E"/>
    <w:rsid w:val="00853FF3"/>
    <w:rsid w:val="008562AB"/>
    <w:rsid w:val="00857D3B"/>
    <w:rsid w:val="00866E4A"/>
    <w:rsid w:val="008676F7"/>
    <w:rsid w:val="00877525"/>
    <w:rsid w:val="0088155E"/>
    <w:rsid w:val="008819FD"/>
    <w:rsid w:val="008832DB"/>
    <w:rsid w:val="00883798"/>
    <w:rsid w:val="00883B3B"/>
    <w:rsid w:val="00884C90"/>
    <w:rsid w:val="00891D1F"/>
    <w:rsid w:val="00891E01"/>
    <w:rsid w:val="008921C5"/>
    <w:rsid w:val="00893800"/>
    <w:rsid w:val="0089471D"/>
    <w:rsid w:val="00894B32"/>
    <w:rsid w:val="008A1CB9"/>
    <w:rsid w:val="008A3951"/>
    <w:rsid w:val="008A60E3"/>
    <w:rsid w:val="008A6C84"/>
    <w:rsid w:val="008B66F7"/>
    <w:rsid w:val="008C0D61"/>
    <w:rsid w:val="008C29EA"/>
    <w:rsid w:val="008C5104"/>
    <w:rsid w:val="008C51FE"/>
    <w:rsid w:val="008D05D9"/>
    <w:rsid w:val="008D3210"/>
    <w:rsid w:val="008D52F5"/>
    <w:rsid w:val="008D63C4"/>
    <w:rsid w:val="008D789D"/>
    <w:rsid w:val="008E2017"/>
    <w:rsid w:val="008E2824"/>
    <w:rsid w:val="008E5098"/>
    <w:rsid w:val="008E568D"/>
    <w:rsid w:val="008F0178"/>
    <w:rsid w:val="008F0228"/>
    <w:rsid w:val="008F2286"/>
    <w:rsid w:val="008F40E4"/>
    <w:rsid w:val="008F45AB"/>
    <w:rsid w:val="008F48B2"/>
    <w:rsid w:val="008F4C07"/>
    <w:rsid w:val="008F4FF1"/>
    <w:rsid w:val="008F51AA"/>
    <w:rsid w:val="008F6111"/>
    <w:rsid w:val="008F6287"/>
    <w:rsid w:val="008F7881"/>
    <w:rsid w:val="009014D0"/>
    <w:rsid w:val="009017D1"/>
    <w:rsid w:val="00903468"/>
    <w:rsid w:val="009043E7"/>
    <w:rsid w:val="009047B2"/>
    <w:rsid w:val="0091046F"/>
    <w:rsid w:val="00910665"/>
    <w:rsid w:val="0091104B"/>
    <w:rsid w:val="009127DB"/>
    <w:rsid w:val="00914B18"/>
    <w:rsid w:val="00915D99"/>
    <w:rsid w:val="00916019"/>
    <w:rsid w:val="00921C85"/>
    <w:rsid w:val="00922BFB"/>
    <w:rsid w:val="009233DD"/>
    <w:rsid w:val="00926DCA"/>
    <w:rsid w:val="00930988"/>
    <w:rsid w:val="0093307E"/>
    <w:rsid w:val="00934CE5"/>
    <w:rsid w:val="00940843"/>
    <w:rsid w:val="00941A18"/>
    <w:rsid w:val="00944BD6"/>
    <w:rsid w:val="00945D0B"/>
    <w:rsid w:val="009509C8"/>
    <w:rsid w:val="0095605A"/>
    <w:rsid w:val="00956F54"/>
    <w:rsid w:val="009606E4"/>
    <w:rsid w:val="00962E3E"/>
    <w:rsid w:val="00964089"/>
    <w:rsid w:val="0096592A"/>
    <w:rsid w:val="00965B61"/>
    <w:rsid w:val="009701AD"/>
    <w:rsid w:val="00971061"/>
    <w:rsid w:val="00971272"/>
    <w:rsid w:val="0097477E"/>
    <w:rsid w:val="00980E75"/>
    <w:rsid w:val="00980EA5"/>
    <w:rsid w:val="0098253F"/>
    <w:rsid w:val="00994A17"/>
    <w:rsid w:val="00995D70"/>
    <w:rsid w:val="009A0849"/>
    <w:rsid w:val="009A137A"/>
    <w:rsid w:val="009A390C"/>
    <w:rsid w:val="009A46F7"/>
    <w:rsid w:val="009A57CA"/>
    <w:rsid w:val="009A7985"/>
    <w:rsid w:val="009B0DC6"/>
    <w:rsid w:val="009B1B13"/>
    <w:rsid w:val="009B2E63"/>
    <w:rsid w:val="009B7AB9"/>
    <w:rsid w:val="009C08CC"/>
    <w:rsid w:val="009C554D"/>
    <w:rsid w:val="009D7399"/>
    <w:rsid w:val="009E3CA3"/>
    <w:rsid w:val="009E3DCF"/>
    <w:rsid w:val="009E4C80"/>
    <w:rsid w:val="009E6D7A"/>
    <w:rsid w:val="009F2193"/>
    <w:rsid w:val="009F6A68"/>
    <w:rsid w:val="009F7722"/>
    <w:rsid w:val="00A001B0"/>
    <w:rsid w:val="00A019B0"/>
    <w:rsid w:val="00A039CF"/>
    <w:rsid w:val="00A07D9C"/>
    <w:rsid w:val="00A1075F"/>
    <w:rsid w:val="00A121EF"/>
    <w:rsid w:val="00A13357"/>
    <w:rsid w:val="00A1575E"/>
    <w:rsid w:val="00A16A89"/>
    <w:rsid w:val="00A16C77"/>
    <w:rsid w:val="00A20144"/>
    <w:rsid w:val="00A242D5"/>
    <w:rsid w:val="00A2430D"/>
    <w:rsid w:val="00A26404"/>
    <w:rsid w:val="00A30D82"/>
    <w:rsid w:val="00A327F9"/>
    <w:rsid w:val="00A34A8E"/>
    <w:rsid w:val="00A367C1"/>
    <w:rsid w:val="00A40B13"/>
    <w:rsid w:val="00A43366"/>
    <w:rsid w:val="00A4791B"/>
    <w:rsid w:val="00A52369"/>
    <w:rsid w:val="00A525E4"/>
    <w:rsid w:val="00A539E2"/>
    <w:rsid w:val="00A55FEA"/>
    <w:rsid w:val="00A56617"/>
    <w:rsid w:val="00A56B6D"/>
    <w:rsid w:val="00A62251"/>
    <w:rsid w:val="00A62E9B"/>
    <w:rsid w:val="00A63EA8"/>
    <w:rsid w:val="00A65825"/>
    <w:rsid w:val="00A66BC2"/>
    <w:rsid w:val="00A66F0E"/>
    <w:rsid w:val="00A70054"/>
    <w:rsid w:val="00A70F99"/>
    <w:rsid w:val="00A72014"/>
    <w:rsid w:val="00A74077"/>
    <w:rsid w:val="00A74FBB"/>
    <w:rsid w:val="00A76CA8"/>
    <w:rsid w:val="00A77235"/>
    <w:rsid w:val="00A7755F"/>
    <w:rsid w:val="00A77A89"/>
    <w:rsid w:val="00A80CF9"/>
    <w:rsid w:val="00A81B52"/>
    <w:rsid w:val="00A90AD8"/>
    <w:rsid w:val="00A92005"/>
    <w:rsid w:val="00A92B81"/>
    <w:rsid w:val="00A95087"/>
    <w:rsid w:val="00AA0D93"/>
    <w:rsid w:val="00AA1500"/>
    <w:rsid w:val="00AA2624"/>
    <w:rsid w:val="00AA3730"/>
    <w:rsid w:val="00AA4B7A"/>
    <w:rsid w:val="00AA6236"/>
    <w:rsid w:val="00AB1C8F"/>
    <w:rsid w:val="00AB215B"/>
    <w:rsid w:val="00AB3151"/>
    <w:rsid w:val="00AB3D08"/>
    <w:rsid w:val="00AB4C2D"/>
    <w:rsid w:val="00AB5B25"/>
    <w:rsid w:val="00AB606A"/>
    <w:rsid w:val="00AB669F"/>
    <w:rsid w:val="00AB79B1"/>
    <w:rsid w:val="00AC0823"/>
    <w:rsid w:val="00AC0E04"/>
    <w:rsid w:val="00AC365D"/>
    <w:rsid w:val="00AC49C3"/>
    <w:rsid w:val="00AC5AD6"/>
    <w:rsid w:val="00AC64E8"/>
    <w:rsid w:val="00AD038E"/>
    <w:rsid w:val="00AD0F1B"/>
    <w:rsid w:val="00AD7EC4"/>
    <w:rsid w:val="00AE002C"/>
    <w:rsid w:val="00AE30BB"/>
    <w:rsid w:val="00AE31BA"/>
    <w:rsid w:val="00AE4FA1"/>
    <w:rsid w:val="00AE5077"/>
    <w:rsid w:val="00AF02A8"/>
    <w:rsid w:val="00AF0578"/>
    <w:rsid w:val="00AF326B"/>
    <w:rsid w:val="00AF4082"/>
    <w:rsid w:val="00AF46A6"/>
    <w:rsid w:val="00AF53AE"/>
    <w:rsid w:val="00AF654F"/>
    <w:rsid w:val="00AF6A1B"/>
    <w:rsid w:val="00AF7A3F"/>
    <w:rsid w:val="00B025FE"/>
    <w:rsid w:val="00B02A7A"/>
    <w:rsid w:val="00B04353"/>
    <w:rsid w:val="00B04F75"/>
    <w:rsid w:val="00B106B6"/>
    <w:rsid w:val="00B12F6E"/>
    <w:rsid w:val="00B1410A"/>
    <w:rsid w:val="00B142B6"/>
    <w:rsid w:val="00B16A94"/>
    <w:rsid w:val="00B213E7"/>
    <w:rsid w:val="00B21DB2"/>
    <w:rsid w:val="00B2411A"/>
    <w:rsid w:val="00B24F2B"/>
    <w:rsid w:val="00B25CE3"/>
    <w:rsid w:val="00B25DFA"/>
    <w:rsid w:val="00B25E4E"/>
    <w:rsid w:val="00B301AB"/>
    <w:rsid w:val="00B30FB4"/>
    <w:rsid w:val="00B334F6"/>
    <w:rsid w:val="00B346B3"/>
    <w:rsid w:val="00B35090"/>
    <w:rsid w:val="00B37328"/>
    <w:rsid w:val="00B412DF"/>
    <w:rsid w:val="00B45A54"/>
    <w:rsid w:val="00B45DF3"/>
    <w:rsid w:val="00B472F7"/>
    <w:rsid w:val="00B53851"/>
    <w:rsid w:val="00B5412F"/>
    <w:rsid w:val="00B54C9F"/>
    <w:rsid w:val="00B55054"/>
    <w:rsid w:val="00B55C88"/>
    <w:rsid w:val="00B574FD"/>
    <w:rsid w:val="00B63375"/>
    <w:rsid w:val="00B6377F"/>
    <w:rsid w:val="00B64C84"/>
    <w:rsid w:val="00B719C0"/>
    <w:rsid w:val="00B71C5A"/>
    <w:rsid w:val="00B72FDD"/>
    <w:rsid w:val="00B74FCA"/>
    <w:rsid w:val="00B758A3"/>
    <w:rsid w:val="00B807CC"/>
    <w:rsid w:val="00B827CC"/>
    <w:rsid w:val="00B84888"/>
    <w:rsid w:val="00B9099F"/>
    <w:rsid w:val="00B90B98"/>
    <w:rsid w:val="00B92401"/>
    <w:rsid w:val="00B934E6"/>
    <w:rsid w:val="00B95DBE"/>
    <w:rsid w:val="00B961E8"/>
    <w:rsid w:val="00BA00EC"/>
    <w:rsid w:val="00BA1EF3"/>
    <w:rsid w:val="00BA3925"/>
    <w:rsid w:val="00BA47DB"/>
    <w:rsid w:val="00BA7EAD"/>
    <w:rsid w:val="00BB360C"/>
    <w:rsid w:val="00BB3B86"/>
    <w:rsid w:val="00BB3F08"/>
    <w:rsid w:val="00BB5D63"/>
    <w:rsid w:val="00BB6338"/>
    <w:rsid w:val="00BC015F"/>
    <w:rsid w:val="00BC1F0B"/>
    <w:rsid w:val="00BC2B8A"/>
    <w:rsid w:val="00BC6217"/>
    <w:rsid w:val="00BC6F4B"/>
    <w:rsid w:val="00BC7DD0"/>
    <w:rsid w:val="00BD137D"/>
    <w:rsid w:val="00BD4CF7"/>
    <w:rsid w:val="00BD5376"/>
    <w:rsid w:val="00BE1748"/>
    <w:rsid w:val="00BE174F"/>
    <w:rsid w:val="00BE2352"/>
    <w:rsid w:val="00BE2DB1"/>
    <w:rsid w:val="00BE5E91"/>
    <w:rsid w:val="00BE5F28"/>
    <w:rsid w:val="00BE7858"/>
    <w:rsid w:val="00BF0083"/>
    <w:rsid w:val="00BF1DFE"/>
    <w:rsid w:val="00BF4BF2"/>
    <w:rsid w:val="00BF7163"/>
    <w:rsid w:val="00C01919"/>
    <w:rsid w:val="00C02D58"/>
    <w:rsid w:val="00C042FD"/>
    <w:rsid w:val="00C047F2"/>
    <w:rsid w:val="00C0566E"/>
    <w:rsid w:val="00C058FB"/>
    <w:rsid w:val="00C067BE"/>
    <w:rsid w:val="00C0791F"/>
    <w:rsid w:val="00C1114C"/>
    <w:rsid w:val="00C13E50"/>
    <w:rsid w:val="00C1478F"/>
    <w:rsid w:val="00C159A2"/>
    <w:rsid w:val="00C176D4"/>
    <w:rsid w:val="00C17A95"/>
    <w:rsid w:val="00C264F0"/>
    <w:rsid w:val="00C327EC"/>
    <w:rsid w:val="00C33C90"/>
    <w:rsid w:val="00C34237"/>
    <w:rsid w:val="00C35D80"/>
    <w:rsid w:val="00C37811"/>
    <w:rsid w:val="00C41CF4"/>
    <w:rsid w:val="00C45964"/>
    <w:rsid w:val="00C45FC1"/>
    <w:rsid w:val="00C4621C"/>
    <w:rsid w:val="00C4713C"/>
    <w:rsid w:val="00C50A93"/>
    <w:rsid w:val="00C52177"/>
    <w:rsid w:val="00C5359B"/>
    <w:rsid w:val="00C53B45"/>
    <w:rsid w:val="00C548CA"/>
    <w:rsid w:val="00C60882"/>
    <w:rsid w:val="00C62726"/>
    <w:rsid w:val="00C70E21"/>
    <w:rsid w:val="00C71DC7"/>
    <w:rsid w:val="00C72DE3"/>
    <w:rsid w:val="00C73B15"/>
    <w:rsid w:val="00C76A15"/>
    <w:rsid w:val="00C80D58"/>
    <w:rsid w:val="00C857DE"/>
    <w:rsid w:val="00C866A1"/>
    <w:rsid w:val="00C92CCC"/>
    <w:rsid w:val="00C92D9A"/>
    <w:rsid w:val="00C93B07"/>
    <w:rsid w:val="00C96049"/>
    <w:rsid w:val="00C9638F"/>
    <w:rsid w:val="00C96B0B"/>
    <w:rsid w:val="00CA160D"/>
    <w:rsid w:val="00CA2378"/>
    <w:rsid w:val="00CA27DA"/>
    <w:rsid w:val="00CA5038"/>
    <w:rsid w:val="00CA6DBA"/>
    <w:rsid w:val="00CA6DD2"/>
    <w:rsid w:val="00CB0092"/>
    <w:rsid w:val="00CB22A4"/>
    <w:rsid w:val="00CB2D9E"/>
    <w:rsid w:val="00CB4820"/>
    <w:rsid w:val="00CC3671"/>
    <w:rsid w:val="00CC4C32"/>
    <w:rsid w:val="00CC4F83"/>
    <w:rsid w:val="00CD3A1F"/>
    <w:rsid w:val="00CE3CEC"/>
    <w:rsid w:val="00CE46DF"/>
    <w:rsid w:val="00CE54B4"/>
    <w:rsid w:val="00CE65FB"/>
    <w:rsid w:val="00CF039A"/>
    <w:rsid w:val="00CF2591"/>
    <w:rsid w:val="00CF461A"/>
    <w:rsid w:val="00CF4AF5"/>
    <w:rsid w:val="00CF5702"/>
    <w:rsid w:val="00CF5A4C"/>
    <w:rsid w:val="00CF7202"/>
    <w:rsid w:val="00D00AB4"/>
    <w:rsid w:val="00D0406F"/>
    <w:rsid w:val="00D048DF"/>
    <w:rsid w:val="00D06EB2"/>
    <w:rsid w:val="00D1192C"/>
    <w:rsid w:val="00D13CC3"/>
    <w:rsid w:val="00D16B50"/>
    <w:rsid w:val="00D206FC"/>
    <w:rsid w:val="00D223EE"/>
    <w:rsid w:val="00D22927"/>
    <w:rsid w:val="00D22B43"/>
    <w:rsid w:val="00D2712E"/>
    <w:rsid w:val="00D32BA2"/>
    <w:rsid w:val="00D3367A"/>
    <w:rsid w:val="00D37CAB"/>
    <w:rsid w:val="00D41257"/>
    <w:rsid w:val="00D41ED1"/>
    <w:rsid w:val="00D431D8"/>
    <w:rsid w:val="00D4577C"/>
    <w:rsid w:val="00D47FEF"/>
    <w:rsid w:val="00D53915"/>
    <w:rsid w:val="00D5713D"/>
    <w:rsid w:val="00D65232"/>
    <w:rsid w:val="00D71D89"/>
    <w:rsid w:val="00D71DA6"/>
    <w:rsid w:val="00D760B9"/>
    <w:rsid w:val="00D76E3D"/>
    <w:rsid w:val="00D7768D"/>
    <w:rsid w:val="00D820EC"/>
    <w:rsid w:val="00D82FE4"/>
    <w:rsid w:val="00D8392B"/>
    <w:rsid w:val="00D856F9"/>
    <w:rsid w:val="00D86A38"/>
    <w:rsid w:val="00D90E47"/>
    <w:rsid w:val="00D915B6"/>
    <w:rsid w:val="00D971D5"/>
    <w:rsid w:val="00DA0BC9"/>
    <w:rsid w:val="00DA26DF"/>
    <w:rsid w:val="00DA361C"/>
    <w:rsid w:val="00DA57B8"/>
    <w:rsid w:val="00DA6969"/>
    <w:rsid w:val="00DA6BA5"/>
    <w:rsid w:val="00DB3F35"/>
    <w:rsid w:val="00DC15E3"/>
    <w:rsid w:val="00DC2B2B"/>
    <w:rsid w:val="00DC3D5E"/>
    <w:rsid w:val="00DC4463"/>
    <w:rsid w:val="00DC6F98"/>
    <w:rsid w:val="00DD219A"/>
    <w:rsid w:val="00DD313C"/>
    <w:rsid w:val="00DD4429"/>
    <w:rsid w:val="00DD4517"/>
    <w:rsid w:val="00DD6D2F"/>
    <w:rsid w:val="00DE0FA1"/>
    <w:rsid w:val="00DE2DBB"/>
    <w:rsid w:val="00DE42DC"/>
    <w:rsid w:val="00DF07AD"/>
    <w:rsid w:val="00DF0973"/>
    <w:rsid w:val="00DF1313"/>
    <w:rsid w:val="00DF1C90"/>
    <w:rsid w:val="00DF2C8A"/>
    <w:rsid w:val="00DF3918"/>
    <w:rsid w:val="00DF5504"/>
    <w:rsid w:val="00DF59E6"/>
    <w:rsid w:val="00E007CC"/>
    <w:rsid w:val="00E01AB5"/>
    <w:rsid w:val="00E0224B"/>
    <w:rsid w:val="00E0445C"/>
    <w:rsid w:val="00E054CC"/>
    <w:rsid w:val="00E07789"/>
    <w:rsid w:val="00E1023B"/>
    <w:rsid w:val="00E119E7"/>
    <w:rsid w:val="00E21068"/>
    <w:rsid w:val="00E21CE8"/>
    <w:rsid w:val="00E22D98"/>
    <w:rsid w:val="00E23914"/>
    <w:rsid w:val="00E27478"/>
    <w:rsid w:val="00E31814"/>
    <w:rsid w:val="00E31C95"/>
    <w:rsid w:val="00E33AD3"/>
    <w:rsid w:val="00E35523"/>
    <w:rsid w:val="00E36CBE"/>
    <w:rsid w:val="00E4296F"/>
    <w:rsid w:val="00E42F7F"/>
    <w:rsid w:val="00E433EE"/>
    <w:rsid w:val="00E43A03"/>
    <w:rsid w:val="00E46480"/>
    <w:rsid w:val="00E503D0"/>
    <w:rsid w:val="00E51D51"/>
    <w:rsid w:val="00E56DB6"/>
    <w:rsid w:val="00E61555"/>
    <w:rsid w:val="00E622F4"/>
    <w:rsid w:val="00E62830"/>
    <w:rsid w:val="00E63B54"/>
    <w:rsid w:val="00E653E9"/>
    <w:rsid w:val="00E670C3"/>
    <w:rsid w:val="00E67912"/>
    <w:rsid w:val="00E70C33"/>
    <w:rsid w:val="00E731D7"/>
    <w:rsid w:val="00E81A96"/>
    <w:rsid w:val="00E90A4F"/>
    <w:rsid w:val="00E955B6"/>
    <w:rsid w:val="00E95E99"/>
    <w:rsid w:val="00E976F3"/>
    <w:rsid w:val="00EA39E0"/>
    <w:rsid w:val="00EA3CEC"/>
    <w:rsid w:val="00EA50F7"/>
    <w:rsid w:val="00EA548C"/>
    <w:rsid w:val="00EA62DC"/>
    <w:rsid w:val="00EA704A"/>
    <w:rsid w:val="00EA7338"/>
    <w:rsid w:val="00EA7D97"/>
    <w:rsid w:val="00EB1A75"/>
    <w:rsid w:val="00EB6CDB"/>
    <w:rsid w:val="00EB7FBD"/>
    <w:rsid w:val="00EC2002"/>
    <w:rsid w:val="00EC32EE"/>
    <w:rsid w:val="00EC3C91"/>
    <w:rsid w:val="00EC55D0"/>
    <w:rsid w:val="00EC643A"/>
    <w:rsid w:val="00EC7E05"/>
    <w:rsid w:val="00ED0872"/>
    <w:rsid w:val="00ED0CEA"/>
    <w:rsid w:val="00ED1347"/>
    <w:rsid w:val="00ED4356"/>
    <w:rsid w:val="00ED467B"/>
    <w:rsid w:val="00EE44E7"/>
    <w:rsid w:val="00EE63F8"/>
    <w:rsid w:val="00EE6D6B"/>
    <w:rsid w:val="00EE72F8"/>
    <w:rsid w:val="00EF016B"/>
    <w:rsid w:val="00EF144F"/>
    <w:rsid w:val="00EF2C45"/>
    <w:rsid w:val="00EF4E27"/>
    <w:rsid w:val="00EF73DA"/>
    <w:rsid w:val="00F02FAF"/>
    <w:rsid w:val="00F0434D"/>
    <w:rsid w:val="00F065F0"/>
    <w:rsid w:val="00F07C30"/>
    <w:rsid w:val="00F12CBA"/>
    <w:rsid w:val="00F1302F"/>
    <w:rsid w:val="00F1308B"/>
    <w:rsid w:val="00F13730"/>
    <w:rsid w:val="00F14315"/>
    <w:rsid w:val="00F14E85"/>
    <w:rsid w:val="00F153DA"/>
    <w:rsid w:val="00F20D1D"/>
    <w:rsid w:val="00F212DE"/>
    <w:rsid w:val="00F22B9B"/>
    <w:rsid w:val="00F22D7A"/>
    <w:rsid w:val="00F239AE"/>
    <w:rsid w:val="00F23AF1"/>
    <w:rsid w:val="00F23C91"/>
    <w:rsid w:val="00F263DD"/>
    <w:rsid w:val="00F308AE"/>
    <w:rsid w:val="00F30CFB"/>
    <w:rsid w:val="00F37A75"/>
    <w:rsid w:val="00F41C99"/>
    <w:rsid w:val="00F42E68"/>
    <w:rsid w:val="00F45A3D"/>
    <w:rsid w:val="00F4733D"/>
    <w:rsid w:val="00F51D0C"/>
    <w:rsid w:val="00F51FAE"/>
    <w:rsid w:val="00F52159"/>
    <w:rsid w:val="00F538E5"/>
    <w:rsid w:val="00F57C44"/>
    <w:rsid w:val="00F60C4C"/>
    <w:rsid w:val="00F61EC9"/>
    <w:rsid w:val="00F63468"/>
    <w:rsid w:val="00F65995"/>
    <w:rsid w:val="00F67A4B"/>
    <w:rsid w:val="00F70452"/>
    <w:rsid w:val="00F70C1D"/>
    <w:rsid w:val="00F756EE"/>
    <w:rsid w:val="00F807A9"/>
    <w:rsid w:val="00F87F75"/>
    <w:rsid w:val="00F90F21"/>
    <w:rsid w:val="00F920F2"/>
    <w:rsid w:val="00F94C32"/>
    <w:rsid w:val="00F95363"/>
    <w:rsid w:val="00F953B7"/>
    <w:rsid w:val="00F95B54"/>
    <w:rsid w:val="00FA2555"/>
    <w:rsid w:val="00FA3040"/>
    <w:rsid w:val="00FA3794"/>
    <w:rsid w:val="00FA679D"/>
    <w:rsid w:val="00FB2106"/>
    <w:rsid w:val="00FB4827"/>
    <w:rsid w:val="00FB7982"/>
    <w:rsid w:val="00FC0C7B"/>
    <w:rsid w:val="00FC1119"/>
    <w:rsid w:val="00FC11D2"/>
    <w:rsid w:val="00FC2AC6"/>
    <w:rsid w:val="00FC6297"/>
    <w:rsid w:val="00FD3275"/>
    <w:rsid w:val="00FD38D0"/>
    <w:rsid w:val="00FD5CD3"/>
    <w:rsid w:val="00FE2444"/>
    <w:rsid w:val="00FE48AD"/>
    <w:rsid w:val="00FE5652"/>
    <w:rsid w:val="00FE7122"/>
    <w:rsid w:val="00FE7D64"/>
    <w:rsid w:val="00FF3F20"/>
    <w:rsid w:val="00FF539A"/>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2D704"/>
  <w15:chartTrackingRefBased/>
  <w15:docId w15:val="{3C3D1738-04E4-44E4-A81D-661A22143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H1,h1"/>
    <w:basedOn w:val="Normal"/>
    <w:next w:val="Normal"/>
    <w:link w:val="Heading1Char"/>
    <w:qFormat/>
    <w:rsid w:val="003746F6"/>
    <w:pPr>
      <w:keepNext/>
      <w:keepLines/>
      <w:numPr>
        <w:numId w:val="1"/>
      </w:numPr>
      <w:suppressAutoHyphens/>
      <w:spacing w:before="480" w:after="240" w:line="240" w:lineRule="atLeast"/>
      <w:outlineLvl w:val="0"/>
    </w:pPr>
    <w:rPr>
      <w:rFonts w:eastAsia="Times New Roman" w:cs="Times New Roman"/>
      <w:b/>
      <w:kern w:val="1"/>
      <w:sz w:val="36"/>
      <w:szCs w:val="20"/>
      <w:lang w:val="en-US" w:eastAsia="ar-SA"/>
    </w:rPr>
  </w:style>
  <w:style w:type="paragraph" w:styleId="Heading2">
    <w:name w:val="heading 2"/>
    <w:aliases w:val="Heading 2 Hidden,H2,Heading 2B"/>
    <w:basedOn w:val="Normal"/>
    <w:next w:val="Normal"/>
    <w:link w:val="Heading2Char"/>
    <w:qFormat/>
    <w:rsid w:val="003746F6"/>
    <w:pPr>
      <w:keepNext/>
      <w:keepLines/>
      <w:numPr>
        <w:ilvl w:val="1"/>
        <w:numId w:val="1"/>
      </w:numPr>
      <w:tabs>
        <w:tab w:val="clear" w:pos="142"/>
        <w:tab w:val="num" w:pos="180"/>
      </w:tabs>
      <w:suppressAutoHyphens/>
      <w:spacing w:before="280" w:after="280" w:line="240" w:lineRule="atLeast"/>
      <w:ind w:left="180"/>
      <w:outlineLvl w:val="1"/>
    </w:pPr>
    <w:rPr>
      <w:rFonts w:eastAsia="Times New Roman" w:cs="Times New Roman"/>
      <w:b/>
      <w:sz w:val="28"/>
      <w:szCs w:val="20"/>
      <w:lang w:val="en-US" w:eastAsia="ar-SA"/>
    </w:rPr>
  </w:style>
  <w:style w:type="paragraph" w:styleId="Heading3">
    <w:name w:val="heading 3"/>
    <w:basedOn w:val="Normal"/>
    <w:next w:val="Normal"/>
    <w:link w:val="Heading3Char"/>
    <w:qFormat/>
    <w:rsid w:val="003746F6"/>
    <w:pPr>
      <w:numPr>
        <w:ilvl w:val="2"/>
        <w:numId w:val="1"/>
      </w:numPr>
      <w:suppressAutoHyphens/>
      <w:spacing w:before="240" w:after="240" w:line="240" w:lineRule="exact"/>
      <w:ind w:left="-180"/>
      <w:outlineLvl w:val="2"/>
    </w:pPr>
    <w:rPr>
      <w:rFonts w:eastAsia="Times New Roman" w:cs="Times New Roman"/>
      <w:b/>
      <w:sz w:val="24"/>
      <w:szCs w:val="20"/>
      <w:lang w:val="en-US" w:eastAsia="ar-SA"/>
    </w:rPr>
  </w:style>
  <w:style w:type="paragraph" w:styleId="Heading4">
    <w:name w:val="heading 4"/>
    <w:basedOn w:val="Normal"/>
    <w:next w:val="Normal"/>
    <w:link w:val="Heading4Char"/>
    <w:qFormat/>
    <w:rsid w:val="003746F6"/>
    <w:pPr>
      <w:keepNext/>
      <w:numPr>
        <w:ilvl w:val="3"/>
        <w:numId w:val="1"/>
      </w:numPr>
      <w:suppressAutoHyphens/>
      <w:spacing w:before="240" w:after="60" w:line="220" w:lineRule="exact"/>
      <w:jc w:val="both"/>
      <w:outlineLvl w:val="3"/>
    </w:pPr>
    <w:rPr>
      <w:rFonts w:eastAsia="Times New Roman" w:cs="Times New Roman"/>
      <w:b/>
      <w:sz w:val="24"/>
      <w:szCs w:val="20"/>
      <w:lang w:val="en-US" w:eastAsia="ar-SA"/>
    </w:rPr>
  </w:style>
  <w:style w:type="paragraph" w:styleId="Heading5">
    <w:name w:val="heading 5"/>
    <w:basedOn w:val="Normal"/>
    <w:next w:val="Normal"/>
    <w:link w:val="Heading5Char"/>
    <w:qFormat/>
    <w:rsid w:val="003746F6"/>
    <w:pPr>
      <w:numPr>
        <w:ilvl w:val="4"/>
        <w:numId w:val="1"/>
      </w:numPr>
      <w:suppressAutoHyphens/>
      <w:spacing w:before="240" w:after="60" w:line="220" w:lineRule="exact"/>
      <w:jc w:val="both"/>
      <w:outlineLvl w:val="4"/>
    </w:pPr>
    <w:rPr>
      <w:rFonts w:eastAsia="Times New Roman" w:cs="Times New Roman"/>
      <w:b/>
      <w:szCs w:val="20"/>
      <w:u w:val="single"/>
      <w:lang w:val="en-US" w:eastAsia="ar-SA"/>
    </w:rPr>
  </w:style>
  <w:style w:type="paragraph" w:styleId="Heading6">
    <w:name w:val="heading 6"/>
    <w:basedOn w:val="Normal"/>
    <w:next w:val="Normal"/>
    <w:link w:val="Heading6Char"/>
    <w:qFormat/>
    <w:rsid w:val="003746F6"/>
    <w:pPr>
      <w:numPr>
        <w:ilvl w:val="5"/>
        <w:numId w:val="1"/>
      </w:numPr>
      <w:suppressAutoHyphens/>
      <w:spacing w:before="240" w:after="60" w:line="220" w:lineRule="exact"/>
      <w:jc w:val="both"/>
      <w:outlineLvl w:val="5"/>
    </w:pPr>
    <w:rPr>
      <w:rFonts w:eastAsia="Times New Roman" w:cs="Times New Roman"/>
      <w:b/>
      <w:i/>
      <w:szCs w:val="20"/>
      <w:lang w:val="en-US" w:eastAsia="ar-SA"/>
    </w:rPr>
  </w:style>
  <w:style w:type="paragraph" w:styleId="Heading7">
    <w:name w:val="heading 7"/>
    <w:basedOn w:val="Normal"/>
    <w:next w:val="Normal"/>
    <w:link w:val="Heading7Char"/>
    <w:qFormat/>
    <w:rsid w:val="003746F6"/>
    <w:pPr>
      <w:numPr>
        <w:ilvl w:val="6"/>
        <w:numId w:val="1"/>
      </w:numPr>
      <w:suppressAutoHyphens/>
      <w:spacing w:before="240" w:after="60" w:line="220" w:lineRule="exact"/>
      <w:jc w:val="both"/>
      <w:outlineLvl w:val="6"/>
    </w:pPr>
    <w:rPr>
      <w:rFonts w:ascii="Arial" w:eastAsia="Times New Roman" w:hAnsi="Arial" w:cs="Times New Roman"/>
      <w:sz w:val="20"/>
      <w:szCs w:val="20"/>
      <w:lang w:val="en-US" w:eastAsia="ar-SA"/>
    </w:rPr>
  </w:style>
  <w:style w:type="paragraph" w:styleId="Heading8">
    <w:name w:val="heading 8"/>
    <w:basedOn w:val="Normal"/>
    <w:next w:val="Normal"/>
    <w:link w:val="Heading8Char"/>
    <w:qFormat/>
    <w:rsid w:val="003746F6"/>
    <w:pPr>
      <w:numPr>
        <w:ilvl w:val="7"/>
        <w:numId w:val="1"/>
      </w:numPr>
      <w:suppressAutoHyphens/>
      <w:spacing w:before="240" w:after="60" w:line="220" w:lineRule="exact"/>
      <w:jc w:val="both"/>
      <w:outlineLvl w:val="7"/>
    </w:pPr>
    <w:rPr>
      <w:rFonts w:ascii="Arial" w:eastAsia="Times New Roman" w:hAnsi="Arial" w:cs="Times New Roman"/>
      <w:i/>
      <w:sz w:val="20"/>
      <w:szCs w:val="20"/>
      <w:lang w:val="en-US" w:eastAsia="ar-SA"/>
    </w:rPr>
  </w:style>
  <w:style w:type="paragraph" w:styleId="Heading9">
    <w:name w:val="heading 9"/>
    <w:basedOn w:val="Normal"/>
    <w:next w:val="Normal"/>
    <w:link w:val="Heading9Char"/>
    <w:qFormat/>
    <w:rsid w:val="003746F6"/>
    <w:pPr>
      <w:numPr>
        <w:ilvl w:val="8"/>
        <w:numId w:val="1"/>
      </w:numPr>
      <w:suppressAutoHyphens/>
      <w:spacing w:before="240" w:after="60" w:line="220" w:lineRule="exact"/>
      <w:jc w:val="both"/>
      <w:outlineLvl w:val="8"/>
    </w:pPr>
    <w:rPr>
      <w:rFonts w:ascii="Arial" w:eastAsia="Times New Roman" w:hAnsi="Arial" w:cs="Times New Roman"/>
      <w:i/>
      <w:sz w:val="18"/>
      <w:szCs w:val="20"/>
      <w:lang w:val="en-US"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1 Char"/>
    <w:basedOn w:val="DefaultParagraphFont"/>
    <w:link w:val="Heading1"/>
    <w:rsid w:val="003746F6"/>
    <w:rPr>
      <w:rFonts w:eastAsia="Times New Roman" w:cs="Times New Roman"/>
      <w:b/>
      <w:kern w:val="1"/>
      <w:sz w:val="36"/>
      <w:szCs w:val="20"/>
      <w:lang w:val="en-US" w:eastAsia="ar-SA"/>
    </w:rPr>
  </w:style>
  <w:style w:type="character" w:customStyle="1" w:styleId="Heading2Char">
    <w:name w:val="Heading 2 Char"/>
    <w:aliases w:val="Heading 2 Hidden Char,H2 Char,Heading 2B Char"/>
    <w:basedOn w:val="DefaultParagraphFont"/>
    <w:link w:val="Heading2"/>
    <w:rsid w:val="003746F6"/>
    <w:rPr>
      <w:rFonts w:eastAsia="Times New Roman" w:cs="Times New Roman"/>
      <w:b/>
      <w:sz w:val="28"/>
      <w:szCs w:val="20"/>
      <w:lang w:val="en-US" w:eastAsia="ar-SA"/>
    </w:rPr>
  </w:style>
  <w:style w:type="character" w:customStyle="1" w:styleId="Heading3Char">
    <w:name w:val="Heading 3 Char"/>
    <w:basedOn w:val="DefaultParagraphFont"/>
    <w:link w:val="Heading3"/>
    <w:rsid w:val="003746F6"/>
    <w:rPr>
      <w:rFonts w:eastAsia="Times New Roman" w:cs="Times New Roman"/>
      <w:b/>
      <w:sz w:val="24"/>
      <w:szCs w:val="20"/>
      <w:lang w:val="en-US" w:eastAsia="ar-SA"/>
    </w:rPr>
  </w:style>
  <w:style w:type="character" w:customStyle="1" w:styleId="Heading4Char">
    <w:name w:val="Heading 4 Char"/>
    <w:basedOn w:val="DefaultParagraphFont"/>
    <w:link w:val="Heading4"/>
    <w:rsid w:val="003746F6"/>
    <w:rPr>
      <w:rFonts w:eastAsia="Times New Roman" w:cs="Times New Roman"/>
      <w:b/>
      <w:sz w:val="24"/>
      <w:szCs w:val="20"/>
      <w:lang w:val="en-US" w:eastAsia="ar-SA"/>
    </w:rPr>
  </w:style>
  <w:style w:type="character" w:customStyle="1" w:styleId="Heading5Char">
    <w:name w:val="Heading 5 Char"/>
    <w:basedOn w:val="DefaultParagraphFont"/>
    <w:link w:val="Heading5"/>
    <w:rsid w:val="003746F6"/>
    <w:rPr>
      <w:rFonts w:eastAsia="Times New Roman" w:cs="Times New Roman"/>
      <w:b/>
      <w:szCs w:val="20"/>
      <w:u w:val="single"/>
      <w:lang w:val="en-US" w:eastAsia="ar-SA"/>
    </w:rPr>
  </w:style>
  <w:style w:type="character" w:customStyle="1" w:styleId="Heading6Char">
    <w:name w:val="Heading 6 Char"/>
    <w:basedOn w:val="DefaultParagraphFont"/>
    <w:link w:val="Heading6"/>
    <w:rsid w:val="003746F6"/>
    <w:rPr>
      <w:rFonts w:eastAsia="Times New Roman" w:cs="Times New Roman"/>
      <w:b/>
      <w:i/>
      <w:szCs w:val="20"/>
      <w:lang w:val="en-US" w:eastAsia="ar-SA"/>
    </w:rPr>
  </w:style>
  <w:style w:type="character" w:customStyle="1" w:styleId="Heading7Char">
    <w:name w:val="Heading 7 Char"/>
    <w:basedOn w:val="DefaultParagraphFont"/>
    <w:link w:val="Heading7"/>
    <w:rsid w:val="003746F6"/>
    <w:rPr>
      <w:rFonts w:ascii="Arial" w:eastAsia="Times New Roman" w:hAnsi="Arial" w:cs="Times New Roman"/>
      <w:sz w:val="20"/>
      <w:szCs w:val="20"/>
      <w:lang w:val="en-US" w:eastAsia="ar-SA"/>
    </w:rPr>
  </w:style>
  <w:style w:type="character" w:customStyle="1" w:styleId="Heading8Char">
    <w:name w:val="Heading 8 Char"/>
    <w:basedOn w:val="DefaultParagraphFont"/>
    <w:link w:val="Heading8"/>
    <w:rsid w:val="003746F6"/>
    <w:rPr>
      <w:rFonts w:ascii="Arial" w:eastAsia="Times New Roman" w:hAnsi="Arial" w:cs="Times New Roman"/>
      <w:i/>
      <w:sz w:val="20"/>
      <w:szCs w:val="20"/>
      <w:lang w:val="en-US" w:eastAsia="ar-SA"/>
    </w:rPr>
  </w:style>
  <w:style w:type="character" w:customStyle="1" w:styleId="Heading9Char">
    <w:name w:val="Heading 9 Char"/>
    <w:basedOn w:val="DefaultParagraphFont"/>
    <w:link w:val="Heading9"/>
    <w:rsid w:val="003746F6"/>
    <w:rPr>
      <w:rFonts w:ascii="Arial" w:eastAsia="Times New Roman" w:hAnsi="Arial" w:cs="Times New Roman"/>
      <w:i/>
      <w:sz w:val="18"/>
      <w:szCs w:val="20"/>
      <w:lang w:val="en-US" w:eastAsia="ar-SA"/>
    </w:rPr>
  </w:style>
  <w:style w:type="character" w:styleId="Hyperlink">
    <w:name w:val="Hyperlink"/>
    <w:uiPriority w:val="99"/>
    <w:rsid w:val="003746F6"/>
    <w:rPr>
      <w:color w:val="0000FF"/>
      <w:u w:val="single"/>
    </w:rPr>
  </w:style>
  <w:style w:type="paragraph" w:styleId="ListParagraph">
    <w:name w:val="List Paragraph"/>
    <w:aliases w:val="List Paragraph1,Bullet List,FooterText,numbered,Paragraphe de liste,Bullet 1,Colorful List - Accent 11,Figure_name,Headding 3,Use Case List ParagraphCxSpLast,lp11,List Paragraph Char Char,Equipment,List Paragraph11,lp1,List Paragraph111"/>
    <w:basedOn w:val="Normal"/>
    <w:link w:val="ListParagraphChar"/>
    <w:uiPriority w:val="34"/>
    <w:qFormat/>
    <w:rsid w:val="003746F6"/>
    <w:pPr>
      <w:suppressAutoHyphens/>
      <w:spacing w:after="0" w:line="240" w:lineRule="exact"/>
      <w:ind w:left="720"/>
      <w:contextualSpacing/>
    </w:pPr>
    <w:rPr>
      <w:rFonts w:eastAsia="Times New Roman" w:cs="Times New Roman"/>
      <w:sz w:val="24"/>
      <w:szCs w:val="20"/>
      <w:lang w:val="en-US" w:eastAsia="ar-SA"/>
    </w:rPr>
  </w:style>
  <w:style w:type="character" w:customStyle="1" w:styleId="ListParagraphChar">
    <w:name w:val="List Paragraph Char"/>
    <w:aliases w:val="List Paragraph1 Char,Bullet List Char,FooterText Char,numbered Char,Paragraphe de liste Char,Bullet 1 Char,Colorful List - Accent 11 Char,Figure_name Char,Headding 3 Char,Use Case List ParagraphCxSpLast Char,lp11 Char,Equipment Char"/>
    <w:link w:val="ListParagraph"/>
    <w:uiPriority w:val="34"/>
    <w:qFormat/>
    <w:locked/>
    <w:rsid w:val="003746F6"/>
    <w:rPr>
      <w:rFonts w:eastAsia="Times New Roman" w:cs="Times New Roman"/>
      <w:sz w:val="24"/>
      <w:szCs w:val="20"/>
      <w:lang w:val="en-US" w:eastAsia="ar-SA"/>
    </w:rPr>
  </w:style>
  <w:style w:type="table" w:styleId="TableGrid">
    <w:name w:val="Table Grid"/>
    <w:aliases w:val="Cognizant,Deloitte,Equifax table,Header Table,new tab,Capgemini Table Format,BKL Table Grid,Table with header,Infosys Table Style,Bordure,Create,SBS Simple,SAP New Branding Table Style,Header Table Grid,Bordure1,Bordure2,Table grid net"/>
    <w:basedOn w:val="TableNormal"/>
    <w:rsid w:val="00C53B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97477E"/>
    <w:pPr>
      <w:tabs>
        <w:tab w:val="center" w:pos="4680"/>
        <w:tab w:val="right" w:pos="9360"/>
      </w:tabs>
      <w:suppressAutoHyphens/>
      <w:spacing w:after="0" w:line="240" w:lineRule="exact"/>
    </w:pPr>
    <w:rPr>
      <w:rFonts w:eastAsia="Times New Roman" w:cs="Times New Roman"/>
      <w:b/>
      <w:i/>
      <w:sz w:val="20"/>
      <w:szCs w:val="20"/>
      <w:lang w:val="en-US" w:eastAsia="ar-SA"/>
    </w:rPr>
  </w:style>
  <w:style w:type="character" w:customStyle="1" w:styleId="HeaderChar">
    <w:name w:val="Header Char"/>
    <w:basedOn w:val="DefaultParagraphFont"/>
    <w:link w:val="Header"/>
    <w:uiPriority w:val="99"/>
    <w:rsid w:val="0097477E"/>
    <w:rPr>
      <w:rFonts w:eastAsia="Times New Roman" w:cs="Times New Roman"/>
      <w:b/>
      <w:i/>
      <w:sz w:val="20"/>
      <w:szCs w:val="20"/>
      <w:lang w:val="en-US" w:eastAsia="ar-SA"/>
    </w:rPr>
  </w:style>
  <w:style w:type="paragraph" w:styleId="Title">
    <w:name w:val="Title"/>
    <w:basedOn w:val="Normal"/>
    <w:next w:val="Subtitle"/>
    <w:link w:val="TitleChar"/>
    <w:uiPriority w:val="10"/>
    <w:qFormat/>
    <w:rsid w:val="0097477E"/>
    <w:pPr>
      <w:suppressAutoHyphens/>
      <w:spacing w:before="240" w:after="720" w:line="240" w:lineRule="auto"/>
      <w:jc w:val="right"/>
    </w:pPr>
    <w:rPr>
      <w:rFonts w:ascii="Arial" w:eastAsia="Times New Roman" w:hAnsi="Arial" w:cs="Times New Roman"/>
      <w:b/>
      <w:kern w:val="1"/>
      <w:sz w:val="64"/>
      <w:szCs w:val="20"/>
      <w:lang w:val="en-US" w:eastAsia="ar-SA"/>
    </w:rPr>
  </w:style>
  <w:style w:type="character" w:customStyle="1" w:styleId="TitleChar">
    <w:name w:val="Title Char"/>
    <w:basedOn w:val="DefaultParagraphFont"/>
    <w:link w:val="Title"/>
    <w:uiPriority w:val="10"/>
    <w:rsid w:val="0097477E"/>
    <w:rPr>
      <w:rFonts w:ascii="Arial" w:eastAsia="Times New Roman" w:hAnsi="Arial" w:cs="Times New Roman"/>
      <w:b/>
      <w:kern w:val="1"/>
      <w:sz w:val="64"/>
      <w:szCs w:val="20"/>
      <w:lang w:val="en-US" w:eastAsia="ar-SA"/>
    </w:rPr>
  </w:style>
  <w:style w:type="paragraph" w:styleId="Subtitle">
    <w:name w:val="Subtitle"/>
    <w:basedOn w:val="Normal"/>
    <w:next w:val="BodyText"/>
    <w:link w:val="SubtitleChar"/>
    <w:uiPriority w:val="11"/>
    <w:qFormat/>
    <w:rsid w:val="0097477E"/>
    <w:pPr>
      <w:keepNext/>
      <w:suppressAutoHyphens/>
      <w:spacing w:before="240" w:after="120" w:line="240" w:lineRule="exact"/>
      <w:jc w:val="center"/>
    </w:pPr>
    <w:rPr>
      <w:rFonts w:ascii="Arial" w:eastAsia="Lucida Sans Unicode" w:hAnsi="Arial" w:cs="Tahoma"/>
      <w:i/>
      <w:iCs/>
      <w:sz w:val="28"/>
      <w:szCs w:val="28"/>
      <w:lang w:val="en-US" w:eastAsia="ar-SA"/>
    </w:rPr>
  </w:style>
  <w:style w:type="character" w:customStyle="1" w:styleId="SubtitleChar">
    <w:name w:val="Subtitle Char"/>
    <w:basedOn w:val="DefaultParagraphFont"/>
    <w:link w:val="Subtitle"/>
    <w:uiPriority w:val="11"/>
    <w:rsid w:val="0097477E"/>
    <w:rPr>
      <w:rFonts w:ascii="Arial" w:eastAsia="Lucida Sans Unicode" w:hAnsi="Arial" w:cs="Tahoma"/>
      <w:i/>
      <w:iCs/>
      <w:sz w:val="28"/>
      <w:szCs w:val="28"/>
      <w:lang w:val="en-US" w:eastAsia="ar-SA"/>
    </w:rPr>
  </w:style>
  <w:style w:type="paragraph" w:customStyle="1" w:styleId="ByLine">
    <w:name w:val="ByLine"/>
    <w:basedOn w:val="Title"/>
    <w:rsid w:val="0097477E"/>
    <w:rPr>
      <w:sz w:val="28"/>
    </w:rPr>
  </w:style>
  <w:style w:type="paragraph" w:customStyle="1" w:styleId="CompanyName">
    <w:name w:val="Company Name"/>
    <w:basedOn w:val="Normal"/>
    <w:rsid w:val="0097477E"/>
    <w:pPr>
      <w:spacing w:after="0" w:line="280" w:lineRule="atLeast"/>
    </w:pPr>
    <w:rPr>
      <w:rFonts w:ascii="Arial Black" w:eastAsia="Times New Roman" w:hAnsi="Arial Black" w:cs="Times New Roman"/>
      <w:spacing w:val="-25"/>
      <w:sz w:val="32"/>
      <w:szCs w:val="20"/>
      <w:lang w:val="en-US" w:eastAsia="ar-SA"/>
    </w:rPr>
  </w:style>
  <w:style w:type="paragraph" w:styleId="BodyText">
    <w:name w:val="Body Text"/>
    <w:basedOn w:val="Normal"/>
    <w:link w:val="BodyTextChar"/>
    <w:uiPriority w:val="99"/>
    <w:semiHidden/>
    <w:unhideWhenUsed/>
    <w:rsid w:val="0097477E"/>
    <w:pPr>
      <w:spacing w:after="120"/>
    </w:pPr>
  </w:style>
  <w:style w:type="character" w:customStyle="1" w:styleId="BodyTextChar">
    <w:name w:val="Body Text Char"/>
    <w:basedOn w:val="DefaultParagraphFont"/>
    <w:link w:val="BodyText"/>
    <w:uiPriority w:val="99"/>
    <w:semiHidden/>
    <w:rsid w:val="0097477E"/>
  </w:style>
  <w:style w:type="paragraph" w:customStyle="1" w:styleId="template">
    <w:name w:val="template"/>
    <w:basedOn w:val="Normal"/>
    <w:rsid w:val="0097477E"/>
    <w:pPr>
      <w:suppressAutoHyphens/>
      <w:spacing w:after="0" w:line="240" w:lineRule="exact"/>
    </w:pPr>
    <w:rPr>
      <w:rFonts w:ascii="Arial" w:eastAsia="Times New Roman" w:hAnsi="Arial" w:cs="Times New Roman"/>
      <w:i/>
      <w:szCs w:val="20"/>
      <w:lang w:val="en-US" w:eastAsia="ar-SA"/>
    </w:rPr>
  </w:style>
  <w:style w:type="table" w:customStyle="1" w:styleId="LightGrid-Accent13">
    <w:name w:val="Light Grid - Accent 13"/>
    <w:basedOn w:val="TableNormal"/>
    <w:uiPriority w:val="62"/>
    <w:rsid w:val="0097477E"/>
    <w:pPr>
      <w:spacing w:after="0" w:line="240" w:lineRule="auto"/>
    </w:pPr>
    <w:rPr>
      <w:rFonts w:eastAsiaTheme="minorEastAsia"/>
      <w:lang w:eastAsia="en-IN"/>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paragraph" w:customStyle="1" w:styleId="imprintuniqueid">
    <w:name w:val="imprintuniqueid"/>
    <w:basedOn w:val="Normal"/>
    <w:uiPriority w:val="99"/>
    <w:rsid w:val="0097477E"/>
    <w:pPr>
      <w:spacing w:after="0" w:line="240" w:lineRule="auto"/>
    </w:pPr>
    <w:rPr>
      <w:rFonts w:ascii="Calibri" w:hAnsi="Calibri" w:cs="Calibri"/>
      <w:lang w:eastAsia="en-IN"/>
    </w:rPr>
  </w:style>
  <w:style w:type="character" w:styleId="CommentReference">
    <w:name w:val="annotation reference"/>
    <w:basedOn w:val="DefaultParagraphFont"/>
    <w:semiHidden/>
    <w:unhideWhenUsed/>
    <w:rsid w:val="001863C6"/>
    <w:rPr>
      <w:sz w:val="16"/>
      <w:szCs w:val="16"/>
    </w:rPr>
  </w:style>
  <w:style w:type="paragraph" w:styleId="CommentText">
    <w:name w:val="annotation text"/>
    <w:basedOn w:val="Normal"/>
    <w:link w:val="CommentTextChar"/>
    <w:unhideWhenUsed/>
    <w:rsid w:val="001863C6"/>
    <w:pPr>
      <w:spacing w:line="240" w:lineRule="auto"/>
    </w:pPr>
    <w:rPr>
      <w:sz w:val="20"/>
      <w:szCs w:val="20"/>
    </w:rPr>
  </w:style>
  <w:style w:type="character" w:customStyle="1" w:styleId="CommentTextChar">
    <w:name w:val="Comment Text Char"/>
    <w:basedOn w:val="DefaultParagraphFont"/>
    <w:link w:val="CommentText"/>
    <w:rsid w:val="001863C6"/>
    <w:rPr>
      <w:sz w:val="20"/>
      <w:szCs w:val="20"/>
    </w:rPr>
  </w:style>
  <w:style w:type="paragraph" w:styleId="CommentSubject">
    <w:name w:val="annotation subject"/>
    <w:basedOn w:val="CommentText"/>
    <w:next w:val="CommentText"/>
    <w:link w:val="CommentSubjectChar"/>
    <w:uiPriority w:val="99"/>
    <w:semiHidden/>
    <w:unhideWhenUsed/>
    <w:rsid w:val="001863C6"/>
    <w:rPr>
      <w:b/>
      <w:bCs/>
    </w:rPr>
  </w:style>
  <w:style w:type="character" w:customStyle="1" w:styleId="CommentSubjectChar">
    <w:name w:val="Comment Subject Char"/>
    <w:basedOn w:val="CommentTextChar"/>
    <w:link w:val="CommentSubject"/>
    <w:uiPriority w:val="99"/>
    <w:semiHidden/>
    <w:rsid w:val="001863C6"/>
    <w:rPr>
      <w:b/>
      <w:bCs/>
      <w:sz w:val="20"/>
      <w:szCs w:val="20"/>
    </w:rPr>
  </w:style>
  <w:style w:type="paragraph" w:customStyle="1" w:styleId="Default">
    <w:name w:val="Default"/>
    <w:rsid w:val="00DF1313"/>
    <w:pPr>
      <w:autoSpaceDE w:val="0"/>
      <w:autoSpaceDN w:val="0"/>
      <w:adjustRightInd w:val="0"/>
      <w:spacing w:after="0" w:line="240" w:lineRule="auto"/>
    </w:pPr>
    <w:rPr>
      <w:rFonts w:ascii="Arial" w:eastAsia="Times New Roman" w:hAnsi="Arial" w:cs="Arial"/>
      <w:color w:val="000000"/>
      <w:sz w:val="24"/>
      <w:szCs w:val="24"/>
      <w:lang w:val="en-US" w:eastAsia="en-IN"/>
    </w:rPr>
  </w:style>
  <w:style w:type="character" w:styleId="Strong">
    <w:name w:val="Strong"/>
    <w:uiPriority w:val="22"/>
    <w:qFormat/>
    <w:rsid w:val="009E6D7A"/>
    <w:rPr>
      <w:b/>
      <w:bCs/>
    </w:rPr>
  </w:style>
  <w:style w:type="paragraph" w:styleId="TOC1">
    <w:name w:val="toc 1"/>
    <w:basedOn w:val="Normal"/>
    <w:next w:val="Normal"/>
    <w:uiPriority w:val="39"/>
    <w:rsid w:val="00652E41"/>
    <w:pPr>
      <w:tabs>
        <w:tab w:val="left" w:pos="360"/>
        <w:tab w:val="right" w:leader="dot" w:pos="9360"/>
      </w:tabs>
      <w:suppressAutoHyphens/>
      <w:spacing w:before="60" w:after="0" w:line="220" w:lineRule="exact"/>
      <w:ind w:left="360" w:hanging="360"/>
      <w:jc w:val="both"/>
    </w:pPr>
    <w:rPr>
      <w:rFonts w:eastAsia="Times New Roman" w:cs="Times New Roman"/>
      <w:b/>
      <w:sz w:val="24"/>
      <w:szCs w:val="20"/>
      <w:lang w:eastAsia="ar-SA"/>
    </w:rPr>
  </w:style>
  <w:style w:type="paragraph" w:styleId="TOC2">
    <w:name w:val="toc 2"/>
    <w:basedOn w:val="Normal"/>
    <w:next w:val="Normal"/>
    <w:uiPriority w:val="39"/>
    <w:rsid w:val="00652E41"/>
    <w:pPr>
      <w:tabs>
        <w:tab w:val="right" w:leader="dot" w:pos="9360"/>
      </w:tabs>
      <w:suppressAutoHyphens/>
      <w:spacing w:after="0" w:line="220" w:lineRule="exact"/>
      <w:ind w:left="270"/>
      <w:jc w:val="both"/>
    </w:pPr>
    <w:rPr>
      <w:rFonts w:eastAsia="Times New Roman" w:cs="Times New Roman"/>
      <w:szCs w:val="20"/>
      <w:lang w:val="en-US" w:eastAsia="ar-SA"/>
    </w:rPr>
  </w:style>
  <w:style w:type="paragraph" w:styleId="TOC3">
    <w:name w:val="toc 3"/>
    <w:basedOn w:val="Normal"/>
    <w:next w:val="Normal"/>
    <w:uiPriority w:val="39"/>
    <w:rsid w:val="00652E41"/>
    <w:pPr>
      <w:tabs>
        <w:tab w:val="left" w:pos="1200"/>
        <w:tab w:val="right" w:leader="dot" w:pos="9360"/>
      </w:tabs>
      <w:suppressAutoHyphens/>
      <w:spacing w:after="0" w:line="240" w:lineRule="exact"/>
      <w:ind w:left="480"/>
    </w:pPr>
    <w:rPr>
      <w:rFonts w:eastAsia="Times New Roman" w:cs="Times New Roman"/>
      <w:szCs w:val="20"/>
      <w:lang w:eastAsia="ar-SA"/>
    </w:rPr>
  </w:style>
  <w:style w:type="paragraph" w:styleId="TOCHeading">
    <w:name w:val="TOC Heading"/>
    <w:basedOn w:val="Heading1"/>
    <w:next w:val="Normal"/>
    <w:uiPriority w:val="39"/>
    <w:unhideWhenUsed/>
    <w:qFormat/>
    <w:rsid w:val="00652E41"/>
    <w:pPr>
      <w:numPr>
        <w:numId w:val="0"/>
      </w:numPr>
      <w:suppressAutoHyphens w:val="0"/>
      <w:spacing w:after="0" w:line="276" w:lineRule="auto"/>
      <w:outlineLvl w:val="9"/>
    </w:pPr>
    <w:rPr>
      <w:rFonts w:ascii="Cambria" w:hAnsi="Cambria"/>
      <w:bCs/>
      <w:color w:val="365F91"/>
      <w:kern w:val="0"/>
      <w:sz w:val="28"/>
      <w:szCs w:val="28"/>
      <w:lang w:eastAsia="en-US"/>
    </w:rPr>
  </w:style>
  <w:style w:type="paragraph" w:styleId="Footer">
    <w:name w:val="footer"/>
    <w:basedOn w:val="Normal"/>
    <w:link w:val="FooterChar"/>
    <w:uiPriority w:val="99"/>
    <w:unhideWhenUsed/>
    <w:rsid w:val="00B74F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4FCA"/>
  </w:style>
  <w:style w:type="paragraph" w:styleId="BodyText3">
    <w:name w:val="Body Text 3"/>
    <w:basedOn w:val="Normal"/>
    <w:link w:val="BodyText3Char"/>
    <w:uiPriority w:val="99"/>
    <w:semiHidden/>
    <w:unhideWhenUsed/>
    <w:rsid w:val="0058182C"/>
    <w:pPr>
      <w:suppressAutoHyphens/>
      <w:spacing w:after="120" w:line="240" w:lineRule="exact"/>
    </w:pPr>
    <w:rPr>
      <w:rFonts w:eastAsia="Times New Roman" w:cs="Times New Roman"/>
      <w:sz w:val="16"/>
      <w:szCs w:val="16"/>
      <w:lang w:val="en-US" w:eastAsia="ar-SA"/>
    </w:rPr>
  </w:style>
  <w:style w:type="character" w:customStyle="1" w:styleId="BodyText3Char">
    <w:name w:val="Body Text 3 Char"/>
    <w:basedOn w:val="DefaultParagraphFont"/>
    <w:link w:val="BodyText3"/>
    <w:uiPriority w:val="99"/>
    <w:semiHidden/>
    <w:rsid w:val="0058182C"/>
    <w:rPr>
      <w:rFonts w:eastAsia="Times New Roman" w:cs="Times New Roman"/>
      <w:sz w:val="16"/>
      <w:szCs w:val="16"/>
      <w:lang w:val="en-US" w:eastAsia="ar-SA"/>
    </w:rPr>
  </w:style>
  <w:style w:type="paragraph" w:styleId="BalloonText">
    <w:name w:val="Balloon Text"/>
    <w:basedOn w:val="Normal"/>
    <w:link w:val="BalloonTextChar"/>
    <w:uiPriority w:val="99"/>
    <w:semiHidden/>
    <w:unhideWhenUsed/>
    <w:rsid w:val="00B574F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74FD"/>
    <w:rPr>
      <w:rFonts w:ascii="Segoe UI" w:hAnsi="Segoe UI" w:cs="Segoe UI"/>
      <w:sz w:val="18"/>
      <w:szCs w:val="18"/>
    </w:rPr>
  </w:style>
  <w:style w:type="paragraph" w:styleId="Revision">
    <w:name w:val="Revision"/>
    <w:hidden/>
    <w:uiPriority w:val="99"/>
    <w:semiHidden/>
    <w:rsid w:val="007D2504"/>
    <w:pPr>
      <w:spacing w:after="0" w:line="240" w:lineRule="auto"/>
    </w:pPr>
  </w:style>
  <w:style w:type="character" w:customStyle="1" w:styleId="cf01">
    <w:name w:val="cf01"/>
    <w:basedOn w:val="DefaultParagraphFont"/>
    <w:rsid w:val="00B472F7"/>
    <w:rPr>
      <w:rFonts w:ascii="Segoe UI" w:hAnsi="Segoe UI" w:cs="Segoe UI" w:hint="default"/>
      <w:sz w:val="18"/>
      <w:szCs w:val="18"/>
    </w:rPr>
  </w:style>
  <w:style w:type="paragraph" w:styleId="TOC5">
    <w:name w:val="toc 5"/>
    <w:basedOn w:val="Normal"/>
    <w:next w:val="Normal"/>
    <w:autoRedefine/>
    <w:uiPriority w:val="39"/>
    <w:semiHidden/>
    <w:unhideWhenUsed/>
    <w:rsid w:val="00E95E99"/>
    <w:pPr>
      <w:spacing w:after="100"/>
      <w:ind w:left="880"/>
    </w:pPr>
  </w:style>
  <w:style w:type="paragraph" w:customStyle="1" w:styleId="Clauses">
    <w:name w:val="Clauses"/>
    <w:basedOn w:val="BodyText"/>
    <w:autoRedefine/>
    <w:qFormat/>
    <w:rsid w:val="00E95E99"/>
    <w:pPr>
      <w:numPr>
        <w:numId w:val="13"/>
      </w:numPr>
      <w:tabs>
        <w:tab w:val="num" w:pos="432"/>
      </w:tabs>
      <w:spacing w:line="240" w:lineRule="auto"/>
      <w:ind w:left="432" w:hanging="432"/>
      <w:jc w:val="both"/>
    </w:pPr>
    <w:rPr>
      <w:rFonts w:ascii="Calibri" w:eastAsia="Arial Unicode MS" w:hAnsi="Calibri"/>
      <w:b/>
      <w:color w:val="000000" w:themeColor="text1"/>
      <w:u w:color="A5A5A5" w:themeColor="accent3"/>
      <w:lang w:val="en-GB" w:eastAsia="ko-KR"/>
    </w:rPr>
  </w:style>
  <w:style w:type="paragraph" w:customStyle="1" w:styleId="wordsection1">
    <w:name w:val="wordsection1"/>
    <w:basedOn w:val="Normal"/>
    <w:uiPriority w:val="99"/>
    <w:rsid w:val="00E0445C"/>
    <w:pPr>
      <w:spacing w:before="100" w:beforeAutospacing="1" w:after="100" w:afterAutospacing="1" w:line="240" w:lineRule="auto"/>
    </w:pPr>
    <w:rPr>
      <w:rFonts w:ascii="Times New Roman" w:eastAsia="Calibri" w:hAnsi="Times New Roman" w:cs="Times New Roman"/>
      <w:sz w:val="24"/>
      <w:szCs w:val="24"/>
      <w:lang w:val="en-US"/>
    </w:rPr>
  </w:style>
  <w:style w:type="character" w:styleId="FollowedHyperlink">
    <w:name w:val="FollowedHyperlink"/>
    <w:basedOn w:val="DefaultParagraphFont"/>
    <w:uiPriority w:val="99"/>
    <w:semiHidden/>
    <w:unhideWhenUsed/>
    <w:rsid w:val="0066766B"/>
    <w:rPr>
      <w:color w:val="954F72" w:themeColor="followedHyperlink"/>
      <w:u w:val="single"/>
    </w:rPr>
  </w:style>
  <w:style w:type="paragraph" w:styleId="ListBullet3">
    <w:name w:val="List Bullet 3"/>
    <w:basedOn w:val="BodyText"/>
    <w:rsid w:val="00427174"/>
    <w:pPr>
      <w:numPr>
        <w:numId w:val="23"/>
      </w:numPr>
      <w:tabs>
        <w:tab w:val="num" w:pos="360"/>
      </w:tabs>
      <w:spacing w:before="40" w:after="0" w:line="240" w:lineRule="auto"/>
    </w:pPr>
    <w:rPr>
      <w:rFonts w:ascii="Times" w:eastAsia="Times New Roman" w:hAnsi="Times" w:cs="Times New Roman"/>
      <w:sz w:val="24"/>
      <w:szCs w:val="24"/>
    </w:rPr>
  </w:style>
  <w:style w:type="paragraph" w:styleId="Caption">
    <w:name w:val="caption"/>
    <w:aliases w:val="Figure Caption"/>
    <w:basedOn w:val="Normal"/>
    <w:next w:val="Normal"/>
    <w:link w:val="CaptionChar"/>
    <w:uiPriority w:val="35"/>
    <w:unhideWhenUsed/>
    <w:qFormat/>
    <w:rsid w:val="00427174"/>
    <w:pPr>
      <w:spacing w:after="0" w:line="240" w:lineRule="auto"/>
    </w:pPr>
    <w:rPr>
      <w:rFonts w:ascii="Calibri" w:eastAsia="Times New Roman" w:hAnsi="Calibri" w:cs="Times New Roman"/>
      <w:b/>
      <w:bCs/>
      <w:color w:val="2F5496" w:themeColor="accent1" w:themeShade="BF"/>
      <w:sz w:val="16"/>
      <w:szCs w:val="16"/>
    </w:rPr>
  </w:style>
  <w:style w:type="character" w:customStyle="1" w:styleId="CaptionChar">
    <w:name w:val="Caption Char"/>
    <w:aliases w:val="Figure Caption Char"/>
    <w:basedOn w:val="DefaultParagraphFont"/>
    <w:link w:val="Caption"/>
    <w:uiPriority w:val="35"/>
    <w:rsid w:val="00427174"/>
    <w:rPr>
      <w:rFonts w:ascii="Calibri" w:eastAsia="Times New Roman" w:hAnsi="Calibri" w:cs="Times New Roman"/>
      <w:b/>
      <w:bCs/>
      <w:color w:val="2F5496" w:themeColor="accent1" w:themeShade="BF"/>
      <w:sz w:val="16"/>
      <w:szCs w:val="16"/>
    </w:rPr>
  </w:style>
  <w:style w:type="character" w:customStyle="1" w:styleId="Mention">
    <w:name w:val="Mention"/>
    <w:basedOn w:val="DefaultParagraphFont"/>
    <w:uiPriority w:val="99"/>
    <w:unhideWhenUsed/>
    <w:rsid w:val="00260C83"/>
    <w:rPr>
      <w:color w:val="2B579A"/>
      <w:shd w:val="clear" w:color="auto" w:fill="E1DFDD"/>
    </w:rPr>
  </w:style>
  <w:style w:type="character" w:customStyle="1" w:styleId="UnresolvedMention">
    <w:name w:val="Unresolved Mention"/>
    <w:basedOn w:val="DefaultParagraphFont"/>
    <w:uiPriority w:val="99"/>
    <w:semiHidden/>
    <w:unhideWhenUsed/>
    <w:rsid w:val="00260C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55037">
      <w:bodyDiv w:val="1"/>
      <w:marLeft w:val="0"/>
      <w:marRight w:val="0"/>
      <w:marTop w:val="0"/>
      <w:marBottom w:val="0"/>
      <w:divBdr>
        <w:top w:val="none" w:sz="0" w:space="0" w:color="auto"/>
        <w:left w:val="none" w:sz="0" w:space="0" w:color="auto"/>
        <w:bottom w:val="none" w:sz="0" w:space="0" w:color="auto"/>
        <w:right w:val="none" w:sz="0" w:space="0" w:color="auto"/>
      </w:divBdr>
    </w:div>
    <w:div w:id="6955414">
      <w:bodyDiv w:val="1"/>
      <w:marLeft w:val="0"/>
      <w:marRight w:val="0"/>
      <w:marTop w:val="0"/>
      <w:marBottom w:val="0"/>
      <w:divBdr>
        <w:top w:val="none" w:sz="0" w:space="0" w:color="auto"/>
        <w:left w:val="none" w:sz="0" w:space="0" w:color="auto"/>
        <w:bottom w:val="none" w:sz="0" w:space="0" w:color="auto"/>
        <w:right w:val="none" w:sz="0" w:space="0" w:color="auto"/>
      </w:divBdr>
    </w:div>
    <w:div w:id="9839125">
      <w:bodyDiv w:val="1"/>
      <w:marLeft w:val="0"/>
      <w:marRight w:val="0"/>
      <w:marTop w:val="0"/>
      <w:marBottom w:val="0"/>
      <w:divBdr>
        <w:top w:val="none" w:sz="0" w:space="0" w:color="auto"/>
        <w:left w:val="none" w:sz="0" w:space="0" w:color="auto"/>
        <w:bottom w:val="none" w:sz="0" w:space="0" w:color="auto"/>
        <w:right w:val="none" w:sz="0" w:space="0" w:color="auto"/>
      </w:divBdr>
    </w:div>
    <w:div w:id="33627237">
      <w:bodyDiv w:val="1"/>
      <w:marLeft w:val="0"/>
      <w:marRight w:val="0"/>
      <w:marTop w:val="0"/>
      <w:marBottom w:val="0"/>
      <w:divBdr>
        <w:top w:val="none" w:sz="0" w:space="0" w:color="auto"/>
        <w:left w:val="none" w:sz="0" w:space="0" w:color="auto"/>
        <w:bottom w:val="none" w:sz="0" w:space="0" w:color="auto"/>
        <w:right w:val="none" w:sz="0" w:space="0" w:color="auto"/>
      </w:divBdr>
    </w:div>
    <w:div w:id="44838861">
      <w:bodyDiv w:val="1"/>
      <w:marLeft w:val="0"/>
      <w:marRight w:val="0"/>
      <w:marTop w:val="0"/>
      <w:marBottom w:val="0"/>
      <w:divBdr>
        <w:top w:val="none" w:sz="0" w:space="0" w:color="auto"/>
        <w:left w:val="none" w:sz="0" w:space="0" w:color="auto"/>
        <w:bottom w:val="none" w:sz="0" w:space="0" w:color="auto"/>
        <w:right w:val="none" w:sz="0" w:space="0" w:color="auto"/>
      </w:divBdr>
    </w:div>
    <w:div w:id="44914848">
      <w:bodyDiv w:val="1"/>
      <w:marLeft w:val="0"/>
      <w:marRight w:val="0"/>
      <w:marTop w:val="0"/>
      <w:marBottom w:val="0"/>
      <w:divBdr>
        <w:top w:val="none" w:sz="0" w:space="0" w:color="auto"/>
        <w:left w:val="none" w:sz="0" w:space="0" w:color="auto"/>
        <w:bottom w:val="none" w:sz="0" w:space="0" w:color="auto"/>
        <w:right w:val="none" w:sz="0" w:space="0" w:color="auto"/>
      </w:divBdr>
    </w:div>
    <w:div w:id="52698744">
      <w:bodyDiv w:val="1"/>
      <w:marLeft w:val="0"/>
      <w:marRight w:val="0"/>
      <w:marTop w:val="0"/>
      <w:marBottom w:val="0"/>
      <w:divBdr>
        <w:top w:val="none" w:sz="0" w:space="0" w:color="auto"/>
        <w:left w:val="none" w:sz="0" w:space="0" w:color="auto"/>
        <w:bottom w:val="none" w:sz="0" w:space="0" w:color="auto"/>
        <w:right w:val="none" w:sz="0" w:space="0" w:color="auto"/>
      </w:divBdr>
    </w:div>
    <w:div w:id="54552433">
      <w:bodyDiv w:val="1"/>
      <w:marLeft w:val="0"/>
      <w:marRight w:val="0"/>
      <w:marTop w:val="0"/>
      <w:marBottom w:val="0"/>
      <w:divBdr>
        <w:top w:val="none" w:sz="0" w:space="0" w:color="auto"/>
        <w:left w:val="none" w:sz="0" w:space="0" w:color="auto"/>
        <w:bottom w:val="none" w:sz="0" w:space="0" w:color="auto"/>
        <w:right w:val="none" w:sz="0" w:space="0" w:color="auto"/>
      </w:divBdr>
    </w:div>
    <w:div w:id="69349390">
      <w:bodyDiv w:val="1"/>
      <w:marLeft w:val="0"/>
      <w:marRight w:val="0"/>
      <w:marTop w:val="0"/>
      <w:marBottom w:val="0"/>
      <w:divBdr>
        <w:top w:val="none" w:sz="0" w:space="0" w:color="auto"/>
        <w:left w:val="none" w:sz="0" w:space="0" w:color="auto"/>
        <w:bottom w:val="none" w:sz="0" w:space="0" w:color="auto"/>
        <w:right w:val="none" w:sz="0" w:space="0" w:color="auto"/>
      </w:divBdr>
    </w:div>
    <w:div w:id="98457252">
      <w:bodyDiv w:val="1"/>
      <w:marLeft w:val="0"/>
      <w:marRight w:val="0"/>
      <w:marTop w:val="0"/>
      <w:marBottom w:val="0"/>
      <w:divBdr>
        <w:top w:val="none" w:sz="0" w:space="0" w:color="auto"/>
        <w:left w:val="none" w:sz="0" w:space="0" w:color="auto"/>
        <w:bottom w:val="none" w:sz="0" w:space="0" w:color="auto"/>
        <w:right w:val="none" w:sz="0" w:space="0" w:color="auto"/>
      </w:divBdr>
    </w:div>
    <w:div w:id="114255197">
      <w:bodyDiv w:val="1"/>
      <w:marLeft w:val="0"/>
      <w:marRight w:val="0"/>
      <w:marTop w:val="0"/>
      <w:marBottom w:val="0"/>
      <w:divBdr>
        <w:top w:val="none" w:sz="0" w:space="0" w:color="auto"/>
        <w:left w:val="none" w:sz="0" w:space="0" w:color="auto"/>
        <w:bottom w:val="none" w:sz="0" w:space="0" w:color="auto"/>
        <w:right w:val="none" w:sz="0" w:space="0" w:color="auto"/>
      </w:divBdr>
    </w:div>
    <w:div w:id="118032399">
      <w:bodyDiv w:val="1"/>
      <w:marLeft w:val="0"/>
      <w:marRight w:val="0"/>
      <w:marTop w:val="0"/>
      <w:marBottom w:val="0"/>
      <w:divBdr>
        <w:top w:val="none" w:sz="0" w:space="0" w:color="auto"/>
        <w:left w:val="none" w:sz="0" w:space="0" w:color="auto"/>
        <w:bottom w:val="none" w:sz="0" w:space="0" w:color="auto"/>
        <w:right w:val="none" w:sz="0" w:space="0" w:color="auto"/>
      </w:divBdr>
    </w:div>
    <w:div w:id="133643500">
      <w:bodyDiv w:val="1"/>
      <w:marLeft w:val="0"/>
      <w:marRight w:val="0"/>
      <w:marTop w:val="0"/>
      <w:marBottom w:val="0"/>
      <w:divBdr>
        <w:top w:val="none" w:sz="0" w:space="0" w:color="auto"/>
        <w:left w:val="none" w:sz="0" w:space="0" w:color="auto"/>
        <w:bottom w:val="none" w:sz="0" w:space="0" w:color="auto"/>
        <w:right w:val="none" w:sz="0" w:space="0" w:color="auto"/>
      </w:divBdr>
    </w:div>
    <w:div w:id="158355623">
      <w:bodyDiv w:val="1"/>
      <w:marLeft w:val="0"/>
      <w:marRight w:val="0"/>
      <w:marTop w:val="0"/>
      <w:marBottom w:val="0"/>
      <w:divBdr>
        <w:top w:val="none" w:sz="0" w:space="0" w:color="auto"/>
        <w:left w:val="none" w:sz="0" w:space="0" w:color="auto"/>
        <w:bottom w:val="none" w:sz="0" w:space="0" w:color="auto"/>
        <w:right w:val="none" w:sz="0" w:space="0" w:color="auto"/>
      </w:divBdr>
    </w:div>
    <w:div w:id="172381718">
      <w:bodyDiv w:val="1"/>
      <w:marLeft w:val="0"/>
      <w:marRight w:val="0"/>
      <w:marTop w:val="0"/>
      <w:marBottom w:val="0"/>
      <w:divBdr>
        <w:top w:val="none" w:sz="0" w:space="0" w:color="auto"/>
        <w:left w:val="none" w:sz="0" w:space="0" w:color="auto"/>
        <w:bottom w:val="none" w:sz="0" w:space="0" w:color="auto"/>
        <w:right w:val="none" w:sz="0" w:space="0" w:color="auto"/>
      </w:divBdr>
    </w:div>
    <w:div w:id="207838102">
      <w:bodyDiv w:val="1"/>
      <w:marLeft w:val="0"/>
      <w:marRight w:val="0"/>
      <w:marTop w:val="0"/>
      <w:marBottom w:val="0"/>
      <w:divBdr>
        <w:top w:val="none" w:sz="0" w:space="0" w:color="auto"/>
        <w:left w:val="none" w:sz="0" w:space="0" w:color="auto"/>
        <w:bottom w:val="none" w:sz="0" w:space="0" w:color="auto"/>
        <w:right w:val="none" w:sz="0" w:space="0" w:color="auto"/>
      </w:divBdr>
    </w:div>
    <w:div w:id="221335973">
      <w:bodyDiv w:val="1"/>
      <w:marLeft w:val="0"/>
      <w:marRight w:val="0"/>
      <w:marTop w:val="0"/>
      <w:marBottom w:val="0"/>
      <w:divBdr>
        <w:top w:val="none" w:sz="0" w:space="0" w:color="auto"/>
        <w:left w:val="none" w:sz="0" w:space="0" w:color="auto"/>
        <w:bottom w:val="none" w:sz="0" w:space="0" w:color="auto"/>
        <w:right w:val="none" w:sz="0" w:space="0" w:color="auto"/>
      </w:divBdr>
    </w:div>
    <w:div w:id="227032454">
      <w:bodyDiv w:val="1"/>
      <w:marLeft w:val="0"/>
      <w:marRight w:val="0"/>
      <w:marTop w:val="0"/>
      <w:marBottom w:val="0"/>
      <w:divBdr>
        <w:top w:val="none" w:sz="0" w:space="0" w:color="auto"/>
        <w:left w:val="none" w:sz="0" w:space="0" w:color="auto"/>
        <w:bottom w:val="none" w:sz="0" w:space="0" w:color="auto"/>
        <w:right w:val="none" w:sz="0" w:space="0" w:color="auto"/>
      </w:divBdr>
    </w:div>
    <w:div w:id="267812421">
      <w:bodyDiv w:val="1"/>
      <w:marLeft w:val="0"/>
      <w:marRight w:val="0"/>
      <w:marTop w:val="0"/>
      <w:marBottom w:val="0"/>
      <w:divBdr>
        <w:top w:val="none" w:sz="0" w:space="0" w:color="auto"/>
        <w:left w:val="none" w:sz="0" w:space="0" w:color="auto"/>
        <w:bottom w:val="none" w:sz="0" w:space="0" w:color="auto"/>
        <w:right w:val="none" w:sz="0" w:space="0" w:color="auto"/>
      </w:divBdr>
    </w:div>
    <w:div w:id="276496518">
      <w:bodyDiv w:val="1"/>
      <w:marLeft w:val="0"/>
      <w:marRight w:val="0"/>
      <w:marTop w:val="0"/>
      <w:marBottom w:val="0"/>
      <w:divBdr>
        <w:top w:val="none" w:sz="0" w:space="0" w:color="auto"/>
        <w:left w:val="none" w:sz="0" w:space="0" w:color="auto"/>
        <w:bottom w:val="none" w:sz="0" w:space="0" w:color="auto"/>
        <w:right w:val="none" w:sz="0" w:space="0" w:color="auto"/>
      </w:divBdr>
    </w:div>
    <w:div w:id="288980528">
      <w:bodyDiv w:val="1"/>
      <w:marLeft w:val="0"/>
      <w:marRight w:val="0"/>
      <w:marTop w:val="0"/>
      <w:marBottom w:val="0"/>
      <w:divBdr>
        <w:top w:val="none" w:sz="0" w:space="0" w:color="auto"/>
        <w:left w:val="none" w:sz="0" w:space="0" w:color="auto"/>
        <w:bottom w:val="none" w:sz="0" w:space="0" w:color="auto"/>
        <w:right w:val="none" w:sz="0" w:space="0" w:color="auto"/>
      </w:divBdr>
    </w:div>
    <w:div w:id="291405744">
      <w:bodyDiv w:val="1"/>
      <w:marLeft w:val="0"/>
      <w:marRight w:val="0"/>
      <w:marTop w:val="0"/>
      <w:marBottom w:val="0"/>
      <w:divBdr>
        <w:top w:val="none" w:sz="0" w:space="0" w:color="auto"/>
        <w:left w:val="none" w:sz="0" w:space="0" w:color="auto"/>
        <w:bottom w:val="none" w:sz="0" w:space="0" w:color="auto"/>
        <w:right w:val="none" w:sz="0" w:space="0" w:color="auto"/>
      </w:divBdr>
    </w:div>
    <w:div w:id="312418203">
      <w:bodyDiv w:val="1"/>
      <w:marLeft w:val="0"/>
      <w:marRight w:val="0"/>
      <w:marTop w:val="0"/>
      <w:marBottom w:val="0"/>
      <w:divBdr>
        <w:top w:val="none" w:sz="0" w:space="0" w:color="auto"/>
        <w:left w:val="none" w:sz="0" w:space="0" w:color="auto"/>
        <w:bottom w:val="none" w:sz="0" w:space="0" w:color="auto"/>
        <w:right w:val="none" w:sz="0" w:space="0" w:color="auto"/>
      </w:divBdr>
    </w:div>
    <w:div w:id="329526165">
      <w:bodyDiv w:val="1"/>
      <w:marLeft w:val="0"/>
      <w:marRight w:val="0"/>
      <w:marTop w:val="0"/>
      <w:marBottom w:val="0"/>
      <w:divBdr>
        <w:top w:val="none" w:sz="0" w:space="0" w:color="auto"/>
        <w:left w:val="none" w:sz="0" w:space="0" w:color="auto"/>
        <w:bottom w:val="none" w:sz="0" w:space="0" w:color="auto"/>
        <w:right w:val="none" w:sz="0" w:space="0" w:color="auto"/>
      </w:divBdr>
    </w:div>
    <w:div w:id="333261639">
      <w:bodyDiv w:val="1"/>
      <w:marLeft w:val="0"/>
      <w:marRight w:val="0"/>
      <w:marTop w:val="0"/>
      <w:marBottom w:val="0"/>
      <w:divBdr>
        <w:top w:val="none" w:sz="0" w:space="0" w:color="auto"/>
        <w:left w:val="none" w:sz="0" w:space="0" w:color="auto"/>
        <w:bottom w:val="none" w:sz="0" w:space="0" w:color="auto"/>
        <w:right w:val="none" w:sz="0" w:space="0" w:color="auto"/>
      </w:divBdr>
    </w:div>
    <w:div w:id="333342925">
      <w:bodyDiv w:val="1"/>
      <w:marLeft w:val="0"/>
      <w:marRight w:val="0"/>
      <w:marTop w:val="0"/>
      <w:marBottom w:val="0"/>
      <w:divBdr>
        <w:top w:val="none" w:sz="0" w:space="0" w:color="auto"/>
        <w:left w:val="none" w:sz="0" w:space="0" w:color="auto"/>
        <w:bottom w:val="none" w:sz="0" w:space="0" w:color="auto"/>
        <w:right w:val="none" w:sz="0" w:space="0" w:color="auto"/>
      </w:divBdr>
    </w:div>
    <w:div w:id="333723530">
      <w:bodyDiv w:val="1"/>
      <w:marLeft w:val="0"/>
      <w:marRight w:val="0"/>
      <w:marTop w:val="0"/>
      <w:marBottom w:val="0"/>
      <w:divBdr>
        <w:top w:val="none" w:sz="0" w:space="0" w:color="auto"/>
        <w:left w:val="none" w:sz="0" w:space="0" w:color="auto"/>
        <w:bottom w:val="none" w:sz="0" w:space="0" w:color="auto"/>
        <w:right w:val="none" w:sz="0" w:space="0" w:color="auto"/>
      </w:divBdr>
    </w:div>
    <w:div w:id="335689716">
      <w:bodyDiv w:val="1"/>
      <w:marLeft w:val="0"/>
      <w:marRight w:val="0"/>
      <w:marTop w:val="0"/>
      <w:marBottom w:val="0"/>
      <w:divBdr>
        <w:top w:val="none" w:sz="0" w:space="0" w:color="auto"/>
        <w:left w:val="none" w:sz="0" w:space="0" w:color="auto"/>
        <w:bottom w:val="none" w:sz="0" w:space="0" w:color="auto"/>
        <w:right w:val="none" w:sz="0" w:space="0" w:color="auto"/>
      </w:divBdr>
    </w:div>
    <w:div w:id="340400289">
      <w:bodyDiv w:val="1"/>
      <w:marLeft w:val="0"/>
      <w:marRight w:val="0"/>
      <w:marTop w:val="0"/>
      <w:marBottom w:val="0"/>
      <w:divBdr>
        <w:top w:val="none" w:sz="0" w:space="0" w:color="auto"/>
        <w:left w:val="none" w:sz="0" w:space="0" w:color="auto"/>
        <w:bottom w:val="none" w:sz="0" w:space="0" w:color="auto"/>
        <w:right w:val="none" w:sz="0" w:space="0" w:color="auto"/>
      </w:divBdr>
    </w:div>
    <w:div w:id="349642443">
      <w:bodyDiv w:val="1"/>
      <w:marLeft w:val="0"/>
      <w:marRight w:val="0"/>
      <w:marTop w:val="0"/>
      <w:marBottom w:val="0"/>
      <w:divBdr>
        <w:top w:val="none" w:sz="0" w:space="0" w:color="auto"/>
        <w:left w:val="none" w:sz="0" w:space="0" w:color="auto"/>
        <w:bottom w:val="none" w:sz="0" w:space="0" w:color="auto"/>
        <w:right w:val="none" w:sz="0" w:space="0" w:color="auto"/>
      </w:divBdr>
    </w:div>
    <w:div w:id="351499232">
      <w:bodyDiv w:val="1"/>
      <w:marLeft w:val="0"/>
      <w:marRight w:val="0"/>
      <w:marTop w:val="0"/>
      <w:marBottom w:val="0"/>
      <w:divBdr>
        <w:top w:val="none" w:sz="0" w:space="0" w:color="auto"/>
        <w:left w:val="none" w:sz="0" w:space="0" w:color="auto"/>
        <w:bottom w:val="none" w:sz="0" w:space="0" w:color="auto"/>
        <w:right w:val="none" w:sz="0" w:space="0" w:color="auto"/>
      </w:divBdr>
    </w:div>
    <w:div w:id="353044602">
      <w:bodyDiv w:val="1"/>
      <w:marLeft w:val="0"/>
      <w:marRight w:val="0"/>
      <w:marTop w:val="0"/>
      <w:marBottom w:val="0"/>
      <w:divBdr>
        <w:top w:val="none" w:sz="0" w:space="0" w:color="auto"/>
        <w:left w:val="none" w:sz="0" w:space="0" w:color="auto"/>
        <w:bottom w:val="none" w:sz="0" w:space="0" w:color="auto"/>
        <w:right w:val="none" w:sz="0" w:space="0" w:color="auto"/>
      </w:divBdr>
    </w:div>
    <w:div w:id="357973572">
      <w:bodyDiv w:val="1"/>
      <w:marLeft w:val="0"/>
      <w:marRight w:val="0"/>
      <w:marTop w:val="0"/>
      <w:marBottom w:val="0"/>
      <w:divBdr>
        <w:top w:val="none" w:sz="0" w:space="0" w:color="auto"/>
        <w:left w:val="none" w:sz="0" w:space="0" w:color="auto"/>
        <w:bottom w:val="none" w:sz="0" w:space="0" w:color="auto"/>
        <w:right w:val="none" w:sz="0" w:space="0" w:color="auto"/>
      </w:divBdr>
    </w:div>
    <w:div w:id="367070407">
      <w:bodyDiv w:val="1"/>
      <w:marLeft w:val="0"/>
      <w:marRight w:val="0"/>
      <w:marTop w:val="0"/>
      <w:marBottom w:val="0"/>
      <w:divBdr>
        <w:top w:val="none" w:sz="0" w:space="0" w:color="auto"/>
        <w:left w:val="none" w:sz="0" w:space="0" w:color="auto"/>
        <w:bottom w:val="none" w:sz="0" w:space="0" w:color="auto"/>
        <w:right w:val="none" w:sz="0" w:space="0" w:color="auto"/>
      </w:divBdr>
    </w:div>
    <w:div w:id="389427964">
      <w:bodyDiv w:val="1"/>
      <w:marLeft w:val="0"/>
      <w:marRight w:val="0"/>
      <w:marTop w:val="0"/>
      <w:marBottom w:val="0"/>
      <w:divBdr>
        <w:top w:val="none" w:sz="0" w:space="0" w:color="auto"/>
        <w:left w:val="none" w:sz="0" w:space="0" w:color="auto"/>
        <w:bottom w:val="none" w:sz="0" w:space="0" w:color="auto"/>
        <w:right w:val="none" w:sz="0" w:space="0" w:color="auto"/>
      </w:divBdr>
    </w:div>
    <w:div w:id="392391845">
      <w:bodyDiv w:val="1"/>
      <w:marLeft w:val="0"/>
      <w:marRight w:val="0"/>
      <w:marTop w:val="0"/>
      <w:marBottom w:val="0"/>
      <w:divBdr>
        <w:top w:val="none" w:sz="0" w:space="0" w:color="auto"/>
        <w:left w:val="none" w:sz="0" w:space="0" w:color="auto"/>
        <w:bottom w:val="none" w:sz="0" w:space="0" w:color="auto"/>
        <w:right w:val="none" w:sz="0" w:space="0" w:color="auto"/>
      </w:divBdr>
    </w:div>
    <w:div w:id="407072482">
      <w:bodyDiv w:val="1"/>
      <w:marLeft w:val="0"/>
      <w:marRight w:val="0"/>
      <w:marTop w:val="0"/>
      <w:marBottom w:val="0"/>
      <w:divBdr>
        <w:top w:val="none" w:sz="0" w:space="0" w:color="auto"/>
        <w:left w:val="none" w:sz="0" w:space="0" w:color="auto"/>
        <w:bottom w:val="none" w:sz="0" w:space="0" w:color="auto"/>
        <w:right w:val="none" w:sz="0" w:space="0" w:color="auto"/>
      </w:divBdr>
    </w:div>
    <w:div w:id="420372894">
      <w:bodyDiv w:val="1"/>
      <w:marLeft w:val="0"/>
      <w:marRight w:val="0"/>
      <w:marTop w:val="0"/>
      <w:marBottom w:val="0"/>
      <w:divBdr>
        <w:top w:val="none" w:sz="0" w:space="0" w:color="auto"/>
        <w:left w:val="none" w:sz="0" w:space="0" w:color="auto"/>
        <w:bottom w:val="none" w:sz="0" w:space="0" w:color="auto"/>
        <w:right w:val="none" w:sz="0" w:space="0" w:color="auto"/>
      </w:divBdr>
    </w:div>
    <w:div w:id="431125854">
      <w:bodyDiv w:val="1"/>
      <w:marLeft w:val="0"/>
      <w:marRight w:val="0"/>
      <w:marTop w:val="0"/>
      <w:marBottom w:val="0"/>
      <w:divBdr>
        <w:top w:val="none" w:sz="0" w:space="0" w:color="auto"/>
        <w:left w:val="none" w:sz="0" w:space="0" w:color="auto"/>
        <w:bottom w:val="none" w:sz="0" w:space="0" w:color="auto"/>
        <w:right w:val="none" w:sz="0" w:space="0" w:color="auto"/>
      </w:divBdr>
    </w:div>
    <w:div w:id="459305881">
      <w:bodyDiv w:val="1"/>
      <w:marLeft w:val="0"/>
      <w:marRight w:val="0"/>
      <w:marTop w:val="0"/>
      <w:marBottom w:val="0"/>
      <w:divBdr>
        <w:top w:val="none" w:sz="0" w:space="0" w:color="auto"/>
        <w:left w:val="none" w:sz="0" w:space="0" w:color="auto"/>
        <w:bottom w:val="none" w:sz="0" w:space="0" w:color="auto"/>
        <w:right w:val="none" w:sz="0" w:space="0" w:color="auto"/>
      </w:divBdr>
    </w:div>
    <w:div w:id="459685099">
      <w:bodyDiv w:val="1"/>
      <w:marLeft w:val="0"/>
      <w:marRight w:val="0"/>
      <w:marTop w:val="0"/>
      <w:marBottom w:val="0"/>
      <w:divBdr>
        <w:top w:val="none" w:sz="0" w:space="0" w:color="auto"/>
        <w:left w:val="none" w:sz="0" w:space="0" w:color="auto"/>
        <w:bottom w:val="none" w:sz="0" w:space="0" w:color="auto"/>
        <w:right w:val="none" w:sz="0" w:space="0" w:color="auto"/>
      </w:divBdr>
    </w:div>
    <w:div w:id="459685812">
      <w:bodyDiv w:val="1"/>
      <w:marLeft w:val="0"/>
      <w:marRight w:val="0"/>
      <w:marTop w:val="0"/>
      <w:marBottom w:val="0"/>
      <w:divBdr>
        <w:top w:val="none" w:sz="0" w:space="0" w:color="auto"/>
        <w:left w:val="none" w:sz="0" w:space="0" w:color="auto"/>
        <w:bottom w:val="none" w:sz="0" w:space="0" w:color="auto"/>
        <w:right w:val="none" w:sz="0" w:space="0" w:color="auto"/>
      </w:divBdr>
    </w:div>
    <w:div w:id="471366529">
      <w:bodyDiv w:val="1"/>
      <w:marLeft w:val="0"/>
      <w:marRight w:val="0"/>
      <w:marTop w:val="0"/>
      <w:marBottom w:val="0"/>
      <w:divBdr>
        <w:top w:val="none" w:sz="0" w:space="0" w:color="auto"/>
        <w:left w:val="none" w:sz="0" w:space="0" w:color="auto"/>
        <w:bottom w:val="none" w:sz="0" w:space="0" w:color="auto"/>
        <w:right w:val="none" w:sz="0" w:space="0" w:color="auto"/>
      </w:divBdr>
    </w:div>
    <w:div w:id="488864933">
      <w:bodyDiv w:val="1"/>
      <w:marLeft w:val="0"/>
      <w:marRight w:val="0"/>
      <w:marTop w:val="0"/>
      <w:marBottom w:val="0"/>
      <w:divBdr>
        <w:top w:val="none" w:sz="0" w:space="0" w:color="auto"/>
        <w:left w:val="none" w:sz="0" w:space="0" w:color="auto"/>
        <w:bottom w:val="none" w:sz="0" w:space="0" w:color="auto"/>
        <w:right w:val="none" w:sz="0" w:space="0" w:color="auto"/>
      </w:divBdr>
    </w:div>
    <w:div w:id="490295093">
      <w:bodyDiv w:val="1"/>
      <w:marLeft w:val="0"/>
      <w:marRight w:val="0"/>
      <w:marTop w:val="0"/>
      <w:marBottom w:val="0"/>
      <w:divBdr>
        <w:top w:val="none" w:sz="0" w:space="0" w:color="auto"/>
        <w:left w:val="none" w:sz="0" w:space="0" w:color="auto"/>
        <w:bottom w:val="none" w:sz="0" w:space="0" w:color="auto"/>
        <w:right w:val="none" w:sz="0" w:space="0" w:color="auto"/>
      </w:divBdr>
    </w:div>
    <w:div w:id="496506488">
      <w:bodyDiv w:val="1"/>
      <w:marLeft w:val="0"/>
      <w:marRight w:val="0"/>
      <w:marTop w:val="0"/>
      <w:marBottom w:val="0"/>
      <w:divBdr>
        <w:top w:val="none" w:sz="0" w:space="0" w:color="auto"/>
        <w:left w:val="none" w:sz="0" w:space="0" w:color="auto"/>
        <w:bottom w:val="none" w:sz="0" w:space="0" w:color="auto"/>
        <w:right w:val="none" w:sz="0" w:space="0" w:color="auto"/>
      </w:divBdr>
    </w:div>
    <w:div w:id="514265564">
      <w:bodyDiv w:val="1"/>
      <w:marLeft w:val="0"/>
      <w:marRight w:val="0"/>
      <w:marTop w:val="0"/>
      <w:marBottom w:val="0"/>
      <w:divBdr>
        <w:top w:val="none" w:sz="0" w:space="0" w:color="auto"/>
        <w:left w:val="none" w:sz="0" w:space="0" w:color="auto"/>
        <w:bottom w:val="none" w:sz="0" w:space="0" w:color="auto"/>
        <w:right w:val="none" w:sz="0" w:space="0" w:color="auto"/>
      </w:divBdr>
    </w:div>
    <w:div w:id="550456532">
      <w:bodyDiv w:val="1"/>
      <w:marLeft w:val="0"/>
      <w:marRight w:val="0"/>
      <w:marTop w:val="0"/>
      <w:marBottom w:val="0"/>
      <w:divBdr>
        <w:top w:val="none" w:sz="0" w:space="0" w:color="auto"/>
        <w:left w:val="none" w:sz="0" w:space="0" w:color="auto"/>
        <w:bottom w:val="none" w:sz="0" w:space="0" w:color="auto"/>
        <w:right w:val="none" w:sz="0" w:space="0" w:color="auto"/>
      </w:divBdr>
    </w:div>
    <w:div w:id="551962873">
      <w:bodyDiv w:val="1"/>
      <w:marLeft w:val="0"/>
      <w:marRight w:val="0"/>
      <w:marTop w:val="0"/>
      <w:marBottom w:val="0"/>
      <w:divBdr>
        <w:top w:val="none" w:sz="0" w:space="0" w:color="auto"/>
        <w:left w:val="none" w:sz="0" w:space="0" w:color="auto"/>
        <w:bottom w:val="none" w:sz="0" w:space="0" w:color="auto"/>
        <w:right w:val="none" w:sz="0" w:space="0" w:color="auto"/>
      </w:divBdr>
    </w:div>
    <w:div w:id="556673407">
      <w:bodyDiv w:val="1"/>
      <w:marLeft w:val="0"/>
      <w:marRight w:val="0"/>
      <w:marTop w:val="0"/>
      <w:marBottom w:val="0"/>
      <w:divBdr>
        <w:top w:val="none" w:sz="0" w:space="0" w:color="auto"/>
        <w:left w:val="none" w:sz="0" w:space="0" w:color="auto"/>
        <w:bottom w:val="none" w:sz="0" w:space="0" w:color="auto"/>
        <w:right w:val="none" w:sz="0" w:space="0" w:color="auto"/>
      </w:divBdr>
    </w:div>
    <w:div w:id="586379670">
      <w:bodyDiv w:val="1"/>
      <w:marLeft w:val="0"/>
      <w:marRight w:val="0"/>
      <w:marTop w:val="0"/>
      <w:marBottom w:val="0"/>
      <w:divBdr>
        <w:top w:val="none" w:sz="0" w:space="0" w:color="auto"/>
        <w:left w:val="none" w:sz="0" w:space="0" w:color="auto"/>
        <w:bottom w:val="none" w:sz="0" w:space="0" w:color="auto"/>
        <w:right w:val="none" w:sz="0" w:space="0" w:color="auto"/>
      </w:divBdr>
    </w:div>
    <w:div w:id="606305185">
      <w:bodyDiv w:val="1"/>
      <w:marLeft w:val="0"/>
      <w:marRight w:val="0"/>
      <w:marTop w:val="0"/>
      <w:marBottom w:val="0"/>
      <w:divBdr>
        <w:top w:val="none" w:sz="0" w:space="0" w:color="auto"/>
        <w:left w:val="none" w:sz="0" w:space="0" w:color="auto"/>
        <w:bottom w:val="none" w:sz="0" w:space="0" w:color="auto"/>
        <w:right w:val="none" w:sz="0" w:space="0" w:color="auto"/>
      </w:divBdr>
    </w:div>
    <w:div w:id="631011855">
      <w:bodyDiv w:val="1"/>
      <w:marLeft w:val="0"/>
      <w:marRight w:val="0"/>
      <w:marTop w:val="0"/>
      <w:marBottom w:val="0"/>
      <w:divBdr>
        <w:top w:val="none" w:sz="0" w:space="0" w:color="auto"/>
        <w:left w:val="none" w:sz="0" w:space="0" w:color="auto"/>
        <w:bottom w:val="none" w:sz="0" w:space="0" w:color="auto"/>
        <w:right w:val="none" w:sz="0" w:space="0" w:color="auto"/>
      </w:divBdr>
    </w:div>
    <w:div w:id="667513400">
      <w:bodyDiv w:val="1"/>
      <w:marLeft w:val="0"/>
      <w:marRight w:val="0"/>
      <w:marTop w:val="0"/>
      <w:marBottom w:val="0"/>
      <w:divBdr>
        <w:top w:val="none" w:sz="0" w:space="0" w:color="auto"/>
        <w:left w:val="none" w:sz="0" w:space="0" w:color="auto"/>
        <w:bottom w:val="none" w:sz="0" w:space="0" w:color="auto"/>
        <w:right w:val="none" w:sz="0" w:space="0" w:color="auto"/>
      </w:divBdr>
    </w:div>
    <w:div w:id="668563197">
      <w:bodyDiv w:val="1"/>
      <w:marLeft w:val="0"/>
      <w:marRight w:val="0"/>
      <w:marTop w:val="0"/>
      <w:marBottom w:val="0"/>
      <w:divBdr>
        <w:top w:val="none" w:sz="0" w:space="0" w:color="auto"/>
        <w:left w:val="none" w:sz="0" w:space="0" w:color="auto"/>
        <w:bottom w:val="none" w:sz="0" w:space="0" w:color="auto"/>
        <w:right w:val="none" w:sz="0" w:space="0" w:color="auto"/>
      </w:divBdr>
    </w:div>
    <w:div w:id="672144562">
      <w:bodyDiv w:val="1"/>
      <w:marLeft w:val="0"/>
      <w:marRight w:val="0"/>
      <w:marTop w:val="0"/>
      <w:marBottom w:val="0"/>
      <w:divBdr>
        <w:top w:val="none" w:sz="0" w:space="0" w:color="auto"/>
        <w:left w:val="none" w:sz="0" w:space="0" w:color="auto"/>
        <w:bottom w:val="none" w:sz="0" w:space="0" w:color="auto"/>
        <w:right w:val="none" w:sz="0" w:space="0" w:color="auto"/>
      </w:divBdr>
    </w:div>
    <w:div w:id="676730029">
      <w:bodyDiv w:val="1"/>
      <w:marLeft w:val="0"/>
      <w:marRight w:val="0"/>
      <w:marTop w:val="0"/>
      <w:marBottom w:val="0"/>
      <w:divBdr>
        <w:top w:val="none" w:sz="0" w:space="0" w:color="auto"/>
        <w:left w:val="none" w:sz="0" w:space="0" w:color="auto"/>
        <w:bottom w:val="none" w:sz="0" w:space="0" w:color="auto"/>
        <w:right w:val="none" w:sz="0" w:space="0" w:color="auto"/>
      </w:divBdr>
    </w:div>
    <w:div w:id="683551839">
      <w:bodyDiv w:val="1"/>
      <w:marLeft w:val="0"/>
      <w:marRight w:val="0"/>
      <w:marTop w:val="0"/>
      <w:marBottom w:val="0"/>
      <w:divBdr>
        <w:top w:val="none" w:sz="0" w:space="0" w:color="auto"/>
        <w:left w:val="none" w:sz="0" w:space="0" w:color="auto"/>
        <w:bottom w:val="none" w:sz="0" w:space="0" w:color="auto"/>
        <w:right w:val="none" w:sz="0" w:space="0" w:color="auto"/>
      </w:divBdr>
    </w:div>
    <w:div w:id="689575685">
      <w:bodyDiv w:val="1"/>
      <w:marLeft w:val="0"/>
      <w:marRight w:val="0"/>
      <w:marTop w:val="0"/>
      <w:marBottom w:val="0"/>
      <w:divBdr>
        <w:top w:val="none" w:sz="0" w:space="0" w:color="auto"/>
        <w:left w:val="none" w:sz="0" w:space="0" w:color="auto"/>
        <w:bottom w:val="none" w:sz="0" w:space="0" w:color="auto"/>
        <w:right w:val="none" w:sz="0" w:space="0" w:color="auto"/>
      </w:divBdr>
    </w:div>
    <w:div w:id="707754908">
      <w:bodyDiv w:val="1"/>
      <w:marLeft w:val="0"/>
      <w:marRight w:val="0"/>
      <w:marTop w:val="0"/>
      <w:marBottom w:val="0"/>
      <w:divBdr>
        <w:top w:val="none" w:sz="0" w:space="0" w:color="auto"/>
        <w:left w:val="none" w:sz="0" w:space="0" w:color="auto"/>
        <w:bottom w:val="none" w:sz="0" w:space="0" w:color="auto"/>
        <w:right w:val="none" w:sz="0" w:space="0" w:color="auto"/>
      </w:divBdr>
    </w:div>
    <w:div w:id="709888806">
      <w:bodyDiv w:val="1"/>
      <w:marLeft w:val="0"/>
      <w:marRight w:val="0"/>
      <w:marTop w:val="0"/>
      <w:marBottom w:val="0"/>
      <w:divBdr>
        <w:top w:val="none" w:sz="0" w:space="0" w:color="auto"/>
        <w:left w:val="none" w:sz="0" w:space="0" w:color="auto"/>
        <w:bottom w:val="none" w:sz="0" w:space="0" w:color="auto"/>
        <w:right w:val="none" w:sz="0" w:space="0" w:color="auto"/>
      </w:divBdr>
    </w:div>
    <w:div w:id="718407775">
      <w:bodyDiv w:val="1"/>
      <w:marLeft w:val="0"/>
      <w:marRight w:val="0"/>
      <w:marTop w:val="0"/>
      <w:marBottom w:val="0"/>
      <w:divBdr>
        <w:top w:val="none" w:sz="0" w:space="0" w:color="auto"/>
        <w:left w:val="none" w:sz="0" w:space="0" w:color="auto"/>
        <w:bottom w:val="none" w:sz="0" w:space="0" w:color="auto"/>
        <w:right w:val="none" w:sz="0" w:space="0" w:color="auto"/>
      </w:divBdr>
    </w:div>
    <w:div w:id="718745139">
      <w:bodyDiv w:val="1"/>
      <w:marLeft w:val="0"/>
      <w:marRight w:val="0"/>
      <w:marTop w:val="0"/>
      <w:marBottom w:val="0"/>
      <w:divBdr>
        <w:top w:val="none" w:sz="0" w:space="0" w:color="auto"/>
        <w:left w:val="none" w:sz="0" w:space="0" w:color="auto"/>
        <w:bottom w:val="none" w:sz="0" w:space="0" w:color="auto"/>
        <w:right w:val="none" w:sz="0" w:space="0" w:color="auto"/>
      </w:divBdr>
    </w:div>
    <w:div w:id="726758431">
      <w:bodyDiv w:val="1"/>
      <w:marLeft w:val="0"/>
      <w:marRight w:val="0"/>
      <w:marTop w:val="0"/>
      <w:marBottom w:val="0"/>
      <w:divBdr>
        <w:top w:val="none" w:sz="0" w:space="0" w:color="auto"/>
        <w:left w:val="none" w:sz="0" w:space="0" w:color="auto"/>
        <w:bottom w:val="none" w:sz="0" w:space="0" w:color="auto"/>
        <w:right w:val="none" w:sz="0" w:space="0" w:color="auto"/>
      </w:divBdr>
    </w:div>
    <w:div w:id="758066787">
      <w:bodyDiv w:val="1"/>
      <w:marLeft w:val="0"/>
      <w:marRight w:val="0"/>
      <w:marTop w:val="0"/>
      <w:marBottom w:val="0"/>
      <w:divBdr>
        <w:top w:val="none" w:sz="0" w:space="0" w:color="auto"/>
        <w:left w:val="none" w:sz="0" w:space="0" w:color="auto"/>
        <w:bottom w:val="none" w:sz="0" w:space="0" w:color="auto"/>
        <w:right w:val="none" w:sz="0" w:space="0" w:color="auto"/>
      </w:divBdr>
    </w:div>
    <w:div w:id="769400689">
      <w:bodyDiv w:val="1"/>
      <w:marLeft w:val="0"/>
      <w:marRight w:val="0"/>
      <w:marTop w:val="0"/>
      <w:marBottom w:val="0"/>
      <w:divBdr>
        <w:top w:val="none" w:sz="0" w:space="0" w:color="auto"/>
        <w:left w:val="none" w:sz="0" w:space="0" w:color="auto"/>
        <w:bottom w:val="none" w:sz="0" w:space="0" w:color="auto"/>
        <w:right w:val="none" w:sz="0" w:space="0" w:color="auto"/>
      </w:divBdr>
    </w:div>
    <w:div w:id="808128417">
      <w:bodyDiv w:val="1"/>
      <w:marLeft w:val="0"/>
      <w:marRight w:val="0"/>
      <w:marTop w:val="0"/>
      <w:marBottom w:val="0"/>
      <w:divBdr>
        <w:top w:val="none" w:sz="0" w:space="0" w:color="auto"/>
        <w:left w:val="none" w:sz="0" w:space="0" w:color="auto"/>
        <w:bottom w:val="none" w:sz="0" w:space="0" w:color="auto"/>
        <w:right w:val="none" w:sz="0" w:space="0" w:color="auto"/>
      </w:divBdr>
    </w:div>
    <w:div w:id="827787964">
      <w:bodyDiv w:val="1"/>
      <w:marLeft w:val="0"/>
      <w:marRight w:val="0"/>
      <w:marTop w:val="0"/>
      <w:marBottom w:val="0"/>
      <w:divBdr>
        <w:top w:val="none" w:sz="0" w:space="0" w:color="auto"/>
        <w:left w:val="none" w:sz="0" w:space="0" w:color="auto"/>
        <w:bottom w:val="none" w:sz="0" w:space="0" w:color="auto"/>
        <w:right w:val="none" w:sz="0" w:space="0" w:color="auto"/>
      </w:divBdr>
    </w:div>
    <w:div w:id="830946564">
      <w:bodyDiv w:val="1"/>
      <w:marLeft w:val="0"/>
      <w:marRight w:val="0"/>
      <w:marTop w:val="0"/>
      <w:marBottom w:val="0"/>
      <w:divBdr>
        <w:top w:val="none" w:sz="0" w:space="0" w:color="auto"/>
        <w:left w:val="none" w:sz="0" w:space="0" w:color="auto"/>
        <w:bottom w:val="none" w:sz="0" w:space="0" w:color="auto"/>
        <w:right w:val="none" w:sz="0" w:space="0" w:color="auto"/>
      </w:divBdr>
    </w:div>
    <w:div w:id="831337306">
      <w:bodyDiv w:val="1"/>
      <w:marLeft w:val="0"/>
      <w:marRight w:val="0"/>
      <w:marTop w:val="0"/>
      <w:marBottom w:val="0"/>
      <w:divBdr>
        <w:top w:val="none" w:sz="0" w:space="0" w:color="auto"/>
        <w:left w:val="none" w:sz="0" w:space="0" w:color="auto"/>
        <w:bottom w:val="none" w:sz="0" w:space="0" w:color="auto"/>
        <w:right w:val="none" w:sz="0" w:space="0" w:color="auto"/>
      </w:divBdr>
    </w:div>
    <w:div w:id="851991672">
      <w:bodyDiv w:val="1"/>
      <w:marLeft w:val="0"/>
      <w:marRight w:val="0"/>
      <w:marTop w:val="0"/>
      <w:marBottom w:val="0"/>
      <w:divBdr>
        <w:top w:val="none" w:sz="0" w:space="0" w:color="auto"/>
        <w:left w:val="none" w:sz="0" w:space="0" w:color="auto"/>
        <w:bottom w:val="none" w:sz="0" w:space="0" w:color="auto"/>
        <w:right w:val="none" w:sz="0" w:space="0" w:color="auto"/>
      </w:divBdr>
    </w:div>
    <w:div w:id="879362993">
      <w:bodyDiv w:val="1"/>
      <w:marLeft w:val="0"/>
      <w:marRight w:val="0"/>
      <w:marTop w:val="0"/>
      <w:marBottom w:val="0"/>
      <w:divBdr>
        <w:top w:val="none" w:sz="0" w:space="0" w:color="auto"/>
        <w:left w:val="none" w:sz="0" w:space="0" w:color="auto"/>
        <w:bottom w:val="none" w:sz="0" w:space="0" w:color="auto"/>
        <w:right w:val="none" w:sz="0" w:space="0" w:color="auto"/>
      </w:divBdr>
    </w:div>
    <w:div w:id="897320121">
      <w:bodyDiv w:val="1"/>
      <w:marLeft w:val="0"/>
      <w:marRight w:val="0"/>
      <w:marTop w:val="0"/>
      <w:marBottom w:val="0"/>
      <w:divBdr>
        <w:top w:val="none" w:sz="0" w:space="0" w:color="auto"/>
        <w:left w:val="none" w:sz="0" w:space="0" w:color="auto"/>
        <w:bottom w:val="none" w:sz="0" w:space="0" w:color="auto"/>
        <w:right w:val="none" w:sz="0" w:space="0" w:color="auto"/>
      </w:divBdr>
    </w:div>
    <w:div w:id="908805908">
      <w:bodyDiv w:val="1"/>
      <w:marLeft w:val="0"/>
      <w:marRight w:val="0"/>
      <w:marTop w:val="0"/>
      <w:marBottom w:val="0"/>
      <w:divBdr>
        <w:top w:val="none" w:sz="0" w:space="0" w:color="auto"/>
        <w:left w:val="none" w:sz="0" w:space="0" w:color="auto"/>
        <w:bottom w:val="none" w:sz="0" w:space="0" w:color="auto"/>
        <w:right w:val="none" w:sz="0" w:space="0" w:color="auto"/>
      </w:divBdr>
    </w:div>
    <w:div w:id="915868517">
      <w:bodyDiv w:val="1"/>
      <w:marLeft w:val="0"/>
      <w:marRight w:val="0"/>
      <w:marTop w:val="0"/>
      <w:marBottom w:val="0"/>
      <w:divBdr>
        <w:top w:val="none" w:sz="0" w:space="0" w:color="auto"/>
        <w:left w:val="none" w:sz="0" w:space="0" w:color="auto"/>
        <w:bottom w:val="none" w:sz="0" w:space="0" w:color="auto"/>
        <w:right w:val="none" w:sz="0" w:space="0" w:color="auto"/>
      </w:divBdr>
    </w:div>
    <w:div w:id="943653937">
      <w:bodyDiv w:val="1"/>
      <w:marLeft w:val="0"/>
      <w:marRight w:val="0"/>
      <w:marTop w:val="0"/>
      <w:marBottom w:val="0"/>
      <w:divBdr>
        <w:top w:val="none" w:sz="0" w:space="0" w:color="auto"/>
        <w:left w:val="none" w:sz="0" w:space="0" w:color="auto"/>
        <w:bottom w:val="none" w:sz="0" w:space="0" w:color="auto"/>
        <w:right w:val="none" w:sz="0" w:space="0" w:color="auto"/>
      </w:divBdr>
    </w:div>
    <w:div w:id="948858211">
      <w:bodyDiv w:val="1"/>
      <w:marLeft w:val="0"/>
      <w:marRight w:val="0"/>
      <w:marTop w:val="0"/>
      <w:marBottom w:val="0"/>
      <w:divBdr>
        <w:top w:val="none" w:sz="0" w:space="0" w:color="auto"/>
        <w:left w:val="none" w:sz="0" w:space="0" w:color="auto"/>
        <w:bottom w:val="none" w:sz="0" w:space="0" w:color="auto"/>
        <w:right w:val="none" w:sz="0" w:space="0" w:color="auto"/>
      </w:divBdr>
    </w:div>
    <w:div w:id="952251780">
      <w:bodyDiv w:val="1"/>
      <w:marLeft w:val="0"/>
      <w:marRight w:val="0"/>
      <w:marTop w:val="0"/>
      <w:marBottom w:val="0"/>
      <w:divBdr>
        <w:top w:val="none" w:sz="0" w:space="0" w:color="auto"/>
        <w:left w:val="none" w:sz="0" w:space="0" w:color="auto"/>
        <w:bottom w:val="none" w:sz="0" w:space="0" w:color="auto"/>
        <w:right w:val="none" w:sz="0" w:space="0" w:color="auto"/>
      </w:divBdr>
    </w:div>
    <w:div w:id="959648766">
      <w:bodyDiv w:val="1"/>
      <w:marLeft w:val="0"/>
      <w:marRight w:val="0"/>
      <w:marTop w:val="0"/>
      <w:marBottom w:val="0"/>
      <w:divBdr>
        <w:top w:val="none" w:sz="0" w:space="0" w:color="auto"/>
        <w:left w:val="none" w:sz="0" w:space="0" w:color="auto"/>
        <w:bottom w:val="none" w:sz="0" w:space="0" w:color="auto"/>
        <w:right w:val="none" w:sz="0" w:space="0" w:color="auto"/>
      </w:divBdr>
    </w:div>
    <w:div w:id="968899728">
      <w:bodyDiv w:val="1"/>
      <w:marLeft w:val="0"/>
      <w:marRight w:val="0"/>
      <w:marTop w:val="0"/>
      <w:marBottom w:val="0"/>
      <w:divBdr>
        <w:top w:val="none" w:sz="0" w:space="0" w:color="auto"/>
        <w:left w:val="none" w:sz="0" w:space="0" w:color="auto"/>
        <w:bottom w:val="none" w:sz="0" w:space="0" w:color="auto"/>
        <w:right w:val="none" w:sz="0" w:space="0" w:color="auto"/>
      </w:divBdr>
    </w:div>
    <w:div w:id="975719132">
      <w:bodyDiv w:val="1"/>
      <w:marLeft w:val="0"/>
      <w:marRight w:val="0"/>
      <w:marTop w:val="0"/>
      <w:marBottom w:val="0"/>
      <w:divBdr>
        <w:top w:val="none" w:sz="0" w:space="0" w:color="auto"/>
        <w:left w:val="none" w:sz="0" w:space="0" w:color="auto"/>
        <w:bottom w:val="none" w:sz="0" w:space="0" w:color="auto"/>
        <w:right w:val="none" w:sz="0" w:space="0" w:color="auto"/>
      </w:divBdr>
    </w:div>
    <w:div w:id="988704172">
      <w:bodyDiv w:val="1"/>
      <w:marLeft w:val="0"/>
      <w:marRight w:val="0"/>
      <w:marTop w:val="0"/>
      <w:marBottom w:val="0"/>
      <w:divBdr>
        <w:top w:val="none" w:sz="0" w:space="0" w:color="auto"/>
        <w:left w:val="none" w:sz="0" w:space="0" w:color="auto"/>
        <w:bottom w:val="none" w:sz="0" w:space="0" w:color="auto"/>
        <w:right w:val="none" w:sz="0" w:space="0" w:color="auto"/>
      </w:divBdr>
    </w:div>
    <w:div w:id="1025450076">
      <w:bodyDiv w:val="1"/>
      <w:marLeft w:val="0"/>
      <w:marRight w:val="0"/>
      <w:marTop w:val="0"/>
      <w:marBottom w:val="0"/>
      <w:divBdr>
        <w:top w:val="none" w:sz="0" w:space="0" w:color="auto"/>
        <w:left w:val="none" w:sz="0" w:space="0" w:color="auto"/>
        <w:bottom w:val="none" w:sz="0" w:space="0" w:color="auto"/>
        <w:right w:val="none" w:sz="0" w:space="0" w:color="auto"/>
      </w:divBdr>
    </w:div>
    <w:div w:id="1058239082">
      <w:bodyDiv w:val="1"/>
      <w:marLeft w:val="0"/>
      <w:marRight w:val="0"/>
      <w:marTop w:val="0"/>
      <w:marBottom w:val="0"/>
      <w:divBdr>
        <w:top w:val="none" w:sz="0" w:space="0" w:color="auto"/>
        <w:left w:val="none" w:sz="0" w:space="0" w:color="auto"/>
        <w:bottom w:val="none" w:sz="0" w:space="0" w:color="auto"/>
        <w:right w:val="none" w:sz="0" w:space="0" w:color="auto"/>
      </w:divBdr>
    </w:div>
    <w:div w:id="1078133817">
      <w:bodyDiv w:val="1"/>
      <w:marLeft w:val="0"/>
      <w:marRight w:val="0"/>
      <w:marTop w:val="0"/>
      <w:marBottom w:val="0"/>
      <w:divBdr>
        <w:top w:val="none" w:sz="0" w:space="0" w:color="auto"/>
        <w:left w:val="none" w:sz="0" w:space="0" w:color="auto"/>
        <w:bottom w:val="none" w:sz="0" w:space="0" w:color="auto"/>
        <w:right w:val="none" w:sz="0" w:space="0" w:color="auto"/>
      </w:divBdr>
    </w:div>
    <w:div w:id="1089691266">
      <w:bodyDiv w:val="1"/>
      <w:marLeft w:val="0"/>
      <w:marRight w:val="0"/>
      <w:marTop w:val="0"/>
      <w:marBottom w:val="0"/>
      <w:divBdr>
        <w:top w:val="none" w:sz="0" w:space="0" w:color="auto"/>
        <w:left w:val="none" w:sz="0" w:space="0" w:color="auto"/>
        <w:bottom w:val="none" w:sz="0" w:space="0" w:color="auto"/>
        <w:right w:val="none" w:sz="0" w:space="0" w:color="auto"/>
      </w:divBdr>
    </w:div>
    <w:div w:id="1118331656">
      <w:bodyDiv w:val="1"/>
      <w:marLeft w:val="0"/>
      <w:marRight w:val="0"/>
      <w:marTop w:val="0"/>
      <w:marBottom w:val="0"/>
      <w:divBdr>
        <w:top w:val="none" w:sz="0" w:space="0" w:color="auto"/>
        <w:left w:val="none" w:sz="0" w:space="0" w:color="auto"/>
        <w:bottom w:val="none" w:sz="0" w:space="0" w:color="auto"/>
        <w:right w:val="none" w:sz="0" w:space="0" w:color="auto"/>
      </w:divBdr>
    </w:div>
    <w:div w:id="1139958997">
      <w:bodyDiv w:val="1"/>
      <w:marLeft w:val="0"/>
      <w:marRight w:val="0"/>
      <w:marTop w:val="0"/>
      <w:marBottom w:val="0"/>
      <w:divBdr>
        <w:top w:val="none" w:sz="0" w:space="0" w:color="auto"/>
        <w:left w:val="none" w:sz="0" w:space="0" w:color="auto"/>
        <w:bottom w:val="none" w:sz="0" w:space="0" w:color="auto"/>
        <w:right w:val="none" w:sz="0" w:space="0" w:color="auto"/>
      </w:divBdr>
    </w:div>
    <w:div w:id="1159227663">
      <w:bodyDiv w:val="1"/>
      <w:marLeft w:val="0"/>
      <w:marRight w:val="0"/>
      <w:marTop w:val="0"/>
      <w:marBottom w:val="0"/>
      <w:divBdr>
        <w:top w:val="none" w:sz="0" w:space="0" w:color="auto"/>
        <w:left w:val="none" w:sz="0" w:space="0" w:color="auto"/>
        <w:bottom w:val="none" w:sz="0" w:space="0" w:color="auto"/>
        <w:right w:val="none" w:sz="0" w:space="0" w:color="auto"/>
      </w:divBdr>
    </w:div>
    <w:div w:id="1175727887">
      <w:bodyDiv w:val="1"/>
      <w:marLeft w:val="0"/>
      <w:marRight w:val="0"/>
      <w:marTop w:val="0"/>
      <w:marBottom w:val="0"/>
      <w:divBdr>
        <w:top w:val="none" w:sz="0" w:space="0" w:color="auto"/>
        <w:left w:val="none" w:sz="0" w:space="0" w:color="auto"/>
        <w:bottom w:val="none" w:sz="0" w:space="0" w:color="auto"/>
        <w:right w:val="none" w:sz="0" w:space="0" w:color="auto"/>
      </w:divBdr>
    </w:div>
    <w:div w:id="1188179220">
      <w:bodyDiv w:val="1"/>
      <w:marLeft w:val="0"/>
      <w:marRight w:val="0"/>
      <w:marTop w:val="0"/>
      <w:marBottom w:val="0"/>
      <w:divBdr>
        <w:top w:val="none" w:sz="0" w:space="0" w:color="auto"/>
        <w:left w:val="none" w:sz="0" w:space="0" w:color="auto"/>
        <w:bottom w:val="none" w:sz="0" w:space="0" w:color="auto"/>
        <w:right w:val="none" w:sz="0" w:space="0" w:color="auto"/>
      </w:divBdr>
    </w:div>
    <w:div w:id="1191457211">
      <w:bodyDiv w:val="1"/>
      <w:marLeft w:val="0"/>
      <w:marRight w:val="0"/>
      <w:marTop w:val="0"/>
      <w:marBottom w:val="0"/>
      <w:divBdr>
        <w:top w:val="none" w:sz="0" w:space="0" w:color="auto"/>
        <w:left w:val="none" w:sz="0" w:space="0" w:color="auto"/>
        <w:bottom w:val="none" w:sz="0" w:space="0" w:color="auto"/>
        <w:right w:val="none" w:sz="0" w:space="0" w:color="auto"/>
      </w:divBdr>
    </w:div>
    <w:div w:id="1195189029">
      <w:bodyDiv w:val="1"/>
      <w:marLeft w:val="0"/>
      <w:marRight w:val="0"/>
      <w:marTop w:val="0"/>
      <w:marBottom w:val="0"/>
      <w:divBdr>
        <w:top w:val="none" w:sz="0" w:space="0" w:color="auto"/>
        <w:left w:val="none" w:sz="0" w:space="0" w:color="auto"/>
        <w:bottom w:val="none" w:sz="0" w:space="0" w:color="auto"/>
        <w:right w:val="none" w:sz="0" w:space="0" w:color="auto"/>
      </w:divBdr>
    </w:div>
    <w:div w:id="1200824462">
      <w:bodyDiv w:val="1"/>
      <w:marLeft w:val="0"/>
      <w:marRight w:val="0"/>
      <w:marTop w:val="0"/>
      <w:marBottom w:val="0"/>
      <w:divBdr>
        <w:top w:val="none" w:sz="0" w:space="0" w:color="auto"/>
        <w:left w:val="none" w:sz="0" w:space="0" w:color="auto"/>
        <w:bottom w:val="none" w:sz="0" w:space="0" w:color="auto"/>
        <w:right w:val="none" w:sz="0" w:space="0" w:color="auto"/>
      </w:divBdr>
    </w:div>
    <w:div w:id="1215004515">
      <w:bodyDiv w:val="1"/>
      <w:marLeft w:val="0"/>
      <w:marRight w:val="0"/>
      <w:marTop w:val="0"/>
      <w:marBottom w:val="0"/>
      <w:divBdr>
        <w:top w:val="none" w:sz="0" w:space="0" w:color="auto"/>
        <w:left w:val="none" w:sz="0" w:space="0" w:color="auto"/>
        <w:bottom w:val="none" w:sz="0" w:space="0" w:color="auto"/>
        <w:right w:val="none" w:sz="0" w:space="0" w:color="auto"/>
      </w:divBdr>
    </w:div>
    <w:div w:id="1236672826">
      <w:bodyDiv w:val="1"/>
      <w:marLeft w:val="0"/>
      <w:marRight w:val="0"/>
      <w:marTop w:val="0"/>
      <w:marBottom w:val="0"/>
      <w:divBdr>
        <w:top w:val="none" w:sz="0" w:space="0" w:color="auto"/>
        <w:left w:val="none" w:sz="0" w:space="0" w:color="auto"/>
        <w:bottom w:val="none" w:sz="0" w:space="0" w:color="auto"/>
        <w:right w:val="none" w:sz="0" w:space="0" w:color="auto"/>
      </w:divBdr>
    </w:div>
    <w:div w:id="1239246622">
      <w:bodyDiv w:val="1"/>
      <w:marLeft w:val="0"/>
      <w:marRight w:val="0"/>
      <w:marTop w:val="0"/>
      <w:marBottom w:val="0"/>
      <w:divBdr>
        <w:top w:val="none" w:sz="0" w:space="0" w:color="auto"/>
        <w:left w:val="none" w:sz="0" w:space="0" w:color="auto"/>
        <w:bottom w:val="none" w:sz="0" w:space="0" w:color="auto"/>
        <w:right w:val="none" w:sz="0" w:space="0" w:color="auto"/>
      </w:divBdr>
    </w:div>
    <w:div w:id="1239440945">
      <w:bodyDiv w:val="1"/>
      <w:marLeft w:val="0"/>
      <w:marRight w:val="0"/>
      <w:marTop w:val="0"/>
      <w:marBottom w:val="0"/>
      <w:divBdr>
        <w:top w:val="none" w:sz="0" w:space="0" w:color="auto"/>
        <w:left w:val="none" w:sz="0" w:space="0" w:color="auto"/>
        <w:bottom w:val="none" w:sz="0" w:space="0" w:color="auto"/>
        <w:right w:val="none" w:sz="0" w:space="0" w:color="auto"/>
      </w:divBdr>
    </w:div>
    <w:div w:id="1243612466">
      <w:bodyDiv w:val="1"/>
      <w:marLeft w:val="0"/>
      <w:marRight w:val="0"/>
      <w:marTop w:val="0"/>
      <w:marBottom w:val="0"/>
      <w:divBdr>
        <w:top w:val="none" w:sz="0" w:space="0" w:color="auto"/>
        <w:left w:val="none" w:sz="0" w:space="0" w:color="auto"/>
        <w:bottom w:val="none" w:sz="0" w:space="0" w:color="auto"/>
        <w:right w:val="none" w:sz="0" w:space="0" w:color="auto"/>
      </w:divBdr>
    </w:div>
    <w:div w:id="1248609504">
      <w:bodyDiv w:val="1"/>
      <w:marLeft w:val="0"/>
      <w:marRight w:val="0"/>
      <w:marTop w:val="0"/>
      <w:marBottom w:val="0"/>
      <w:divBdr>
        <w:top w:val="none" w:sz="0" w:space="0" w:color="auto"/>
        <w:left w:val="none" w:sz="0" w:space="0" w:color="auto"/>
        <w:bottom w:val="none" w:sz="0" w:space="0" w:color="auto"/>
        <w:right w:val="none" w:sz="0" w:space="0" w:color="auto"/>
      </w:divBdr>
    </w:div>
    <w:div w:id="1259557137">
      <w:bodyDiv w:val="1"/>
      <w:marLeft w:val="0"/>
      <w:marRight w:val="0"/>
      <w:marTop w:val="0"/>
      <w:marBottom w:val="0"/>
      <w:divBdr>
        <w:top w:val="none" w:sz="0" w:space="0" w:color="auto"/>
        <w:left w:val="none" w:sz="0" w:space="0" w:color="auto"/>
        <w:bottom w:val="none" w:sz="0" w:space="0" w:color="auto"/>
        <w:right w:val="none" w:sz="0" w:space="0" w:color="auto"/>
      </w:divBdr>
    </w:div>
    <w:div w:id="1259755349">
      <w:bodyDiv w:val="1"/>
      <w:marLeft w:val="0"/>
      <w:marRight w:val="0"/>
      <w:marTop w:val="0"/>
      <w:marBottom w:val="0"/>
      <w:divBdr>
        <w:top w:val="none" w:sz="0" w:space="0" w:color="auto"/>
        <w:left w:val="none" w:sz="0" w:space="0" w:color="auto"/>
        <w:bottom w:val="none" w:sz="0" w:space="0" w:color="auto"/>
        <w:right w:val="none" w:sz="0" w:space="0" w:color="auto"/>
      </w:divBdr>
    </w:div>
    <w:div w:id="1267884632">
      <w:bodyDiv w:val="1"/>
      <w:marLeft w:val="0"/>
      <w:marRight w:val="0"/>
      <w:marTop w:val="0"/>
      <w:marBottom w:val="0"/>
      <w:divBdr>
        <w:top w:val="none" w:sz="0" w:space="0" w:color="auto"/>
        <w:left w:val="none" w:sz="0" w:space="0" w:color="auto"/>
        <w:bottom w:val="none" w:sz="0" w:space="0" w:color="auto"/>
        <w:right w:val="none" w:sz="0" w:space="0" w:color="auto"/>
      </w:divBdr>
    </w:div>
    <w:div w:id="1275332097">
      <w:bodyDiv w:val="1"/>
      <w:marLeft w:val="0"/>
      <w:marRight w:val="0"/>
      <w:marTop w:val="0"/>
      <w:marBottom w:val="0"/>
      <w:divBdr>
        <w:top w:val="none" w:sz="0" w:space="0" w:color="auto"/>
        <w:left w:val="none" w:sz="0" w:space="0" w:color="auto"/>
        <w:bottom w:val="none" w:sz="0" w:space="0" w:color="auto"/>
        <w:right w:val="none" w:sz="0" w:space="0" w:color="auto"/>
      </w:divBdr>
    </w:div>
    <w:div w:id="1278220078">
      <w:bodyDiv w:val="1"/>
      <w:marLeft w:val="0"/>
      <w:marRight w:val="0"/>
      <w:marTop w:val="0"/>
      <w:marBottom w:val="0"/>
      <w:divBdr>
        <w:top w:val="none" w:sz="0" w:space="0" w:color="auto"/>
        <w:left w:val="none" w:sz="0" w:space="0" w:color="auto"/>
        <w:bottom w:val="none" w:sz="0" w:space="0" w:color="auto"/>
        <w:right w:val="none" w:sz="0" w:space="0" w:color="auto"/>
      </w:divBdr>
    </w:div>
    <w:div w:id="1284265034">
      <w:bodyDiv w:val="1"/>
      <w:marLeft w:val="0"/>
      <w:marRight w:val="0"/>
      <w:marTop w:val="0"/>
      <w:marBottom w:val="0"/>
      <w:divBdr>
        <w:top w:val="none" w:sz="0" w:space="0" w:color="auto"/>
        <w:left w:val="none" w:sz="0" w:space="0" w:color="auto"/>
        <w:bottom w:val="none" w:sz="0" w:space="0" w:color="auto"/>
        <w:right w:val="none" w:sz="0" w:space="0" w:color="auto"/>
      </w:divBdr>
    </w:div>
    <w:div w:id="1284313813">
      <w:bodyDiv w:val="1"/>
      <w:marLeft w:val="0"/>
      <w:marRight w:val="0"/>
      <w:marTop w:val="0"/>
      <w:marBottom w:val="0"/>
      <w:divBdr>
        <w:top w:val="none" w:sz="0" w:space="0" w:color="auto"/>
        <w:left w:val="none" w:sz="0" w:space="0" w:color="auto"/>
        <w:bottom w:val="none" w:sz="0" w:space="0" w:color="auto"/>
        <w:right w:val="none" w:sz="0" w:space="0" w:color="auto"/>
      </w:divBdr>
    </w:div>
    <w:div w:id="1300959555">
      <w:bodyDiv w:val="1"/>
      <w:marLeft w:val="0"/>
      <w:marRight w:val="0"/>
      <w:marTop w:val="0"/>
      <w:marBottom w:val="0"/>
      <w:divBdr>
        <w:top w:val="none" w:sz="0" w:space="0" w:color="auto"/>
        <w:left w:val="none" w:sz="0" w:space="0" w:color="auto"/>
        <w:bottom w:val="none" w:sz="0" w:space="0" w:color="auto"/>
        <w:right w:val="none" w:sz="0" w:space="0" w:color="auto"/>
      </w:divBdr>
    </w:div>
    <w:div w:id="1304459960">
      <w:bodyDiv w:val="1"/>
      <w:marLeft w:val="0"/>
      <w:marRight w:val="0"/>
      <w:marTop w:val="0"/>
      <w:marBottom w:val="0"/>
      <w:divBdr>
        <w:top w:val="none" w:sz="0" w:space="0" w:color="auto"/>
        <w:left w:val="none" w:sz="0" w:space="0" w:color="auto"/>
        <w:bottom w:val="none" w:sz="0" w:space="0" w:color="auto"/>
        <w:right w:val="none" w:sz="0" w:space="0" w:color="auto"/>
      </w:divBdr>
    </w:div>
    <w:div w:id="1342202284">
      <w:bodyDiv w:val="1"/>
      <w:marLeft w:val="0"/>
      <w:marRight w:val="0"/>
      <w:marTop w:val="0"/>
      <w:marBottom w:val="0"/>
      <w:divBdr>
        <w:top w:val="none" w:sz="0" w:space="0" w:color="auto"/>
        <w:left w:val="none" w:sz="0" w:space="0" w:color="auto"/>
        <w:bottom w:val="none" w:sz="0" w:space="0" w:color="auto"/>
        <w:right w:val="none" w:sz="0" w:space="0" w:color="auto"/>
      </w:divBdr>
    </w:div>
    <w:div w:id="1348411993">
      <w:bodyDiv w:val="1"/>
      <w:marLeft w:val="0"/>
      <w:marRight w:val="0"/>
      <w:marTop w:val="0"/>
      <w:marBottom w:val="0"/>
      <w:divBdr>
        <w:top w:val="none" w:sz="0" w:space="0" w:color="auto"/>
        <w:left w:val="none" w:sz="0" w:space="0" w:color="auto"/>
        <w:bottom w:val="none" w:sz="0" w:space="0" w:color="auto"/>
        <w:right w:val="none" w:sz="0" w:space="0" w:color="auto"/>
      </w:divBdr>
    </w:div>
    <w:div w:id="1373267933">
      <w:bodyDiv w:val="1"/>
      <w:marLeft w:val="0"/>
      <w:marRight w:val="0"/>
      <w:marTop w:val="0"/>
      <w:marBottom w:val="0"/>
      <w:divBdr>
        <w:top w:val="none" w:sz="0" w:space="0" w:color="auto"/>
        <w:left w:val="none" w:sz="0" w:space="0" w:color="auto"/>
        <w:bottom w:val="none" w:sz="0" w:space="0" w:color="auto"/>
        <w:right w:val="none" w:sz="0" w:space="0" w:color="auto"/>
      </w:divBdr>
    </w:div>
    <w:div w:id="1415280572">
      <w:bodyDiv w:val="1"/>
      <w:marLeft w:val="0"/>
      <w:marRight w:val="0"/>
      <w:marTop w:val="0"/>
      <w:marBottom w:val="0"/>
      <w:divBdr>
        <w:top w:val="none" w:sz="0" w:space="0" w:color="auto"/>
        <w:left w:val="none" w:sz="0" w:space="0" w:color="auto"/>
        <w:bottom w:val="none" w:sz="0" w:space="0" w:color="auto"/>
        <w:right w:val="none" w:sz="0" w:space="0" w:color="auto"/>
      </w:divBdr>
    </w:div>
    <w:div w:id="1439060368">
      <w:bodyDiv w:val="1"/>
      <w:marLeft w:val="0"/>
      <w:marRight w:val="0"/>
      <w:marTop w:val="0"/>
      <w:marBottom w:val="0"/>
      <w:divBdr>
        <w:top w:val="none" w:sz="0" w:space="0" w:color="auto"/>
        <w:left w:val="none" w:sz="0" w:space="0" w:color="auto"/>
        <w:bottom w:val="none" w:sz="0" w:space="0" w:color="auto"/>
        <w:right w:val="none" w:sz="0" w:space="0" w:color="auto"/>
      </w:divBdr>
    </w:div>
    <w:div w:id="1446921030">
      <w:bodyDiv w:val="1"/>
      <w:marLeft w:val="0"/>
      <w:marRight w:val="0"/>
      <w:marTop w:val="0"/>
      <w:marBottom w:val="0"/>
      <w:divBdr>
        <w:top w:val="none" w:sz="0" w:space="0" w:color="auto"/>
        <w:left w:val="none" w:sz="0" w:space="0" w:color="auto"/>
        <w:bottom w:val="none" w:sz="0" w:space="0" w:color="auto"/>
        <w:right w:val="none" w:sz="0" w:space="0" w:color="auto"/>
      </w:divBdr>
    </w:div>
    <w:div w:id="1449854149">
      <w:bodyDiv w:val="1"/>
      <w:marLeft w:val="0"/>
      <w:marRight w:val="0"/>
      <w:marTop w:val="0"/>
      <w:marBottom w:val="0"/>
      <w:divBdr>
        <w:top w:val="none" w:sz="0" w:space="0" w:color="auto"/>
        <w:left w:val="none" w:sz="0" w:space="0" w:color="auto"/>
        <w:bottom w:val="none" w:sz="0" w:space="0" w:color="auto"/>
        <w:right w:val="none" w:sz="0" w:space="0" w:color="auto"/>
      </w:divBdr>
    </w:div>
    <w:div w:id="1458404329">
      <w:bodyDiv w:val="1"/>
      <w:marLeft w:val="0"/>
      <w:marRight w:val="0"/>
      <w:marTop w:val="0"/>
      <w:marBottom w:val="0"/>
      <w:divBdr>
        <w:top w:val="none" w:sz="0" w:space="0" w:color="auto"/>
        <w:left w:val="none" w:sz="0" w:space="0" w:color="auto"/>
        <w:bottom w:val="none" w:sz="0" w:space="0" w:color="auto"/>
        <w:right w:val="none" w:sz="0" w:space="0" w:color="auto"/>
      </w:divBdr>
    </w:div>
    <w:div w:id="1483235417">
      <w:bodyDiv w:val="1"/>
      <w:marLeft w:val="0"/>
      <w:marRight w:val="0"/>
      <w:marTop w:val="0"/>
      <w:marBottom w:val="0"/>
      <w:divBdr>
        <w:top w:val="none" w:sz="0" w:space="0" w:color="auto"/>
        <w:left w:val="none" w:sz="0" w:space="0" w:color="auto"/>
        <w:bottom w:val="none" w:sz="0" w:space="0" w:color="auto"/>
        <w:right w:val="none" w:sz="0" w:space="0" w:color="auto"/>
      </w:divBdr>
    </w:div>
    <w:div w:id="1505777032">
      <w:bodyDiv w:val="1"/>
      <w:marLeft w:val="0"/>
      <w:marRight w:val="0"/>
      <w:marTop w:val="0"/>
      <w:marBottom w:val="0"/>
      <w:divBdr>
        <w:top w:val="none" w:sz="0" w:space="0" w:color="auto"/>
        <w:left w:val="none" w:sz="0" w:space="0" w:color="auto"/>
        <w:bottom w:val="none" w:sz="0" w:space="0" w:color="auto"/>
        <w:right w:val="none" w:sz="0" w:space="0" w:color="auto"/>
      </w:divBdr>
    </w:div>
    <w:div w:id="1506549563">
      <w:bodyDiv w:val="1"/>
      <w:marLeft w:val="0"/>
      <w:marRight w:val="0"/>
      <w:marTop w:val="0"/>
      <w:marBottom w:val="0"/>
      <w:divBdr>
        <w:top w:val="none" w:sz="0" w:space="0" w:color="auto"/>
        <w:left w:val="none" w:sz="0" w:space="0" w:color="auto"/>
        <w:bottom w:val="none" w:sz="0" w:space="0" w:color="auto"/>
        <w:right w:val="none" w:sz="0" w:space="0" w:color="auto"/>
      </w:divBdr>
    </w:div>
    <w:div w:id="1521581807">
      <w:bodyDiv w:val="1"/>
      <w:marLeft w:val="0"/>
      <w:marRight w:val="0"/>
      <w:marTop w:val="0"/>
      <w:marBottom w:val="0"/>
      <w:divBdr>
        <w:top w:val="none" w:sz="0" w:space="0" w:color="auto"/>
        <w:left w:val="none" w:sz="0" w:space="0" w:color="auto"/>
        <w:bottom w:val="none" w:sz="0" w:space="0" w:color="auto"/>
        <w:right w:val="none" w:sz="0" w:space="0" w:color="auto"/>
      </w:divBdr>
    </w:div>
    <w:div w:id="1524637055">
      <w:bodyDiv w:val="1"/>
      <w:marLeft w:val="0"/>
      <w:marRight w:val="0"/>
      <w:marTop w:val="0"/>
      <w:marBottom w:val="0"/>
      <w:divBdr>
        <w:top w:val="none" w:sz="0" w:space="0" w:color="auto"/>
        <w:left w:val="none" w:sz="0" w:space="0" w:color="auto"/>
        <w:bottom w:val="none" w:sz="0" w:space="0" w:color="auto"/>
        <w:right w:val="none" w:sz="0" w:space="0" w:color="auto"/>
      </w:divBdr>
    </w:div>
    <w:div w:id="1532643232">
      <w:bodyDiv w:val="1"/>
      <w:marLeft w:val="0"/>
      <w:marRight w:val="0"/>
      <w:marTop w:val="0"/>
      <w:marBottom w:val="0"/>
      <w:divBdr>
        <w:top w:val="none" w:sz="0" w:space="0" w:color="auto"/>
        <w:left w:val="none" w:sz="0" w:space="0" w:color="auto"/>
        <w:bottom w:val="none" w:sz="0" w:space="0" w:color="auto"/>
        <w:right w:val="none" w:sz="0" w:space="0" w:color="auto"/>
      </w:divBdr>
    </w:div>
    <w:div w:id="1534147698">
      <w:bodyDiv w:val="1"/>
      <w:marLeft w:val="0"/>
      <w:marRight w:val="0"/>
      <w:marTop w:val="0"/>
      <w:marBottom w:val="0"/>
      <w:divBdr>
        <w:top w:val="none" w:sz="0" w:space="0" w:color="auto"/>
        <w:left w:val="none" w:sz="0" w:space="0" w:color="auto"/>
        <w:bottom w:val="none" w:sz="0" w:space="0" w:color="auto"/>
        <w:right w:val="none" w:sz="0" w:space="0" w:color="auto"/>
      </w:divBdr>
    </w:div>
    <w:div w:id="1535387256">
      <w:bodyDiv w:val="1"/>
      <w:marLeft w:val="0"/>
      <w:marRight w:val="0"/>
      <w:marTop w:val="0"/>
      <w:marBottom w:val="0"/>
      <w:divBdr>
        <w:top w:val="none" w:sz="0" w:space="0" w:color="auto"/>
        <w:left w:val="none" w:sz="0" w:space="0" w:color="auto"/>
        <w:bottom w:val="none" w:sz="0" w:space="0" w:color="auto"/>
        <w:right w:val="none" w:sz="0" w:space="0" w:color="auto"/>
      </w:divBdr>
    </w:div>
    <w:div w:id="1537813516">
      <w:bodyDiv w:val="1"/>
      <w:marLeft w:val="0"/>
      <w:marRight w:val="0"/>
      <w:marTop w:val="0"/>
      <w:marBottom w:val="0"/>
      <w:divBdr>
        <w:top w:val="none" w:sz="0" w:space="0" w:color="auto"/>
        <w:left w:val="none" w:sz="0" w:space="0" w:color="auto"/>
        <w:bottom w:val="none" w:sz="0" w:space="0" w:color="auto"/>
        <w:right w:val="none" w:sz="0" w:space="0" w:color="auto"/>
      </w:divBdr>
    </w:div>
    <w:div w:id="1539732193">
      <w:bodyDiv w:val="1"/>
      <w:marLeft w:val="0"/>
      <w:marRight w:val="0"/>
      <w:marTop w:val="0"/>
      <w:marBottom w:val="0"/>
      <w:divBdr>
        <w:top w:val="none" w:sz="0" w:space="0" w:color="auto"/>
        <w:left w:val="none" w:sz="0" w:space="0" w:color="auto"/>
        <w:bottom w:val="none" w:sz="0" w:space="0" w:color="auto"/>
        <w:right w:val="none" w:sz="0" w:space="0" w:color="auto"/>
      </w:divBdr>
    </w:div>
    <w:div w:id="1574268061">
      <w:bodyDiv w:val="1"/>
      <w:marLeft w:val="0"/>
      <w:marRight w:val="0"/>
      <w:marTop w:val="0"/>
      <w:marBottom w:val="0"/>
      <w:divBdr>
        <w:top w:val="none" w:sz="0" w:space="0" w:color="auto"/>
        <w:left w:val="none" w:sz="0" w:space="0" w:color="auto"/>
        <w:bottom w:val="none" w:sz="0" w:space="0" w:color="auto"/>
        <w:right w:val="none" w:sz="0" w:space="0" w:color="auto"/>
      </w:divBdr>
    </w:div>
    <w:div w:id="1586645122">
      <w:bodyDiv w:val="1"/>
      <w:marLeft w:val="0"/>
      <w:marRight w:val="0"/>
      <w:marTop w:val="0"/>
      <w:marBottom w:val="0"/>
      <w:divBdr>
        <w:top w:val="none" w:sz="0" w:space="0" w:color="auto"/>
        <w:left w:val="none" w:sz="0" w:space="0" w:color="auto"/>
        <w:bottom w:val="none" w:sz="0" w:space="0" w:color="auto"/>
        <w:right w:val="none" w:sz="0" w:space="0" w:color="auto"/>
      </w:divBdr>
    </w:div>
    <w:div w:id="1587307616">
      <w:bodyDiv w:val="1"/>
      <w:marLeft w:val="0"/>
      <w:marRight w:val="0"/>
      <w:marTop w:val="0"/>
      <w:marBottom w:val="0"/>
      <w:divBdr>
        <w:top w:val="none" w:sz="0" w:space="0" w:color="auto"/>
        <w:left w:val="none" w:sz="0" w:space="0" w:color="auto"/>
        <w:bottom w:val="none" w:sz="0" w:space="0" w:color="auto"/>
        <w:right w:val="none" w:sz="0" w:space="0" w:color="auto"/>
      </w:divBdr>
    </w:div>
    <w:div w:id="1605456592">
      <w:bodyDiv w:val="1"/>
      <w:marLeft w:val="0"/>
      <w:marRight w:val="0"/>
      <w:marTop w:val="0"/>
      <w:marBottom w:val="0"/>
      <w:divBdr>
        <w:top w:val="none" w:sz="0" w:space="0" w:color="auto"/>
        <w:left w:val="none" w:sz="0" w:space="0" w:color="auto"/>
        <w:bottom w:val="none" w:sz="0" w:space="0" w:color="auto"/>
        <w:right w:val="none" w:sz="0" w:space="0" w:color="auto"/>
      </w:divBdr>
    </w:div>
    <w:div w:id="1633097593">
      <w:bodyDiv w:val="1"/>
      <w:marLeft w:val="0"/>
      <w:marRight w:val="0"/>
      <w:marTop w:val="0"/>
      <w:marBottom w:val="0"/>
      <w:divBdr>
        <w:top w:val="none" w:sz="0" w:space="0" w:color="auto"/>
        <w:left w:val="none" w:sz="0" w:space="0" w:color="auto"/>
        <w:bottom w:val="none" w:sz="0" w:space="0" w:color="auto"/>
        <w:right w:val="none" w:sz="0" w:space="0" w:color="auto"/>
      </w:divBdr>
    </w:div>
    <w:div w:id="1639605727">
      <w:bodyDiv w:val="1"/>
      <w:marLeft w:val="0"/>
      <w:marRight w:val="0"/>
      <w:marTop w:val="0"/>
      <w:marBottom w:val="0"/>
      <w:divBdr>
        <w:top w:val="none" w:sz="0" w:space="0" w:color="auto"/>
        <w:left w:val="none" w:sz="0" w:space="0" w:color="auto"/>
        <w:bottom w:val="none" w:sz="0" w:space="0" w:color="auto"/>
        <w:right w:val="none" w:sz="0" w:space="0" w:color="auto"/>
      </w:divBdr>
    </w:div>
    <w:div w:id="1653102364">
      <w:bodyDiv w:val="1"/>
      <w:marLeft w:val="0"/>
      <w:marRight w:val="0"/>
      <w:marTop w:val="0"/>
      <w:marBottom w:val="0"/>
      <w:divBdr>
        <w:top w:val="none" w:sz="0" w:space="0" w:color="auto"/>
        <w:left w:val="none" w:sz="0" w:space="0" w:color="auto"/>
        <w:bottom w:val="none" w:sz="0" w:space="0" w:color="auto"/>
        <w:right w:val="none" w:sz="0" w:space="0" w:color="auto"/>
      </w:divBdr>
    </w:div>
    <w:div w:id="1679693118">
      <w:bodyDiv w:val="1"/>
      <w:marLeft w:val="0"/>
      <w:marRight w:val="0"/>
      <w:marTop w:val="0"/>
      <w:marBottom w:val="0"/>
      <w:divBdr>
        <w:top w:val="none" w:sz="0" w:space="0" w:color="auto"/>
        <w:left w:val="none" w:sz="0" w:space="0" w:color="auto"/>
        <w:bottom w:val="none" w:sz="0" w:space="0" w:color="auto"/>
        <w:right w:val="none" w:sz="0" w:space="0" w:color="auto"/>
      </w:divBdr>
    </w:div>
    <w:div w:id="1685520407">
      <w:bodyDiv w:val="1"/>
      <w:marLeft w:val="0"/>
      <w:marRight w:val="0"/>
      <w:marTop w:val="0"/>
      <w:marBottom w:val="0"/>
      <w:divBdr>
        <w:top w:val="none" w:sz="0" w:space="0" w:color="auto"/>
        <w:left w:val="none" w:sz="0" w:space="0" w:color="auto"/>
        <w:bottom w:val="none" w:sz="0" w:space="0" w:color="auto"/>
        <w:right w:val="none" w:sz="0" w:space="0" w:color="auto"/>
      </w:divBdr>
    </w:div>
    <w:div w:id="1689411164">
      <w:bodyDiv w:val="1"/>
      <w:marLeft w:val="0"/>
      <w:marRight w:val="0"/>
      <w:marTop w:val="0"/>
      <w:marBottom w:val="0"/>
      <w:divBdr>
        <w:top w:val="none" w:sz="0" w:space="0" w:color="auto"/>
        <w:left w:val="none" w:sz="0" w:space="0" w:color="auto"/>
        <w:bottom w:val="none" w:sz="0" w:space="0" w:color="auto"/>
        <w:right w:val="none" w:sz="0" w:space="0" w:color="auto"/>
      </w:divBdr>
    </w:div>
    <w:div w:id="1718241492">
      <w:bodyDiv w:val="1"/>
      <w:marLeft w:val="0"/>
      <w:marRight w:val="0"/>
      <w:marTop w:val="0"/>
      <w:marBottom w:val="0"/>
      <w:divBdr>
        <w:top w:val="none" w:sz="0" w:space="0" w:color="auto"/>
        <w:left w:val="none" w:sz="0" w:space="0" w:color="auto"/>
        <w:bottom w:val="none" w:sz="0" w:space="0" w:color="auto"/>
        <w:right w:val="none" w:sz="0" w:space="0" w:color="auto"/>
      </w:divBdr>
    </w:div>
    <w:div w:id="1742214847">
      <w:bodyDiv w:val="1"/>
      <w:marLeft w:val="0"/>
      <w:marRight w:val="0"/>
      <w:marTop w:val="0"/>
      <w:marBottom w:val="0"/>
      <w:divBdr>
        <w:top w:val="none" w:sz="0" w:space="0" w:color="auto"/>
        <w:left w:val="none" w:sz="0" w:space="0" w:color="auto"/>
        <w:bottom w:val="none" w:sz="0" w:space="0" w:color="auto"/>
        <w:right w:val="none" w:sz="0" w:space="0" w:color="auto"/>
      </w:divBdr>
    </w:div>
    <w:div w:id="1784300339">
      <w:bodyDiv w:val="1"/>
      <w:marLeft w:val="0"/>
      <w:marRight w:val="0"/>
      <w:marTop w:val="0"/>
      <w:marBottom w:val="0"/>
      <w:divBdr>
        <w:top w:val="none" w:sz="0" w:space="0" w:color="auto"/>
        <w:left w:val="none" w:sz="0" w:space="0" w:color="auto"/>
        <w:bottom w:val="none" w:sz="0" w:space="0" w:color="auto"/>
        <w:right w:val="none" w:sz="0" w:space="0" w:color="auto"/>
      </w:divBdr>
    </w:div>
    <w:div w:id="1784885985">
      <w:bodyDiv w:val="1"/>
      <w:marLeft w:val="0"/>
      <w:marRight w:val="0"/>
      <w:marTop w:val="0"/>
      <w:marBottom w:val="0"/>
      <w:divBdr>
        <w:top w:val="none" w:sz="0" w:space="0" w:color="auto"/>
        <w:left w:val="none" w:sz="0" w:space="0" w:color="auto"/>
        <w:bottom w:val="none" w:sz="0" w:space="0" w:color="auto"/>
        <w:right w:val="none" w:sz="0" w:space="0" w:color="auto"/>
      </w:divBdr>
    </w:div>
    <w:div w:id="1799102805">
      <w:bodyDiv w:val="1"/>
      <w:marLeft w:val="0"/>
      <w:marRight w:val="0"/>
      <w:marTop w:val="0"/>
      <w:marBottom w:val="0"/>
      <w:divBdr>
        <w:top w:val="none" w:sz="0" w:space="0" w:color="auto"/>
        <w:left w:val="none" w:sz="0" w:space="0" w:color="auto"/>
        <w:bottom w:val="none" w:sz="0" w:space="0" w:color="auto"/>
        <w:right w:val="none" w:sz="0" w:space="0" w:color="auto"/>
      </w:divBdr>
    </w:div>
    <w:div w:id="1803037382">
      <w:bodyDiv w:val="1"/>
      <w:marLeft w:val="0"/>
      <w:marRight w:val="0"/>
      <w:marTop w:val="0"/>
      <w:marBottom w:val="0"/>
      <w:divBdr>
        <w:top w:val="none" w:sz="0" w:space="0" w:color="auto"/>
        <w:left w:val="none" w:sz="0" w:space="0" w:color="auto"/>
        <w:bottom w:val="none" w:sz="0" w:space="0" w:color="auto"/>
        <w:right w:val="none" w:sz="0" w:space="0" w:color="auto"/>
      </w:divBdr>
    </w:div>
    <w:div w:id="1835105838">
      <w:bodyDiv w:val="1"/>
      <w:marLeft w:val="0"/>
      <w:marRight w:val="0"/>
      <w:marTop w:val="0"/>
      <w:marBottom w:val="0"/>
      <w:divBdr>
        <w:top w:val="none" w:sz="0" w:space="0" w:color="auto"/>
        <w:left w:val="none" w:sz="0" w:space="0" w:color="auto"/>
        <w:bottom w:val="none" w:sz="0" w:space="0" w:color="auto"/>
        <w:right w:val="none" w:sz="0" w:space="0" w:color="auto"/>
      </w:divBdr>
    </w:div>
    <w:div w:id="1840805155">
      <w:bodyDiv w:val="1"/>
      <w:marLeft w:val="0"/>
      <w:marRight w:val="0"/>
      <w:marTop w:val="0"/>
      <w:marBottom w:val="0"/>
      <w:divBdr>
        <w:top w:val="none" w:sz="0" w:space="0" w:color="auto"/>
        <w:left w:val="none" w:sz="0" w:space="0" w:color="auto"/>
        <w:bottom w:val="none" w:sz="0" w:space="0" w:color="auto"/>
        <w:right w:val="none" w:sz="0" w:space="0" w:color="auto"/>
      </w:divBdr>
    </w:div>
    <w:div w:id="1848859394">
      <w:bodyDiv w:val="1"/>
      <w:marLeft w:val="0"/>
      <w:marRight w:val="0"/>
      <w:marTop w:val="0"/>
      <w:marBottom w:val="0"/>
      <w:divBdr>
        <w:top w:val="none" w:sz="0" w:space="0" w:color="auto"/>
        <w:left w:val="none" w:sz="0" w:space="0" w:color="auto"/>
        <w:bottom w:val="none" w:sz="0" w:space="0" w:color="auto"/>
        <w:right w:val="none" w:sz="0" w:space="0" w:color="auto"/>
      </w:divBdr>
    </w:div>
    <w:div w:id="1849565899">
      <w:bodyDiv w:val="1"/>
      <w:marLeft w:val="0"/>
      <w:marRight w:val="0"/>
      <w:marTop w:val="0"/>
      <w:marBottom w:val="0"/>
      <w:divBdr>
        <w:top w:val="none" w:sz="0" w:space="0" w:color="auto"/>
        <w:left w:val="none" w:sz="0" w:space="0" w:color="auto"/>
        <w:bottom w:val="none" w:sz="0" w:space="0" w:color="auto"/>
        <w:right w:val="none" w:sz="0" w:space="0" w:color="auto"/>
      </w:divBdr>
    </w:div>
    <w:div w:id="1853567314">
      <w:bodyDiv w:val="1"/>
      <w:marLeft w:val="0"/>
      <w:marRight w:val="0"/>
      <w:marTop w:val="0"/>
      <w:marBottom w:val="0"/>
      <w:divBdr>
        <w:top w:val="none" w:sz="0" w:space="0" w:color="auto"/>
        <w:left w:val="none" w:sz="0" w:space="0" w:color="auto"/>
        <w:bottom w:val="none" w:sz="0" w:space="0" w:color="auto"/>
        <w:right w:val="none" w:sz="0" w:space="0" w:color="auto"/>
      </w:divBdr>
    </w:div>
    <w:div w:id="1854487453">
      <w:bodyDiv w:val="1"/>
      <w:marLeft w:val="0"/>
      <w:marRight w:val="0"/>
      <w:marTop w:val="0"/>
      <w:marBottom w:val="0"/>
      <w:divBdr>
        <w:top w:val="none" w:sz="0" w:space="0" w:color="auto"/>
        <w:left w:val="none" w:sz="0" w:space="0" w:color="auto"/>
        <w:bottom w:val="none" w:sz="0" w:space="0" w:color="auto"/>
        <w:right w:val="none" w:sz="0" w:space="0" w:color="auto"/>
      </w:divBdr>
    </w:div>
    <w:div w:id="1886791203">
      <w:bodyDiv w:val="1"/>
      <w:marLeft w:val="0"/>
      <w:marRight w:val="0"/>
      <w:marTop w:val="0"/>
      <w:marBottom w:val="0"/>
      <w:divBdr>
        <w:top w:val="none" w:sz="0" w:space="0" w:color="auto"/>
        <w:left w:val="none" w:sz="0" w:space="0" w:color="auto"/>
        <w:bottom w:val="none" w:sz="0" w:space="0" w:color="auto"/>
        <w:right w:val="none" w:sz="0" w:space="0" w:color="auto"/>
      </w:divBdr>
    </w:div>
    <w:div w:id="1888952596">
      <w:bodyDiv w:val="1"/>
      <w:marLeft w:val="0"/>
      <w:marRight w:val="0"/>
      <w:marTop w:val="0"/>
      <w:marBottom w:val="0"/>
      <w:divBdr>
        <w:top w:val="none" w:sz="0" w:space="0" w:color="auto"/>
        <w:left w:val="none" w:sz="0" w:space="0" w:color="auto"/>
        <w:bottom w:val="none" w:sz="0" w:space="0" w:color="auto"/>
        <w:right w:val="none" w:sz="0" w:space="0" w:color="auto"/>
      </w:divBdr>
    </w:div>
    <w:div w:id="1898131057">
      <w:bodyDiv w:val="1"/>
      <w:marLeft w:val="0"/>
      <w:marRight w:val="0"/>
      <w:marTop w:val="0"/>
      <w:marBottom w:val="0"/>
      <w:divBdr>
        <w:top w:val="none" w:sz="0" w:space="0" w:color="auto"/>
        <w:left w:val="none" w:sz="0" w:space="0" w:color="auto"/>
        <w:bottom w:val="none" w:sz="0" w:space="0" w:color="auto"/>
        <w:right w:val="none" w:sz="0" w:space="0" w:color="auto"/>
      </w:divBdr>
    </w:div>
    <w:div w:id="1911502005">
      <w:bodyDiv w:val="1"/>
      <w:marLeft w:val="0"/>
      <w:marRight w:val="0"/>
      <w:marTop w:val="0"/>
      <w:marBottom w:val="0"/>
      <w:divBdr>
        <w:top w:val="none" w:sz="0" w:space="0" w:color="auto"/>
        <w:left w:val="none" w:sz="0" w:space="0" w:color="auto"/>
        <w:bottom w:val="none" w:sz="0" w:space="0" w:color="auto"/>
        <w:right w:val="none" w:sz="0" w:space="0" w:color="auto"/>
      </w:divBdr>
    </w:div>
    <w:div w:id="1914074804">
      <w:bodyDiv w:val="1"/>
      <w:marLeft w:val="0"/>
      <w:marRight w:val="0"/>
      <w:marTop w:val="0"/>
      <w:marBottom w:val="0"/>
      <w:divBdr>
        <w:top w:val="none" w:sz="0" w:space="0" w:color="auto"/>
        <w:left w:val="none" w:sz="0" w:space="0" w:color="auto"/>
        <w:bottom w:val="none" w:sz="0" w:space="0" w:color="auto"/>
        <w:right w:val="none" w:sz="0" w:space="0" w:color="auto"/>
      </w:divBdr>
    </w:div>
    <w:div w:id="1920364698">
      <w:bodyDiv w:val="1"/>
      <w:marLeft w:val="0"/>
      <w:marRight w:val="0"/>
      <w:marTop w:val="0"/>
      <w:marBottom w:val="0"/>
      <w:divBdr>
        <w:top w:val="none" w:sz="0" w:space="0" w:color="auto"/>
        <w:left w:val="none" w:sz="0" w:space="0" w:color="auto"/>
        <w:bottom w:val="none" w:sz="0" w:space="0" w:color="auto"/>
        <w:right w:val="none" w:sz="0" w:space="0" w:color="auto"/>
      </w:divBdr>
    </w:div>
    <w:div w:id="1922907434">
      <w:bodyDiv w:val="1"/>
      <w:marLeft w:val="0"/>
      <w:marRight w:val="0"/>
      <w:marTop w:val="0"/>
      <w:marBottom w:val="0"/>
      <w:divBdr>
        <w:top w:val="none" w:sz="0" w:space="0" w:color="auto"/>
        <w:left w:val="none" w:sz="0" w:space="0" w:color="auto"/>
        <w:bottom w:val="none" w:sz="0" w:space="0" w:color="auto"/>
        <w:right w:val="none" w:sz="0" w:space="0" w:color="auto"/>
      </w:divBdr>
    </w:div>
    <w:div w:id="1936555898">
      <w:bodyDiv w:val="1"/>
      <w:marLeft w:val="0"/>
      <w:marRight w:val="0"/>
      <w:marTop w:val="0"/>
      <w:marBottom w:val="0"/>
      <w:divBdr>
        <w:top w:val="none" w:sz="0" w:space="0" w:color="auto"/>
        <w:left w:val="none" w:sz="0" w:space="0" w:color="auto"/>
        <w:bottom w:val="none" w:sz="0" w:space="0" w:color="auto"/>
        <w:right w:val="none" w:sz="0" w:space="0" w:color="auto"/>
      </w:divBdr>
    </w:div>
    <w:div w:id="1984776226">
      <w:bodyDiv w:val="1"/>
      <w:marLeft w:val="0"/>
      <w:marRight w:val="0"/>
      <w:marTop w:val="0"/>
      <w:marBottom w:val="0"/>
      <w:divBdr>
        <w:top w:val="none" w:sz="0" w:space="0" w:color="auto"/>
        <w:left w:val="none" w:sz="0" w:space="0" w:color="auto"/>
        <w:bottom w:val="none" w:sz="0" w:space="0" w:color="auto"/>
        <w:right w:val="none" w:sz="0" w:space="0" w:color="auto"/>
      </w:divBdr>
    </w:div>
    <w:div w:id="2006737430">
      <w:bodyDiv w:val="1"/>
      <w:marLeft w:val="0"/>
      <w:marRight w:val="0"/>
      <w:marTop w:val="0"/>
      <w:marBottom w:val="0"/>
      <w:divBdr>
        <w:top w:val="none" w:sz="0" w:space="0" w:color="auto"/>
        <w:left w:val="none" w:sz="0" w:space="0" w:color="auto"/>
        <w:bottom w:val="none" w:sz="0" w:space="0" w:color="auto"/>
        <w:right w:val="none" w:sz="0" w:space="0" w:color="auto"/>
      </w:divBdr>
    </w:div>
    <w:div w:id="2025862128">
      <w:bodyDiv w:val="1"/>
      <w:marLeft w:val="0"/>
      <w:marRight w:val="0"/>
      <w:marTop w:val="0"/>
      <w:marBottom w:val="0"/>
      <w:divBdr>
        <w:top w:val="none" w:sz="0" w:space="0" w:color="auto"/>
        <w:left w:val="none" w:sz="0" w:space="0" w:color="auto"/>
        <w:bottom w:val="none" w:sz="0" w:space="0" w:color="auto"/>
        <w:right w:val="none" w:sz="0" w:space="0" w:color="auto"/>
      </w:divBdr>
    </w:div>
    <w:div w:id="2031910061">
      <w:bodyDiv w:val="1"/>
      <w:marLeft w:val="0"/>
      <w:marRight w:val="0"/>
      <w:marTop w:val="0"/>
      <w:marBottom w:val="0"/>
      <w:divBdr>
        <w:top w:val="none" w:sz="0" w:space="0" w:color="auto"/>
        <w:left w:val="none" w:sz="0" w:space="0" w:color="auto"/>
        <w:bottom w:val="none" w:sz="0" w:space="0" w:color="auto"/>
        <w:right w:val="none" w:sz="0" w:space="0" w:color="auto"/>
      </w:divBdr>
    </w:div>
    <w:div w:id="2036034904">
      <w:bodyDiv w:val="1"/>
      <w:marLeft w:val="0"/>
      <w:marRight w:val="0"/>
      <w:marTop w:val="0"/>
      <w:marBottom w:val="0"/>
      <w:divBdr>
        <w:top w:val="none" w:sz="0" w:space="0" w:color="auto"/>
        <w:left w:val="none" w:sz="0" w:space="0" w:color="auto"/>
        <w:bottom w:val="none" w:sz="0" w:space="0" w:color="auto"/>
        <w:right w:val="none" w:sz="0" w:space="0" w:color="auto"/>
      </w:divBdr>
    </w:div>
    <w:div w:id="2037462586">
      <w:bodyDiv w:val="1"/>
      <w:marLeft w:val="0"/>
      <w:marRight w:val="0"/>
      <w:marTop w:val="0"/>
      <w:marBottom w:val="0"/>
      <w:divBdr>
        <w:top w:val="none" w:sz="0" w:space="0" w:color="auto"/>
        <w:left w:val="none" w:sz="0" w:space="0" w:color="auto"/>
        <w:bottom w:val="none" w:sz="0" w:space="0" w:color="auto"/>
        <w:right w:val="none" w:sz="0" w:space="0" w:color="auto"/>
      </w:divBdr>
    </w:div>
    <w:div w:id="2059474484">
      <w:bodyDiv w:val="1"/>
      <w:marLeft w:val="0"/>
      <w:marRight w:val="0"/>
      <w:marTop w:val="0"/>
      <w:marBottom w:val="0"/>
      <w:divBdr>
        <w:top w:val="none" w:sz="0" w:space="0" w:color="auto"/>
        <w:left w:val="none" w:sz="0" w:space="0" w:color="auto"/>
        <w:bottom w:val="none" w:sz="0" w:space="0" w:color="auto"/>
        <w:right w:val="none" w:sz="0" w:space="0" w:color="auto"/>
      </w:divBdr>
    </w:div>
    <w:div w:id="2068606910">
      <w:bodyDiv w:val="1"/>
      <w:marLeft w:val="0"/>
      <w:marRight w:val="0"/>
      <w:marTop w:val="0"/>
      <w:marBottom w:val="0"/>
      <w:divBdr>
        <w:top w:val="none" w:sz="0" w:space="0" w:color="auto"/>
        <w:left w:val="none" w:sz="0" w:space="0" w:color="auto"/>
        <w:bottom w:val="none" w:sz="0" w:space="0" w:color="auto"/>
        <w:right w:val="none" w:sz="0" w:space="0" w:color="auto"/>
      </w:divBdr>
    </w:div>
    <w:div w:id="2121336279">
      <w:bodyDiv w:val="1"/>
      <w:marLeft w:val="0"/>
      <w:marRight w:val="0"/>
      <w:marTop w:val="0"/>
      <w:marBottom w:val="0"/>
      <w:divBdr>
        <w:top w:val="none" w:sz="0" w:space="0" w:color="auto"/>
        <w:left w:val="none" w:sz="0" w:space="0" w:color="auto"/>
        <w:bottom w:val="none" w:sz="0" w:space="0" w:color="auto"/>
        <w:right w:val="none" w:sz="0" w:space="0" w:color="auto"/>
      </w:divBdr>
    </w:div>
    <w:div w:id="2129422258">
      <w:bodyDiv w:val="1"/>
      <w:marLeft w:val="0"/>
      <w:marRight w:val="0"/>
      <w:marTop w:val="0"/>
      <w:marBottom w:val="0"/>
      <w:divBdr>
        <w:top w:val="none" w:sz="0" w:space="0" w:color="auto"/>
        <w:left w:val="none" w:sz="0" w:space="0" w:color="auto"/>
        <w:bottom w:val="none" w:sz="0" w:space="0" w:color="auto"/>
        <w:right w:val="none" w:sz="0" w:space="0" w:color="auto"/>
      </w:divBdr>
    </w:div>
    <w:div w:id="2134712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microsoft.com/office/2011/relationships/commentsExtended" Target="commentsExtended.xml"/><Relationship Id="rId26" Type="http://schemas.openxmlformats.org/officeDocument/2006/relationships/image" Target="media/image7.png"/><Relationship Id="rId39" Type="http://schemas.openxmlformats.org/officeDocument/2006/relationships/image" Target="media/image19.png"/><Relationship Id="rId21" Type="http://schemas.openxmlformats.org/officeDocument/2006/relationships/image" Target="media/image4.emf"/><Relationship Id="rId34" Type="http://schemas.openxmlformats.org/officeDocument/2006/relationships/image" Target="media/image15.png"/><Relationship Id="rId42" Type="http://schemas.openxmlformats.org/officeDocument/2006/relationships/oleObject" Target="embeddings/oleObject2.bin"/><Relationship Id="rId47" Type="http://schemas.openxmlformats.org/officeDocument/2006/relationships/image" Target="media/image24.emf"/><Relationship Id="rId50" Type="http://schemas.openxmlformats.org/officeDocument/2006/relationships/package" Target="embeddings/Microsoft_Excel_Worksheet5.xlsx"/><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0.png"/><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package" Target="embeddings/Microsoft_Excel_Worksheet1.xlsx"/><Relationship Id="rId40" Type="http://schemas.openxmlformats.org/officeDocument/2006/relationships/image" Target="media/image20.png"/><Relationship Id="rId45" Type="http://schemas.openxmlformats.org/officeDocument/2006/relationships/image" Target="media/image23.emf"/><Relationship Id="rId53" Type="http://schemas.openxmlformats.org/officeDocument/2006/relationships/image" Target="media/image27.emf"/><Relationship Id="rId58" Type="http://schemas.microsoft.com/office/2016/09/relationships/commentsIds" Target="commentsIds.xml"/><Relationship Id="rId5" Type="http://schemas.openxmlformats.org/officeDocument/2006/relationships/numbering" Target="numbering.xml"/><Relationship Id="rId19" Type="http://schemas.openxmlformats.org/officeDocument/2006/relationships/image" Target="media/image3.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package" Target="embeddings/Microsoft_Excel_Worksheet.xlsx"/><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2.emf"/><Relationship Id="rId48" Type="http://schemas.openxmlformats.org/officeDocument/2006/relationships/package" Target="embeddings/Microsoft_Excel_Worksheet4.xlsx"/><Relationship Id="rId56" Type="http://schemas.microsoft.com/office/2011/relationships/people" Target="people.xml"/><Relationship Id="rId8" Type="http://schemas.openxmlformats.org/officeDocument/2006/relationships/webSettings" Target="webSettings.xml"/><Relationship Id="rId51" Type="http://schemas.openxmlformats.org/officeDocument/2006/relationships/image" Target="media/image26.emf"/><Relationship Id="rId3" Type="http://schemas.openxmlformats.org/officeDocument/2006/relationships/customXml" Target="../customXml/item3.xml"/><Relationship Id="rId12" Type="http://schemas.openxmlformats.org/officeDocument/2006/relationships/image" Target="cid:image001.png@01D84D98.AACFEA30" TargetMode="External"/><Relationship Id="rId17" Type="http://schemas.openxmlformats.org/officeDocument/2006/relationships/comments" Target="comments.xml"/><Relationship Id="rId25" Type="http://schemas.openxmlformats.org/officeDocument/2006/relationships/hyperlink" Target="https://ts.accenture.com/sites/EMKANBANK/Shared%20Documents/General/0.4%20Emkan%20-%20Phase%201/5.%20Deliverables/BRDs/LOS/Business%20Requirement%20_LOS%20BRD02_Application_data_entry_v0.2.docx" TargetMode="External"/><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package" Target="embeddings/Microsoft_Excel_Worksheet3.xlsx"/><Relationship Id="rId59" Type="http://schemas.microsoft.com/office/2018/08/relationships/commentsExtensible" Target="commentsExtensible.xml"/><Relationship Id="rId20" Type="http://schemas.openxmlformats.org/officeDocument/2006/relationships/oleObject" Target="embeddings/oleObject1.bin"/><Relationship Id="rId41" Type="http://schemas.openxmlformats.org/officeDocument/2006/relationships/image" Target="media/image21.emf"/><Relationship Id="rId54" Type="http://schemas.openxmlformats.org/officeDocument/2006/relationships/package" Target="embeddings/Microsoft_Word_Document.docx"/><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7.emf"/><Relationship Id="rId49" Type="http://schemas.openxmlformats.org/officeDocument/2006/relationships/image" Target="media/image25.emf"/><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12.png"/><Relationship Id="rId44" Type="http://schemas.openxmlformats.org/officeDocument/2006/relationships/package" Target="embeddings/Microsoft_Excel_Worksheet2.xlsx"/><Relationship Id="rId52" Type="http://schemas.openxmlformats.org/officeDocument/2006/relationships/package" Target="embeddings/Microsoft_Excel_Worksheet6.xls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B4EB75BD49D1A419738AD4FE0A3F3D3" ma:contentTypeVersion="13" ma:contentTypeDescription="Create a new document." ma:contentTypeScope="" ma:versionID="e4bdb918d60cbfb7d4cb2b6db30cdf48">
  <xsd:schema xmlns:xsd="http://www.w3.org/2001/XMLSchema" xmlns:xs="http://www.w3.org/2001/XMLSchema" xmlns:p="http://schemas.microsoft.com/office/2006/metadata/properties" xmlns:ns2="8dd7101d-d564-4306-9c30-e0b0889b76f9" xmlns:ns3="c02e9538-630f-429b-b764-66af7da67d35" targetNamespace="http://schemas.microsoft.com/office/2006/metadata/properties" ma:root="true" ma:fieldsID="5da1ae78be46778a93e7d45fb7eabf97" ns2:_="" ns3:_="">
    <xsd:import namespace="8dd7101d-d564-4306-9c30-e0b0889b76f9"/>
    <xsd:import namespace="c02e9538-630f-429b-b764-66af7da67d35"/>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d7101d-d564-4306-9c30-e0b0889b76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6d165d17-9b79-46c3-82b9-c927e733c429"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02e9538-630f-429b-b764-66af7da67d3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2db004f1-67c5-4669-b79e-8bbbaccf4c92}" ma:internalName="TaxCatchAll" ma:showField="CatchAllData" ma:web="c02e9538-630f-429b-b764-66af7da67d3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c02e9538-630f-429b-b764-66af7da67d35" xsi:nil="true"/>
    <lcf76f155ced4ddcb4097134ff3c332f xmlns="8dd7101d-d564-4306-9c30-e0b0889b76f9">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E467E9-7189-438A-B501-71967C4FCBF8}">
  <ds:schemaRefs>
    <ds:schemaRef ds:uri="http://schemas.microsoft.com/sharepoint/v3/contenttype/forms"/>
  </ds:schemaRefs>
</ds:datastoreItem>
</file>

<file path=customXml/itemProps2.xml><?xml version="1.0" encoding="utf-8"?>
<ds:datastoreItem xmlns:ds="http://schemas.openxmlformats.org/officeDocument/2006/customXml" ds:itemID="{0D5D0B9B-A679-4A2D-9F50-697E138EAE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dd7101d-d564-4306-9c30-e0b0889b76f9"/>
    <ds:schemaRef ds:uri="c02e9538-630f-429b-b764-66af7da67d3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C88E841-E3E6-423A-A00B-06A595943E3A}">
  <ds:schemaRefs>
    <ds:schemaRef ds:uri="http://schemas.microsoft.com/office/2006/metadata/properties"/>
    <ds:schemaRef ds:uri="http://schemas.microsoft.com/office/infopath/2007/PartnerControls"/>
    <ds:schemaRef ds:uri="c02e9538-630f-429b-b764-66af7da67d35"/>
    <ds:schemaRef ds:uri="8dd7101d-d564-4306-9c30-e0b0889b76f9"/>
  </ds:schemaRefs>
</ds:datastoreItem>
</file>

<file path=customXml/itemProps4.xml><?xml version="1.0" encoding="utf-8"?>
<ds:datastoreItem xmlns:ds="http://schemas.openxmlformats.org/officeDocument/2006/customXml" ds:itemID="{1E224EC1-4F11-4527-9F50-E9E59E5DD6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14511</Words>
  <Characters>82714</Characters>
  <Application>Microsoft Office Word</Application>
  <DocSecurity>0</DocSecurity>
  <Lines>689</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97031</CharactersWithSpaces>
  <SharedDoc>false</SharedDoc>
  <HLinks>
    <vt:vector size="294" baseType="variant">
      <vt:variant>
        <vt:i4>104</vt:i4>
      </vt:variant>
      <vt:variant>
        <vt:i4>291</vt:i4>
      </vt:variant>
      <vt:variant>
        <vt:i4>0</vt:i4>
      </vt:variant>
      <vt:variant>
        <vt:i4>5</vt:i4>
      </vt:variant>
      <vt:variant>
        <vt:lpwstr/>
      </vt:variant>
      <vt:variant>
        <vt:lpwstr>_Hardware_&amp;_Software</vt:lpwstr>
      </vt:variant>
      <vt:variant>
        <vt:i4>1048635</vt:i4>
      </vt:variant>
      <vt:variant>
        <vt:i4>284</vt:i4>
      </vt:variant>
      <vt:variant>
        <vt:i4>0</vt:i4>
      </vt:variant>
      <vt:variant>
        <vt:i4>5</vt:i4>
      </vt:variant>
      <vt:variant>
        <vt:lpwstr/>
      </vt:variant>
      <vt:variant>
        <vt:lpwstr>_Toc168271529</vt:lpwstr>
      </vt:variant>
      <vt:variant>
        <vt:i4>1048635</vt:i4>
      </vt:variant>
      <vt:variant>
        <vt:i4>278</vt:i4>
      </vt:variant>
      <vt:variant>
        <vt:i4>0</vt:i4>
      </vt:variant>
      <vt:variant>
        <vt:i4>5</vt:i4>
      </vt:variant>
      <vt:variant>
        <vt:lpwstr/>
      </vt:variant>
      <vt:variant>
        <vt:lpwstr>_Toc168271528</vt:lpwstr>
      </vt:variant>
      <vt:variant>
        <vt:i4>1048635</vt:i4>
      </vt:variant>
      <vt:variant>
        <vt:i4>272</vt:i4>
      </vt:variant>
      <vt:variant>
        <vt:i4>0</vt:i4>
      </vt:variant>
      <vt:variant>
        <vt:i4>5</vt:i4>
      </vt:variant>
      <vt:variant>
        <vt:lpwstr/>
      </vt:variant>
      <vt:variant>
        <vt:lpwstr>_Toc168271527</vt:lpwstr>
      </vt:variant>
      <vt:variant>
        <vt:i4>1048635</vt:i4>
      </vt:variant>
      <vt:variant>
        <vt:i4>266</vt:i4>
      </vt:variant>
      <vt:variant>
        <vt:i4>0</vt:i4>
      </vt:variant>
      <vt:variant>
        <vt:i4>5</vt:i4>
      </vt:variant>
      <vt:variant>
        <vt:lpwstr/>
      </vt:variant>
      <vt:variant>
        <vt:lpwstr>_Toc168271526</vt:lpwstr>
      </vt:variant>
      <vt:variant>
        <vt:i4>1048635</vt:i4>
      </vt:variant>
      <vt:variant>
        <vt:i4>260</vt:i4>
      </vt:variant>
      <vt:variant>
        <vt:i4>0</vt:i4>
      </vt:variant>
      <vt:variant>
        <vt:i4>5</vt:i4>
      </vt:variant>
      <vt:variant>
        <vt:lpwstr/>
      </vt:variant>
      <vt:variant>
        <vt:lpwstr>_Toc168271525</vt:lpwstr>
      </vt:variant>
      <vt:variant>
        <vt:i4>1048635</vt:i4>
      </vt:variant>
      <vt:variant>
        <vt:i4>254</vt:i4>
      </vt:variant>
      <vt:variant>
        <vt:i4>0</vt:i4>
      </vt:variant>
      <vt:variant>
        <vt:i4>5</vt:i4>
      </vt:variant>
      <vt:variant>
        <vt:lpwstr/>
      </vt:variant>
      <vt:variant>
        <vt:lpwstr>_Toc168271524</vt:lpwstr>
      </vt:variant>
      <vt:variant>
        <vt:i4>1048635</vt:i4>
      </vt:variant>
      <vt:variant>
        <vt:i4>248</vt:i4>
      </vt:variant>
      <vt:variant>
        <vt:i4>0</vt:i4>
      </vt:variant>
      <vt:variant>
        <vt:i4>5</vt:i4>
      </vt:variant>
      <vt:variant>
        <vt:lpwstr/>
      </vt:variant>
      <vt:variant>
        <vt:lpwstr>_Toc168271523</vt:lpwstr>
      </vt:variant>
      <vt:variant>
        <vt:i4>1048635</vt:i4>
      </vt:variant>
      <vt:variant>
        <vt:i4>242</vt:i4>
      </vt:variant>
      <vt:variant>
        <vt:i4>0</vt:i4>
      </vt:variant>
      <vt:variant>
        <vt:i4>5</vt:i4>
      </vt:variant>
      <vt:variant>
        <vt:lpwstr/>
      </vt:variant>
      <vt:variant>
        <vt:lpwstr>_Toc168271522</vt:lpwstr>
      </vt:variant>
      <vt:variant>
        <vt:i4>1048635</vt:i4>
      </vt:variant>
      <vt:variant>
        <vt:i4>236</vt:i4>
      </vt:variant>
      <vt:variant>
        <vt:i4>0</vt:i4>
      </vt:variant>
      <vt:variant>
        <vt:i4>5</vt:i4>
      </vt:variant>
      <vt:variant>
        <vt:lpwstr/>
      </vt:variant>
      <vt:variant>
        <vt:lpwstr>_Toc168271521</vt:lpwstr>
      </vt:variant>
      <vt:variant>
        <vt:i4>1048635</vt:i4>
      </vt:variant>
      <vt:variant>
        <vt:i4>230</vt:i4>
      </vt:variant>
      <vt:variant>
        <vt:i4>0</vt:i4>
      </vt:variant>
      <vt:variant>
        <vt:i4>5</vt:i4>
      </vt:variant>
      <vt:variant>
        <vt:lpwstr/>
      </vt:variant>
      <vt:variant>
        <vt:lpwstr>_Toc168271520</vt:lpwstr>
      </vt:variant>
      <vt:variant>
        <vt:i4>1245243</vt:i4>
      </vt:variant>
      <vt:variant>
        <vt:i4>224</vt:i4>
      </vt:variant>
      <vt:variant>
        <vt:i4>0</vt:i4>
      </vt:variant>
      <vt:variant>
        <vt:i4>5</vt:i4>
      </vt:variant>
      <vt:variant>
        <vt:lpwstr/>
      </vt:variant>
      <vt:variant>
        <vt:lpwstr>_Toc168271519</vt:lpwstr>
      </vt:variant>
      <vt:variant>
        <vt:i4>1245243</vt:i4>
      </vt:variant>
      <vt:variant>
        <vt:i4>218</vt:i4>
      </vt:variant>
      <vt:variant>
        <vt:i4>0</vt:i4>
      </vt:variant>
      <vt:variant>
        <vt:i4>5</vt:i4>
      </vt:variant>
      <vt:variant>
        <vt:lpwstr/>
      </vt:variant>
      <vt:variant>
        <vt:lpwstr>_Toc168271518</vt:lpwstr>
      </vt:variant>
      <vt:variant>
        <vt:i4>1245243</vt:i4>
      </vt:variant>
      <vt:variant>
        <vt:i4>212</vt:i4>
      </vt:variant>
      <vt:variant>
        <vt:i4>0</vt:i4>
      </vt:variant>
      <vt:variant>
        <vt:i4>5</vt:i4>
      </vt:variant>
      <vt:variant>
        <vt:lpwstr/>
      </vt:variant>
      <vt:variant>
        <vt:lpwstr>_Toc168271517</vt:lpwstr>
      </vt:variant>
      <vt:variant>
        <vt:i4>1245243</vt:i4>
      </vt:variant>
      <vt:variant>
        <vt:i4>206</vt:i4>
      </vt:variant>
      <vt:variant>
        <vt:i4>0</vt:i4>
      </vt:variant>
      <vt:variant>
        <vt:i4>5</vt:i4>
      </vt:variant>
      <vt:variant>
        <vt:lpwstr/>
      </vt:variant>
      <vt:variant>
        <vt:lpwstr>_Toc168271516</vt:lpwstr>
      </vt:variant>
      <vt:variant>
        <vt:i4>1245243</vt:i4>
      </vt:variant>
      <vt:variant>
        <vt:i4>200</vt:i4>
      </vt:variant>
      <vt:variant>
        <vt:i4>0</vt:i4>
      </vt:variant>
      <vt:variant>
        <vt:i4>5</vt:i4>
      </vt:variant>
      <vt:variant>
        <vt:lpwstr/>
      </vt:variant>
      <vt:variant>
        <vt:lpwstr>_Toc168271515</vt:lpwstr>
      </vt:variant>
      <vt:variant>
        <vt:i4>1245243</vt:i4>
      </vt:variant>
      <vt:variant>
        <vt:i4>194</vt:i4>
      </vt:variant>
      <vt:variant>
        <vt:i4>0</vt:i4>
      </vt:variant>
      <vt:variant>
        <vt:i4>5</vt:i4>
      </vt:variant>
      <vt:variant>
        <vt:lpwstr/>
      </vt:variant>
      <vt:variant>
        <vt:lpwstr>_Toc168271514</vt:lpwstr>
      </vt:variant>
      <vt:variant>
        <vt:i4>1245243</vt:i4>
      </vt:variant>
      <vt:variant>
        <vt:i4>188</vt:i4>
      </vt:variant>
      <vt:variant>
        <vt:i4>0</vt:i4>
      </vt:variant>
      <vt:variant>
        <vt:i4>5</vt:i4>
      </vt:variant>
      <vt:variant>
        <vt:lpwstr/>
      </vt:variant>
      <vt:variant>
        <vt:lpwstr>_Toc168271513</vt:lpwstr>
      </vt:variant>
      <vt:variant>
        <vt:i4>1245243</vt:i4>
      </vt:variant>
      <vt:variant>
        <vt:i4>182</vt:i4>
      </vt:variant>
      <vt:variant>
        <vt:i4>0</vt:i4>
      </vt:variant>
      <vt:variant>
        <vt:i4>5</vt:i4>
      </vt:variant>
      <vt:variant>
        <vt:lpwstr/>
      </vt:variant>
      <vt:variant>
        <vt:lpwstr>_Toc168271512</vt:lpwstr>
      </vt:variant>
      <vt:variant>
        <vt:i4>1245243</vt:i4>
      </vt:variant>
      <vt:variant>
        <vt:i4>176</vt:i4>
      </vt:variant>
      <vt:variant>
        <vt:i4>0</vt:i4>
      </vt:variant>
      <vt:variant>
        <vt:i4>5</vt:i4>
      </vt:variant>
      <vt:variant>
        <vt:lpwstr/>
      </vt:variant>
      <vt:variant>
        <vt:lpwstr>_Toc168271511</vt:lpwstr>
      </vt:variant>
      <vt:variant>
        <vt:i4>1245243</vt:i4>
      </vt:variant>
      <vt:variant>
        <vt:i4>170</vt:i4>
      </vt:variant>
      <vt:variant>
        <vt:i4>0</vt:i4>
      </vt:variant>
      <vt:variant>
        <vt:i4>5</vt:i4>
      </vt:variant>
      <vt:variant>
        <vt:lpwstr/>
      </vt:variant>
      <vt:variant>
        <vt:lpwstr>_Toc168271510</vt:lpwstr>
      </vt:variant>
      <vt:variant>
        <vt:i4>1179707</vt:i4>
      </vt:variant>
      <vt:variant>
        <vt:i4>164</vt:i4>
      </vt:variant>
      <vt:variant>
        <vt:i4>0</vt:i4>
      </vt:variant>
      <vt:variant>
        <vt:i4>5</vt:i4>
      </vt:variant>
      <vt:variant>
        <vt:lpwstr/>
      </vt:variant>
      <vt:variant>
        <vt:lpwstr>_Toc168271509</vt:lpwstr>
      </vt:variant>
      <vt:variant>
        <vt:i4>1179707</vt:i4>
      </vt:variant>
      <vt:variant>
        <vt:i4>158</vt:i4>
      </vt:variant>
      <vt:variant>
        <vt:i4>0</vt:i4>
      </vt:variant>
      <vt:variant>
        <vt:i4>5</vt:i4>
      </vt:variant>
      <vt:variant>
        <vt:lpwstr/>
      </vt:variant>
      <vt:variant>
        <vt:lpwstr>_Toc168271508</vt:lpwstr>
      </vt:variant>
      <vt:variant>
        <vt:i4>1179707</vt:i4>
      </vt:variant>
      <vt:variant>
        <vt:i4>152</vt:i4>
      </vt:variant>
      <vt:variant>
        <vt:i4>0</vt:i4>
      </vt:variant>
      <vt:variant>
        <vt:i4>5</vt:i4>
      </vt:variant>
      <vt:variant>
        <vt:lpwstr/>
      </vt:variant>
      <vt:variant>
        <vt:lpwstr>_Toc168271507</vt:lpwstr>
      </vt:variant>
      <vt:variant>
        <vt:i4>1179707</vt:i4>
      </vt:variant>
      <vt:variant>
        <vt:i4>146</vt:i4>
      </vt:variant>
      <vt:variant>
        <vt:i4>0</vt:i4>
      </vt:variant>
      <vt:variant>
        <vt:i4>5</vt:i4>
      </vt:variant>
      <vt:variant>
        <vt:lpwstr/>
      </vt:variant>
      <vt:variant>
        <vt:lpwstr>_Toc168271506</vt:lpwstr>
      </vt:variant>
      <vt:variant>
        <vt:i4>1179707</vt:i4>
      </vt:variant>
      <vt:variant>
        <vt:i4>140</vt:i4>
      </vt:variant>
      <vt:variant>
        <vt:i4>0</vt:i4>
      </vt:variant>
      <vt:variant>
        <vt:i4>5</vt:i4>
      </vt:variant>
      <vt:variant>
        <vt:lpwstr/>
      </vt:variant>
      <vt:variant>
        <vt:lpwstr>_Toc168271505</vt:lpwstr>
      </vt:variant>
      <vt:variant>
        <vt:i4>1179707</vt:i4>
      </vt:variant>
      <vt:variant>
        <vt:i4>134</vt:i4>
      </vt:variant>
      <vt:variant>
        <vt:i4>0</vt:i4>
      </vt:variant>
      <vt:variant>
        <vt:i4>5</vt:i4>
      </vt:variant>
      <vt:variant>
        <vt:lpwstr/>
      </vt:variant>
      <vt:variant>
        <vt:lpwstr>_Toc168271504</vt:lpwstr>
      </vt:variant>
      <vt:variant>
        <vt:i4>1179707</vt:i4>
      </vt:variant>
      <vt:variant>
        <vt:i4>128</vt:i4>
      </vt:variant>
      <vt:variant>
        <vt:i4>0</vt:i4>
      </vt:variant>
      <vt:variant>
        <vt:i4>5</vt:i4>
      </vt:variant>
      <vt:variant>
        <vt:lpwstr/>
      </vt:variant>
      <vt:variant>
        <vt:lpwstr>_Toc168271503</vt:lpwstr>
      </vt:variant>
      <vt:variant>
        <vt:i4>1179707</vt:i4>
      </vt:variant>
      <vt:variant>
        <vt:i4>122</vt:i4>
      </vt:variant>
      <vt:variant>
        <vt:i4>0</vt:i4>
      </vt:variant>
      <vt:variant>
        <vt:i4>5</vt:i4>
      </vt:variant>
      <vt:variant>
        <vt:lpwstr/>
      </vt:variant>
      <vt:variant>
        <vt:lpwstr>_Toc168271502</vt:lpwstr>
      </vt:variant>
      <vt:variant>
        <vt:i4>1179707</vt:i4>
      </vt:variant>
      <vt:variant>
        <vt:i4>116</vt:i4>
      </vt:variant>
      <vt:variant>
        <vt:i4>0</vt:i4>
      </vt:variant>
      <vt:variant>
        <vt:i4>5</vt:i4>
      </vt:variant>
      <vt:variant>
        <vt:lpwstr/>
      </vt:variant>
      <vt:variant>
        <vt:lpwstr>_Toc168271501</vt:lpwstr>
      </vt:variant>
      <vt:variant>
        <vt:i4>1179707</vt:i4>
      </vt:variant>
      <vt:variant>
        <vt:i4>110</vt:i4>
      </vt:variant>
      <vt:variant>
        <vt:i4>0</vt:i4>
      </vt:variant>
      <vt:variant>
        <vt:i4>5</vt:i4>
      </vt:variant>
      <vt:variant>
        <vt:lpwstr/>
      </vt:variant>
      <vt:variant>
        <vt:lpwstr>_Toc168271500</vt:lpwstr>
      </vt:variant>
      <vt:variant>
        <vt:i4>1769530</vt:i4>
      </vt:variant>
      <vt:variant>
        <vt:i4>104</vt:i4>
      </vt:variant>
      <vt:variant>
        <vt:i4>0</vt:i4>
      </vt:variant>
      <vt:variant>
        <vt:i4>5</vt:i4>
      </vt:variant>
      <vt:variant>
        <vt:lpwstr/>
      </vt:variant>
      <vt:variant>
        <vt:lpwstr>_Toc168271499</vt:lpwstr>
      </vt:variant>
      <vt:variant>
        <vt:i4>1769530</vt:i4>
      </vt:variant>
      <vt:variant>
        <vt:i4>98</vt:i4>
      </vt:variant>
      <vt:variant>
        <vt:i4>0</vt:i4>
      </vt:variant>
      <vt:variant>
        <vt:i4>5</vt:i4>
      </vt:variant>
      <vt:variant>
        <vt:lpwstr/>
      </vt:variant>
      <vt:variant>
        <vt:lpwstr>_Toc168271498</vt:lpwstr>
      </vt:variant>
      <vt:variant>
        <vt:i4>1769530</vt:i4>
      </vt:variant>
      <vt:variant>
        <vt:i4>92</vt:i4>
      </vt:variant>
      <vt:variant>
        <vt:i4>0</vt:i4>
      </vt:variant>
      <vt:variant>
        <vt:i4>5</vt:i4>
      </vt:variant>
      <vt:variant>
        <vt:lpwstr/>
      </vt:variant>
      <vt:variant>
        <vt:lpwstr>_Toc168271497</vt:lpwstr>
      </vt:variant>
      <vt:variant>
        <vt:i4>1769530</vt:i4>
      </vt:variant>
      <vt:variant>
        <vt:i4>86</vt:i4>
      </vt:variant>
      <vt:variant>
        <vt:i4>0</vt:i4>
      </vt:variant>
      <vt:variant>
        <vt:i4>5</vt:i4>
      </vt:variant>
      <vt:variant>
        <vt:lpwstr/>
      </vt:variant>
      <vt:variant>
        <vt:lpwstr>_Toc168271496</vt:lpwstr>
      </vt:variant>
      <vt:variant>
        <vt:i4>1769530</vt:i4>
      </vt:variant>
      <vt:variant>
        <vt:i4>80</vt:i4>
      </vt:variant>
      <vt:variant>
        <vt:i4>0</vt:i4>
      </vt:variant>
      <vt:variant>
        <vt:i4>5</vt:i4>
      </vt:variant>
      <vt:variant>
        <vt:lpwstr/>
      </vt:variant>
      <vt:variant>
        <vt:lpwstr>_Toc168271495</vt:lpwstr>
      </vt:variant>
      <vt:variant>
        <vt:i4>1769530</vt:i4>
      </vt:variant>
      <vt:variant>
        <vt:i4>74</vt:i4>
      </vt:variant>
      <vt:variant>
        <vt:i4>0</vt:i4>
      </vt:variant>
      <vt:variant>
        <vt:i4>5</vt:i4>
      </vt:variant>
      <vt:variant>
        <vt:lpwstr/>
      </vt:variant>
      <vt:variant>
        <vt:lpwstr>_Toc168271494</vt:lpwstr>
      </vt:variant>
      <vt:variant>
        <vt:i4>1769530</vt:i4>
      </vt:variant>
      <vt:variant>
        <vt:i4>68</vt:i4>
      </vt:variant>
      <vt:variant>
        <vt:i4>0</vt:i4>
      </vt:variant>
      <vt:variant>
        <vt:i4>5</vt:i4>
      </vt:variant>
      <vt:variant>
        <vt:lpwstr/>
      </vt:variant>
      <vt:variant>
        <vt:lpwstr>_Toc168271493</vt:lpwstr>
      </vt:variant>
      <vt:variant>
        <vt:i4>1769530</vt:i4>
      </vt:variant>
      <vt:variant>
        <vt:i4>62</vt:i4>
      </vt:variant>
      <vt:variant>
        <vt:i4>0</vt:i4>
      </vt:variant>
      <vt:variant>
        <vt:i4>5</vt:i4>
      </vt:variant>
      <vt:variant>
        <vt:lpwstr/>
      </vt:variant>
      <vt:variant>
        <vt:lpwstr>_Toc168271492</vt:lpwstr>
      </vt:variant>
      <vt:variant>
        <vt:i4>1769530</vt:i4>
      </vt:variant>
      <vt:variant>
        <vt:i4>56</vt:i4>
      </vt:variant>
      <vt:variant>
        <vt:i4>0</vt:i4>
      </vt:variant>
      <vt:variant>
        <vt:i4>5</vt:i4>
      </vt:variant>
      <vt:variant>
        <vt:lpwstr/>
      </vt:variant>
      <vt:variant>
        <vt:lpwstr>_Toc168271491</vt:lpwstr>
      </vt:variant>
      <vt:variant>
        <vt:i4>1769530</vt:i4>
      </vt:variant>
      <vt:variant>
        <vt:i4>50</vt:i4>
      </vt:variant>
      <vt:variant>
        <vt:i4>0</vt:i4>
      </vt:variant>
      <vt:variant>
        <vt:i4>5</vt:i4>
      </vt:variant>
      <vt:variant>
        <vt:lpwstr/>
      </vt:variant>
      <vt:variant>
        <vt:lpwstr>_Toc168271490</vt:lpwstr>
      </vt:variant>
      <vt:variant>
        <vt:i4>1703994</vt:i4>
      </vt:variant>
      <vt:variant>
        <vt:i4>44</vt:i4>
      </vt:variant>
      <vt:variant>
        <vt:i4>0</vt:i4>
      </vt:variant>
      <vt:variant>
        <vt:i4>5</vt:i4>
      </vt:variant>
      <vt:variant>
        <vt:lpwstr/>
      </vt:variant>
      <vt:variant>
        <vt:lpwstr>_Toc168271489</vt:lpwstr>
      </vt:variant>
      <vt:variant>
        <vt:i4>1703994</vt:i4>
      </vt:variant>
      <vt:variant>
        <vt:i4>38</vt:i4>
      </vt:variant>
      <vt:variant>
        <vt:i4>0</vt:i4>
      </vt:variant>
      <vt:variant>
        <vt:i4>5</vt:i4>
      </vt:variant>
      <vt:variant>
        <vt:lpwstr/>
      </vt:variant>
      <vt:variant>
        <vt:lpwstr>_Toc168271488</vt:lpwstr>
      </vt:variant>
      <vt:variant>
        <vt:i4>1703994</vt:i4>
      </vt:variant>
      <vt:variant>
        <vt:i4>32</vt:i4>
      </vt:variant>
      <vt:variant>
        <vt:i4>0</vt:i4>
      </vt:variant>
      <vt:variant>
        <vt:i4>5</vt:i4>
      </vt:variant>
      <vt:variant>
        <vt:lpwstr/>
      </vt:variant>
      <vt:variant>
        <vt:lpwstr>_Toc168271487</vt:lpwstr>
      </vt:variant>
      <vt:variant>
        <vt:i4>1703994</vt:i4>
      </vt:variant>
      <vt:variant>
        <vt:i4>26</vt:i4>
      </vt:variant>
      <vt:variant>
        <vt:i4>0</vt:i4>
      </vt:variant>
      <vt:variant>
        <vt:i4>5</vt:i4>
      </vt:variant>
      <vt:variant>
        <vt:lpwstr/>
      </vt:variant>
      <vt:variant>
        <vt:lpwstr>_Toc168271486</vt:lpwstr>
      </vt:variant>
      <vt:variant>
        <vt:i4>1703994</vt:i4>
      </vt:variant>
      <vt:variant>
        <vt:i4>20</vt:i4>
      </vt:variant>
      <vt:variant>
        <vt:i4>0</vt:i4>
      </vt:variant>
      <vt:variant>
        <vt:i4>5</vt:i4>
      </vt:variant>
      <vt:variant>
        <vt:lpwstr/>
      </vt:variant>
      <vt:variant>
        <vt:lpwstr>_Toc168271485</vt:lpwstr>
      </vt:variant>
      <vt:variant>
        <vt:i4>1703994</vt:i4>
      </vt:variant>
      <vt:variant>
        <vt:i4>14</vt:i4>
      </vt:variant>
      <vt:variant>
        <vt:i4>0</vt:i4>
      </vt:variant>
      <vt:variant>
        <vt:i4>5</vt:i4>
      </vt:variant>
      <vt:variant>
        <vt:lpwstr/>
      </vt:variant>
      <vt:variant>
        <vt:lpwstr>_Toc168271484</vt:lpwstr>
      </vt:variant>
      <vt:variant>
        <vt:i4>1703994</vt:i4>
      </vt:variant>
      <vt:variant>
        <vt:i4>8</vt:i4>
      </vt:variant>
      <vt:variant>
        <vt:i4>0</vt:i4>
      </vt:variant>
      <vt:variant>
        <vt:i4>5</vt:i4>
      </vt:variant>
      <vt:variant>
        <vt:lpwstr/>
      </vt:variant>
      <vt:variant>
        <vt:lpwstr>_Toc168271483</vt:lpwstr>
      </vt:variant>
      <vt:variant>
        <vt:i4>1703994</vt:i4>
      </vt:variant>
      <vt:variant>
        <vt:i4>2</vt:i4>
      </vt:variant>
      <vt:variant>
        <vt:i4>0</vt:i4>
      </vt:variant>
      <vt:variant>
        <vt:i4>5</vt:i4>
      </vt:variant>
      <vt:variant>
        <vt:lpwstr/>
      </vt:variant>
      <vt:variant>
        <vt:lpwstr>_Toc168271482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Arora</dc:creator>
  <cp:keywords/>
  <dc:description/>
  <cp:lastModifiedBy>user</cp:lastModifiedBy>
  <cp:revision>2</cp:revision>
  <dcterms:created xsi:type="dcterms:W3CDTF">2024-08-21T22:46:00Z</dcterms:created>
  <dcterms:modified xsi:type="dcterms:W3CDTF">2024-08-21T22:46:00Z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646038a3,551ac4a1,2d4277c1</vt:lpwstr>
  </property>
  <property fmtid="{D5CDD505-2E9C-101B-9397-08002B2CF9AE}" pid="3" name="ClassificationContentMarkingFooterFontProps">
    <vt:lpwstr>#ffff00,10,Calibri</vt:lpwstr>
  </property>
  <property fmtid="{D5CDD505-2E9C-101B-9397-08002B2CF9AE}" pid="4" name="ClassificationContentMarkingFooterText">
    <vt:lpwstr>Ejada Internal Use Only</vt:lpwstr>
  </property>
  <property fmtid="{D5CDD505-2E9C-101B-9397-08002B2CF9AE}" pid="5" name="MSIP_Label_0f1e79fc-1f4d-4187-a67d-c1c5354c13f8_Enabled">
    <vt:lpwstr>true</vt:lpwstr>
  </property>
  <property fmtid="{D5CDD505-2E9C-101B-9397-08002B2CF9AE}" pid="6" name="MSIP_Label_0f1e79fc-1f4d-4187-a67d-c1c5354c13f8_SetDate">
    <vt:lpwstr>2024-07-11T15:54:31Z</vt:lpwstr>
  </property>
  <property fmtid="{D5CDD505-2E9C-101B-9397-08002B2CF9AE}" pid="7" name="MSIP_Label_0f1e79fc-1f4d-4187-a67d-c1c5354c13f8_Method">
    <vt:lpwstr>Standard</vt:lpwstr>
  </property>
  <property fmtid="{D5CDD505-2E9C-101B-9397-08002B2CF9AE}" pid="8" name="MSIP_Label_0f1e79fc-1f4d-4187-a67d-c1c5354c13f8_Name">
    <vt:lpwstr>Internal</vt:lpwstr>
  </property>
  <property fmtid="{D5CDD505-2E9C-101B-9397-08002B2CF9AE}" pid="9" name="MSIP_Label_0f1e79fc-1f4d-4187-a67d-c1c5354c13f8_SiteId">
    <vt:lpwstr>e1304ad9-93ba-4557-8b20-8c1c1143b399</vt:lpwstr>
  </property>
  <property fmtid="{D5CDD505-2E9C-101B-9397-08002B2CF9AE}" pid="10" name="MSIP_Label_0f1e79fc-1f4d-4187-a67d-c1c5354c13f8_ActionId">
    <vt:lpwstr>32678452-5819-4753-a65a-0509a5c21c1c</vt:lpwstr>
  </property>
  <property fmtid="{D5CDD505-2E9C-101B-9397-08002B2CF9AE}" pid="11" name="MSIP_Label_0f1e79fc-1f4d-4187-a67d-c1c5354c13f8_ContentBits">
    <vt:lpwstr>2</vt:lpwstr>
  </property>
  <property fmtid="{D5CDD505-2E9C-101B-9397-08002B2CF9AE}" pid="12" name="ContentTypeId">
    <vt:lpwstr>0x0101007B4EB75BD49D1A419738AD4FE0A3F3D3</vt:lpwstr>
  </property>
  <property fmtid="{D5CDD505-2E9C-101B-9397-08002B2CF9AE}" pid="13" name="MediaServiceImageTags">
    <vt:lpwstr/>
  </property>
</Properties>
</file>